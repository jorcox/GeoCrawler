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8B45C" w14:textId="77777777" w:rsidR="00E23636" w:rsidRDefault="000B3E1E" w:rsidP="009B5C8D">
      <w:pPr>
        <w:jc w:val="center"/>
      </w:pPr>
      <w:r>
        <w:rPr>
          <w:noProof/>
          <w:lang w:val="en-US" w:eastAsia="en-US"/>
        </w:rPr>
        <w:drawing>
          <wp:anchor distT="0" distB="0" distL="114300" distR="114300" simplePos="0" relativeHeight="251654144" behindDoc="0" locked="0" layoutInCell="1" allowOverlap="1" wp14:anchorId="0CC7FCC5" wp14:editId="6F38B71A">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641" y="3927"/>
                <wp:lineTo x="2521" y="4909"/>
                <wp:lineTo x="3122" y="10145"/>
                <wp:lineTo x="2281" y="14400"/>
                <wp:lineTo x="3002" y="17018"/>
                <wp:lineTo x="3122" y="17673"/>
                <wp:lineTo x="5163" y="17673"/>
                <wp:lineTo x="5283" y="17018"/>
                <wp:lineTo x="5883" y="15055"/>
                <wp:lineTo x="14528" y="15055"/>
                <wp:lineTo x="14528" y="11127"/>
                <wp:lineTo x="4803" y="9818"/>
                <wp:lineTo x="18730" y="9818"/>
                <wp:lineTo x="18730" y="4582"/>
                <wp:lineTo x="5523" y="3927"/>
                <wp:lineTo x="2641" y="3927"/>
              </wp:wrapPolygon>
            </wp:wrapThrough>
            <wp:docPr id="10" name="Imagen 1" descr="Descripción: 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3809" w14:textId="77777777" w:rsidR="00E23636" w:rsidRDefault="00E23636" w:rsidP="009B5C8D">
      <w:pPr>
        <w:jc w:val="center"/>
      </w:pPr>
    </w:p>
    <w:p w14:paraId="35CEB2F9" w14:textId="77777777" w:rsidR="00E23636" w:rsidRDefault="00E23636" w:rsidP="009B5C8D">
      <w:pPr>
        <w:jc w:val="center"/>
      </w:pPr>
    </w:p>
    <w:p w14:paraId="55B4BE1E" w14:textId="77777777" w:rsidR="00F055B2" w:rsidRDefault="00F055B2" w:rsidP="009B5C8D">
      <w:pPr>
        <w:jc w:val="center"/>
      </w:pPr>
    </w:p>
    <w:p w14:paraId="11EE5F91" w14:textId="77777777" w:rsidR="007822BB" w:rsidRDefault="007822BB" w:rsidP="009B5C8D">
      <w:pPr>
        <w:jc w:val="center"/>
      </w:pPr>
    </w:p>
    <w:p w14:paraId="00D4E8EA" w14:textId="77777777" w:rsidR="007822BB" w:rsidRDefault="007822BB" w:rsidP="009B5C8D">
      <w:pPr>
        <w:jc w:val="center"/>
      </w:pPr>
    </w:p>
    <w:p w14:paraId="02F80512" w14:textId="77777777" w:rsidR="004B78CE" w:rsidRDefault="004B78CE" w:rsidP="009B5C8D">
      <w:pPr>
        <w:jc w:val="center"/>
        <w:rPr>
          <w:sz w:val="56"/>
          <w:szCs w:val="56"/>
        </w:rPr>
      </w:pPr>
    </w:p>
    <w:p w14:paraId="7FE72F85" w14:textId="77777777" w:rsidR="004B78CE" w:rsidRDefault="00BF7299" w:rsidP="009B5C8D">
      <w:pPr>
        <w:jc w:val="center"/>
        <w:rPr>
          <w:sz w:val="56"/>
          <w:szCs w:val="56"/>
        </w:rPr>
      </w:pPr>
      <w:r>
        <w:rPr>
          <w:sz w:val="56"/>
          <w:szCs w:val="56"/>
        </w:rPr>
        <w:t xml:space="preserve"> </w:t>
      </w:r>
    </w:p>
    <w:p w14:paraId="6316FE8E" w14:textId="77777777" w:rsidR="007822BB" w:rsidRPr="001E7C4F" w:rsidRDefault="00926622" w:rsidP="00FE1A05">
      <w:pPr>
        <w:pBdr>
          <w:top w:val="single" w:sz="8" w:space="1" w:color="70AD47"/>
          <w:left w:val="single" w:sz="8" w:space="4" w:color="70AD47"/>
          <w:bottom w:val="single" w:sz="8" w:space="1" w:color="70AD47"/>
          <w:right w:val="single" w:sz="8" w:space="4" w:color="70AD47"/>
        </w:pBdr>
        <w:jc w:val="center"/>
        <w:rPr>
          <w:sz w:val="56"/>
          <w:szCs w:val="56"/>
        </w:rPr>
      </w:pPr>
      <w:r w:rsidRPr="001E7C4F">
        <w:rPr>
          <w:sz w:val="56"/>
          <w:szCs w:val="56"/>
        </w:rPr>
        <w:t>Trabajo Fin de Grado</w:t>
      </w:r>
    </w:p>
    <w:p w14:paraId="04307B36" w14:textId="77777777" w:rsidR="004B78CE" w:rsidRDefault="004B78CE" w:rsidP="009B5C8D">
      <w:pPr>
        <w:jc w:val="center"/>
        <w:rPr>
          <w:sz w:val="40"/>
          <w:szCs w:val="40"/>
        </w:rPr>
      </w:pPr>
    </w:p>
    <w:p w14:paraId="52F37020" w14:textId="77777777" w:rsidR="004B78CE" w:rsidRDefault="004B78CE" w:rsidP="009B5C8D">
      <w:pPr>
        <w:jc w:val="center"/>
        <w:rPr>
          <w:sz w:val="40"/>
          <w:szCs w:val="40"/>
        </w:rPr>
      </w:pPr>
    </w:p>
    <w:p w14:paraId="60216D97" w14:textId="77777777" w:rsidR="004B78CE" w:rsidRDefault="004B78CE" w:rsidP="009B5C8D">
      <w:pPr>
        <w:jc w:val="center"/>
        <w:rPr>
          <w:sz w:val="40"/>
          <w:szCs w:val="40"/>
        </w:rPr>
      </w:pPr>
    </w:p>
    <w:p w14:paraId="7D761E42" w14:textId="77777777" w:rsidR="004B78CE" w:rsidRPr="009B5C8D" w:rsidRDefault="007A1925" w:rsidP="009B5C8D">
      <w:pPr>
        <w:jc w:val="center"/>
        <w:rPr>
          <w:b/>
          <w:sz w:val="46"/>
          <w:szCs w:val="40"/>
        </w:rPr>
      </w:pPr>
      <w:proofErr w:type="spellStart"/>
      <w:r w:rsidRPr="009B5C8D">
        <w:rPr>
          <w:b/>
          <w:sz w:val="46"/>
          <w:szCs w:val="40"/>
        </w:rPr>
        <w:t>GeoCrawler</w:t>
      </w:r>
      <w:proofErr w:type="spellEnd"/>
      <w:r w:rsidRPr="009B5C8D">
        <w:rPr>
          <w:b/>
          <w:sz w:val="46"/>
          <w:szCs w:val="40"/>
        </w:rPr>
        <w:t>:</w:t>
      </w:r>
      <w:r w:rsidR="00DB34F7" w:rsidRPr="009B5C8D">
        <w:rPr>
          <w:b/>
          <w:sz w:val="46"/>
          <w:szCs w:val="40"/>
        </w:rPr>
        <w:t xml:space="preserve"> </w:t>
      </w:r>
      <w:r w:rsidR="00582DF3" w:rsidRPr="009B5C8D">
        <w:rPr>
          <w:b/>
          <w:sz w:val="46"/>
          <w:szCs w:val="40"/>
        </w:rPr>
        <w:t xml:space="preserve">sistema de </w:t>
      </w:r>
      <w:proofErr w:type="spellStart"/>
      <w:r w:rsidR="00582DF3" w:rsidRPr="009B5C8D">
        <w:rPr>
          <w:b/>
          <w:sz w:val="46"/>
          <w:szCs w:val="40"/>
        </w:rPr>
        <w:t>crawler</w:t>
      </w:r>
      <w:proofErr w:type="spellEnd"/>
      <w:r w:rsidR="00582DF3" w:rsidRPr="009B5C8D">
        <w:rPr>
          <w:b/>
          <w:sz w:val="46"/>
          <w:szCs w:val="40"/>
        </w:rPr>
        <w:t xml:space="preserve"> web enfocado al descubrimiento de información geográfica</w:t>
      </w:r>
    </w:p>
    <w:p w14:paraId="3773B31A" w14:textId="77777777" w:rsidR="004B78CE" w:rsidRDefault="004B78CE" w:rsidP="009B5C8D">
      <w:pPr>
        <w:jc w:val="center"/>
        <w:rPr>
          <w:sz w:val="40"/>
          <w:szCs w:val="40"/>
        </w:rPr>
      </w:pPr>
    </w:p>
    <w:p w14:paraId="6CAAC04A" w14:textId="77777777" w:rsidR="004B78CE" w:rsidRDefault="004B78CE" w:rsidP="009B5C8D">
      <w:pPr>
        <w:jc w:val="center"/>
        <w:rPr>
          <w:sz w:val="40"/>
          <w:szCs w:val="40"/>
        </w:rPr>
      </w:pPr>
    </w:p>
    <w:p w14:paraId="6D9FBA89" w14:textId="77777777" w:rsidR="004B78CE" w:rsidRPr="009B5C8D" w:rsidRDefault="00911204" w:rsidP="009B5C8D">
      <w:pPr>
        <w:jc w:val="center"/>
        <w:rPr>
          <w:sz w:val="46"/>
          <w:szCs w:val="32"/>
        </w:rPr>
      </w:pPr>
      <w:r w:rsidRPr="009B5C8D">
        <w:rPr>
          <w:sz w:val="38"/>
        </w:rPr>
        <w:t>Autor</w:t>
      </w:r>
    </w:p>
    <w:p w14:paraId="23C40A17" w14:textId="77777777" w:rsidR="00CC5867" w:rsidRPr="009B5C8D" w:rsidRDefault="00582DF3" w:rsidP="009B5C8D">
      <w:pPr>
        <w:jc w:val="center"/>
        <w:rPr>
          <w:b/>
          <w:sz w:val="60"/>
          <w:szCs w:val="36"/>
        </w:rPr>
      </w:pPr>
      <w:r w:rsidRPr="009B5C8D">
        <w:rPr>
          <w:b/>
          <w:sz w:val="60"/>
          <w:szCs w:val="36"/>
        </w:rPr>
        <w:t>Jorge Cáncer Gil</w:t>
      </w:r>
    </w:p>
    <w:p w14:paraId="32C3D29F" w14:textId="77777777" w:rsidR="00911204" w:rsidRPr="009B5C8D" w:rsidRDefault="00911204" w:rsidP="009B5C8D">
      <w:pPr>
        <w:jc w:val="center"/>
        <w:rPr>
          <w:sz w:val="44"/>
          <w:szCs w:val="40"/>
        </w:rPr>
      </w:pPr>
    </w:p>
    <w:p w14:paraId="1D73F56E" w14:textId="77777777" w:rsidR="00911204" w:rsidRPr="009B5C8D" w:rsidRDefault="00911204" w:rsidP="009B5C8D">
      <w:pPr>
        <w:jc w:val="center"/>
        <w:rPr>
          <w:sz w:val="44"/>
          <w:szCs w:val="40"/>
        </w:rPr>
      </w:pPr>
    </w:p>
    <w:p w14:paraId="049B445F" w14:textId="77777777" w:rsidR="004328B4" w:rsidRPr="009B5C8D" w:rsidRDefault="00582DF3" w:rsidP="009B5C8D">
      <w:pPr>
        <w:jc w:val="center"/>
        <w:rPr>
          <w:sz w:val="38"/>
          <w:szCs w:val="28"/>
        </w:rPr>
      </w:pPr>
      <w:r w:rsidRPr="009B5C8D">
        <w:rPr>
          <w:sz w:val="34"/>
        </w:rPr>
        <w:t>Director</w:t>
      </w:r>
    </w:p>
    <w:p w14:paraId="539AA7F5" w14:textId="77777777" w:rsidR="00911204" w:rsidRPr="009B5C8D" w:rsidRDefault="00582DF3" w:rsidP="009B5C8D">
      <w:pPr>
        <w:jc w:val="center"/>
        <w:rPr>
          <w:b/>
          <w:sz w:val="40"/>
          <w:szCs w:val="28"/>
        </w:rPr>
      </w:pPr>
      <w:r w:rsidRPr="009B5C8D">
        <w:rPr>
          <w:b/>
          <w:sz w:val="40"/>
          <w:szCs w:val="28"/>
        </w:rPr>
        <w:t xml:space="preserve">Francisco Javier </w:t>
      </w:r>
      <w:r w:rsidR="004328B4" w:rsidRPr="009B5C8D">
        <w:rPr>
          <w:b/>
          <w:sz w:val="40"/>
          <w:szCs w:val="28"/>
        </w:rPr>
        <w:t>López</w:t>
      </w:r>
      <w:r w:rsidRPr="009B5C8D">
        <w:rPr>
          <w:b/>
          <w:sz w:val="40"/>
          <w:szCs w:val="28"/>
        </w:rPr>
        <w:t xml:space="preserve"> Pellicer</w:t>
      </w:r>
    </w:p>
    <w:p w14:paraId="6F2A4BBA" w14:textId="77777777" w:rsidR="00911204" w:rsidRDefault="00911204" w:rsidP="009B5C8D">
      <w:pPr>
        <w:jc w:val="center"/>
        <w:rPr>
          <w:sz w:val="36"/>
          <w:szCs w:val="36"/>
        </w:rPr>
      </w:pPr>
    </w:p>
    <w:p w14:paraId="44A803B9" w14:textId="77777777" w:rsidR="00582DF3" w:rsidRDefault="00582DF3" w:rsidP="009B5C8D">
      <w:pPr>
        <w:jc w:val="center"/>
        <w:rPr>
          <w:sz w:val="36"/>
          <w:szCs w:val="36"/>
        </w:rPr>
      </w:pPr>
    </w:p>
    <w:p w14:paraId="7CA3B26F" w14:textId="77777777" w:rsidR="009F7B04" w:rsidRDefault="009F7B04" w:rsidP="009B5C8D">
      <w:pPr>
        <w:jc w:val="center"/>
        <w:rPr>
          <w:sz w:val="36"/>
          <w:szCs w:val="36"/>
        </w:rPr>
      </w:pPr>
    </w:p>
    <w:p w14:paraId="2F01518C" w14:textId="77777777" w:rsidR="00911204" w:rsidRPr="009B5C8D" w:rsidRDefault="00582DF3" w:rsidP="009B5C8D">
      <w:pPr>
        <w:jc w:val="center"/>
      </w:pPr>
      <w:r w:rsidRPr="009B5C8D">
        <w:t>Escuela de Ingeniería y Arquitectura</w:t>
      </w:r>
    </w:p>
    <w:p w14:paraId="60A24033" w14:textId="77777777" w:rsidR="00911204" w:rsidRPr="009B5C8D" w:rsidRDefault="00582DF3" w:rsidP="009B5C8D">
      <w:pPr>
        <w:jc w:val="center"/>
      </w:pPr>
      <w:r w:rsidRPr="009B5C8D">
        <w:t>2016</w:t>
      </w:r>
    </w:p>
    <w:p w14:paraId="4B85C449" w14:textId="77777777" w:rsidR="00911204" w:rsidRDefault="00911204" w:rsidP="002441BF">
      <w:pPr>
        <w:rPr>
          <w:szCs w:val="28"/>
        </w:rPr>
      </w:pPr>
    </w:p>
    <w:p w14:paraId="65C8039A" w14:textId="77777777" w:rsidR="009F7B04" w:rsidRDefault="009F7B04" w:rsidP="002441BF">
      <w:pPr>
        <w:rPr>
          <w:szCs w:val="28"/>
        </w:rPr>
      </w:pPr>
    </w:p>
    <w:p w14:paraId="453F180A" w14:textId="77777777" w:rsidR="009F7B04" w:rsidRDefault="009F7B04" w:rsidP="002441BF">
      <w:pPr>
        <w:rPr>
          <w:szCs w:val="28"/>
        </w:rPr>
      </w:pPr>
    </w:p>
    <w:p w14:paraId="208A2375" w14:textId="77777777" w:rsidR="009F7B04" w:rsidRDefault="00C24DF5" w:rsidP="00C24DF5">
      <w:pPr>
        <w:jc w:val="center"/>
        <w:rPr>
          <w:szCs w:val="28"/>
        </w:rPr>
      </w:pPr>
      <w:r>
        <w:rPr>
          <w:noProof/>
          <w:lang w:val="en-US" w:eastAsia="en-US"/>
        </w:rPr>
        <w:lastRenderedPageBreak/>
        <w:drawing>
          <wp:anchor distT="0" distB="0" distL="114300" distR="114300" simplePos="0" relativeHeight="251673600" behindDoc="0" locked="0" layoutInCell="1" allowOverlap="1" wp14:anchorId="6DD560B8" wp14:editId="2DEC71D9">
            <wp:simplePos x="0" y="0"/>
            <wp:positionH relativeFrom="margin">
              <wp:align>center</wp:align>
            </wp:positionH>
            <wp:positionV relativeFrom="paragraph">
              <wp:posOffset>0</wp:posOffset>
            </wp:positionV>
            <wp:extent cx="6448425" cy="9809976"/>
            <wp:effectExtent l="0" t="0" r="0" b="1270"/>
            <wp:wrapSquare wrapText="bothSides"/>
            <wp:docPr id="9" name="Imagen 3" descr="9086068ce425e5ab25d7842ef8adb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086068ce425e5ab25d7842ef8adbb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9809976"/>
                    </a:xfrm>
                    <a:prstGeom prst="rect">
                      <a:avLst/>
                    </a:prstGeom>
                    <a:noFill/>
                    <a:ln>
                      <a:noFill/>
                    </a:ln>
                  </pic:spPr>
                </pic:pic>
              </a:graphicData>
            </a:graphic>
            <wp14:sizeRelV relativeFrom="margin">
              <wp14:pctHeight>0</wp14:pctHeight>
            </wp14:sizeRelV>
          </wp:anchor>
        </w:drawing>
      </w:r>
    </w:p>
    <w:p w14:paraId="6E7F0197" w14:textId="77777777" w:rsidR="00164F47" w:rsidRPr="001E7C4F" w:rsidRDefault="00164F47" w:rsidP="00164F47">
      <w:pPr>
        <w:jc w:val="center"/>
        <w:rPr>
          <w:b/>
          <w:sz w:val="44"/>
          <w:szCs w:val="40"/>
        </w:rPr>
      </w:pPr>
      <w:proofErr w:type="spellStart"/>
      <w:r w:rsidRPr="001E7C4F">
        <w:rPr>
          <w:b/>
          <w:sz w:val="44"/>
          <w:szCs w:val="40"/>
        </w:rPr>
        <w:lastRenderedPageBreak/>
        <w:t>GeoCrawler</w:t>
      </w:r>
      <w:proofErr w:type="spellEnd"/>
      <w:r w:rsidRPr="001E7C4F">
        <w:rPr>
          <w:b/>
          <w:sz w:val="44"/>
          <w:szCs w:val="40"/>
        </w:rPr>
        <w:t xml:space="preserve">: sistema de </w:t>
      </w:r>
      <w:proofErr w:type="spellStart"/>
      <w:r w:rsidRPr="001E7C4F">
        <w:rPr>
          <w:b/>
          <w:sz w:val="44"/>
          <w:szCs w:val="40"/>
        </w:rPr>
        <w:t>crawler</w:t>
      </w:r>
      <w:proofErr w:type="spellEnd"/>
      <w:r w:rsidRPr="001E7C4F">
        <w:rPr>
          <w:b/>
          <w:sz w:val="44"/>
          <w:szCs w:val="40"/>
        </w:rPr>
        <w:t xml:space="preserve"> web enfocado al descubrimiento de información geográfica</w:t>
      </w:r>
    </w:p>
    <w:p w14:paraId="196CDFA4" w14:textId="77777777" w:rsidR="00164F47" w:rsidRDefault="00164F47" w:rsidP="002441BF"/>
    <w:p w14:paraId="00CC4BB5" w14:textId="77777777" w:rsidR="00164F47" w:rsidRPr="001E7C4F" w:rsidRDefault="00164F47" w:rsidP="00164F47">
      <w:pPr>
        <w:jc w:val="center"/>
        <w:rPr>
          <w:rFonts w:ascii="Verdana" w:hAnsi="Verdana"/>
          <w:sz w:val="36"/>
        </w:rPr>
      </w:pPr>
      <w:r w:rsidRPr="001E7C4F">
        <w:rPr>
          <w:rFonts w:ascii="Verdana" w:hAnsi="Verdana"/>
          <w:sz w:val="36"/>
        </w:rPr>
        <w:t>RESUMEN</w:t>
      </w:r>
    </w:p>
    <w:p w14:paraId="388109EA" w14:textId="77777777" w:rsidR="00164F47" w:rsidRDefault="00164F47" w:rsidP="002441BF"/>
    <w:p w14:paraId="49662176" w14:textId="77777777" w:rsidR="009B5C8D" w:rsidRDefault="00164F47" w:rsidP="00164F47">
      <w:r w:rsidRPr="00164F47">
        <w:t xml:space="preserve">Actualmente, los videojuegos están experimentando un gran auge tanto a nivel industrial como de volumen de jugadores. Uno de los formatos más populares es, sin duda, el de los videojuegos multijugador online. </w:t>
      </w:r>
    </w:p>
    <w:p w14:paraId="6E1E8DCC" w14:textId="77777777" w:rsidR="009B5C8D" w:rsidRDefault="009B5C8D" w:rsidP="00164F47"/>
    <w:p w14:paraId="2532B476" w14:textId="77777777" w:rsidR="009B5C8D" w:rsidRDefault="00164F47" w:rsidP="00164F47">
      <w:r w:rsidRPr="00164F47">
        <w:t xml:space="preserve">En este tipo de juegos, el modelo de interacción entre jugadores consiste en que cada jugador controla una entidad dentro del juego, normalmente independiente del resto de jugadores, por ejemplo, un personaje, un vehículo o un ejército. </w:t>
      </w:r>
    </w:p>
    <w:p w14:paraId="2541D555" w14:textId="77777777" w:rsidR="009B5C8D" w:rsidRDefault="009B5C8D" w:rsidP="00164F47"/>
    <w:p w14:paraId="69A1D5C6" w14:textId="77777777" w:rsidR="009B5C8D" w:rsidRDefault="00164F47" w:rsidP="00164F47">
      <w:r w:rsidRPr="00164F47">
        <w:t xml:space="preserve">Este trabajo explora la idea de que varios jugadores controlen de forma simultánea a la misma entidad mediante un sistema que ejecute en tiempo real la voluntad de la mayoría. </w:t>
      </w:r>
    </w:p>
    <w:p w14:paraId="0092FA1B" w14:textId="77777777" w:rsidR="009B5C8D" w:rsidRDefault="009B5C8D" w:rsidP="00164F47"/>
    <w:p w14:paraId="219183E0" w14:textId="77777777" w:rsidR="009B5C8D" w:rsidRDefault="00164F47" w:rsidP="00164F47">
      <w:r w:rsidRPr="00164F47">
        <w:t xml:space="preserve">Con este sistema de "control compartido", se persigue que los jugadores tengan que adaptarse al curso de acción decidido por la mayoría en cada momento y tengan que reevaluar constantemente su estrategia en función de lo que está sucediendo y no de los planes que tuvieran previamente. </w:t>
      </w:r>
    </w:p>
    <w:p w14:paraId="667CE657" w14:textId="77777777" w:rsidR="009B5C8D" w:rsidRDefault="009B5C8D" w:rsidP="00164F47"/>
    <w:p w14:paraId="609D8543" w14:textId="77777777" w:rsidR="009B5C8D" w:rsidRDefault="00164F47" w:rsidP="00164F47">
      <w:r w:rsidRPr="00164F47">
        <w:t xml:space="preserve">Para lograr esto, se ha desarrollado un sencillo videojuego de plataformas en dos dimensiones, en el cual los jugadores controlan a un robot que recolecta mineral en un planeta desconocido. </w:t>
      </w:r>
    </w:p>
    <w:p w14:paraId="160E41D8" w14:textId="77777777" w:rsidR="009B5C8D" w:rsidRDefault="009B5C8D" w:rsidP="00164F47"/>
    <w:p w14:paraId="3C00C187" w14:textId="77777777" w:rsidR="009B5C8D" w:rsidRDefault="00164F47" w:rsidP="00164F47">
      <w:r w:rsidRPr="00164F47">
        <w:t xml:space="preserve">El mundo por el que se mueve el robot se genera de forma distinta en cada partida, para evitar que los jugadores puedan memorizar los caminos, de forma que no se pierda el componente de incertidumbre, que es esencial en este modelo de interacción. </w:t>
      </w:r>
    </w:p>
    <w:p w14:paraId="040D2B84" w14:textId="77777777" w:rsidR="009B5C8D" w:rsidRDefault="009B5C8D" w:rsidP="00164F47"/>
    <w:p w14:paraId="084B27C5" w14:textId="77777777" w:rsidR="00164F47" w:rsidRDefault="00164F47" w:rsidP="002441BF">
      <w:r w:rsidRPr="00164F47">
        <w:t>Una vez se terminaron el videojuego y el sistema de control compartido, se realizaron pruebas con usuarios para comprobar si el sistema funciona de forma adecuada y si este tipo de interacción es atractiva para los jugadores.</w:t>
      </w:r>
    </w:p>
    <w:p w14:paraId="4641689D" w14:textId="77777777" w:rsidR="009F7B04" w:rsidRDefault="009F7B04" w:rsidP="002441BF"/>
    <w:p w14:paraId="565723C7" w14:textId="77777777" w:rsidR="009F7B04" w:rsidRDefault="009F7B04" w:rsidP="002441BF"/>
    <w:p w14:paraId="680473D7" w14:textId="77777777" w:rsidR="008B4F6E" w:rsidRDefault="008B4F6E" w:rsidP="002441BF"/>
    <w:p w14:paraId="0DDCE430" w14:textId="77777777" w:rsidR="008B4F6E" w:rsidRDefault="008B4F6E" w:rsidP="002441BF"/>
    <w:p w14:paraId="6E2ABA2F" w14:textId="77777777" w:rsidR="008B4F6E" w:rsidRDefault="008B4F6E" w:rsidP="002441BF"/>
    <w:p w14:paraId="7835987A" w14:textId="77777777" w:rsidR="008B4F6E" w:rsidRDefault="008B4F6E" w:rsidP="002441BF"/>
    <w:p w14:paraId="3B2786D1" w14:textId="77777777" w:rsidR="009F7B04" w:rsidRDefault="009F7B04" w:rsidP="002441BF"/>
    <w:p w14:paraId="766BDB8F" w14:textId="77777777" w:rsidR="009F7B04" w:rsidRDefault="009F7B04" w:rsidP="002441BF"/>
    <w:p w14:paraId="22D302C6" w14:textId="77777777" w:rsidR="009F7B04" w:rsidRDefault="009F7B04" w:rsidP="002441BF">
      <w:pPr>
        <w:rPr>
          <w:szCs w:val="28"/>
        </w:rPr>
      </w:pPr>
    </w:p>
    <w:p w14:paraId="141E294B" w14:textId="77777777" w:rsidR="00B90438" w:rsidRDefault="00B90438" w:rsidP="002441BF">
      <w:pPr>
        <w:rPr>
          <w:szCs w:val="28"/>
        </w:rPr>
      </w:pPr>
    </w:p>
    <w:sdt>
      <w:sdtPr>
        <w:rPr>
          <w:rFonts w:eastAsia="MS Mincho"/>
          <w:color w:val="auto"/>
          <w:sz w:val="26"/>
          <w:szCs w:val="24"/>
          <w:lang w:val="es-ES_tradnl" w:eastAsia="es-ES_tradnl"/>
        </w:rPr>
        <w:id w:val="-1158917769"/>
        <w:docPartObj>
          <w:docPartGallery w:val="Table of Contents"/>
          <w:docPartUnique/>
        </w:docPartObj>
      </w:sdtPr>
      <w:sdtEndPr>
        <w:rPr>
          <w:b/>
          <w:bCs/>
          <w:sz w:val="24"/>
        </w:rPr>
      </w:sdtEndPr>
      <w:sdtContent>
        <w:p w14:paraId="6422E109" w14:textId="77777777" w:rsidR="0013575C" w:rsidRDefault="0013575C">
          <w:pPr>
            <w:pStyle w:val="TOCHeading"/>
          </w:pPr>
          <w:r>
            <w:t>Contenido</w:t>
          </w:r>
        </w:p>
        <w:p w14:paraId="291FF85A" w14:textId="77777777" w:rsidR="00B52B78" w:rsidRDefault="0013575C">
          <w:pPr>
            <w:pStyle w:val="TOC1"/>
            <w:tabs>
              <w:tab w:val="left" w:pos="560"/>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453500319" w:history="1">
            <w:r w:rsidR="00B52B78" w:rsidRPr="00715B29">
              <w:rPr>
                <w:rStyle w:val="Hyperlink"/>
                <w:noProof/>
              </w:rPr>
              <w:t>1.</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Introducción</w:t>
            </w:r>
            <w:r w:rsidR="00B52B78">
              <w:rPr>
                <w:noProof/>
                <w:webHidden/>
              </w:rPr>
              <w:tab/>
            </w:r>
            <w:r w:rsidR="00B52B78">
              <w:rPr>
                <w:noProof/>
                <w:webHidden/>
              </w:rPr>
              <w:fldChar w:fldCharType="begin"/>
            </w:r>
            <w:r w:rsidR="00B52B78">
              <w:rPr>
                <w:noProof/>
                <w:webHidden/>
              </w:rPr>
              <w:instrText xml:space="preserve"> PAGEREF _Toc453500319 \h </w:instrText>
            </w:r>
            <w:r w:rsidR="00B52B78">
              <w:rPr>
                <w:noProof/>
                <w:webHidden/>
              </w:rPr>
            </w:r>
            <w:r w:rsidR="00B52B78">
              <w:rPr>
                <w:noProof/>
                <w:webHidden/>
              </w:rPr>
              <w:fldChar w:fldCharType="separate"/>
            </w:r>
            <w:r w:rsidR="00B52B78">
              <w:rPr>
                <w:noProof/>
                <w:webHidden/>
              </w:rPr>
              <w:t>1</w:t>
            </w:r>
            <w:r w:rsidR="00B52B78">
              <w:rPr>
                <w:noProof/>
                <w:webHidden/>
              </w:rPr>
              <w:fldChar w:fldCharType="end"/>
            </w:r>
          </w:hyperlink>
        </w:p>
        <w:p w14:paraId="4A87659E"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20" w:history="1">
            <w:r w:rsidR="00B52B78" w:rsidRPr="00715B29">
              <w:rPr>
                <w:rStyle w:val="Hyperlink"/>
                <w:noProof/>
              </w:rPr>
              <w:t>1.1.</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Objetivo</w:t>
            </w:r>
            <w:r w:rsidR="00B52B78">
              <w:rPr>
                <w:noProof/>
                <w:webHidden/>
              </w:rPr>
              <w:tab/>
            </w:r>
            <w:r w:rsidR="00B52B78">
              <w:rPr>
                <w:noProof/>
                <w:webHidden/>
              </w:rPr>
              <w:fldChar w:fldCharType="begin"/>
            </w:r>
            <w:r w:rsidR="00B52B78">
              <w:rPr>
                <w:noProof/>
                <w:webHidden/>
              </w:rPr>
              <w:instrText xml:space="preserve"> PAGEREF _Toc453500320 \h </w:instrText>
            </w:r>
            <w:r w:rsidR="00B52B78">
              <w:rPr>
                <w:noProof/>
                <w:webHidden/>
              </w:rPr>
            </w:r>
            <w:r w:rsidR="00B52B78">
              <w:rPr>
                <w:noProof/>
                <w:webHidden/>
              </w:rPr>
              <w:fldChar w:fldCharType="separate"/>
            </w:r>
            <w:r w:rsidR="00B52B78">
              <w:rPr>
                <w:noProof/>
                <w:webHidden/>
              </w:rPr>
              <w:t>1</w:t>
            </w:r>
            <w:r w:rsidR="00B52B78">
              <w:rPr>
                <w:noProof/>
                <w:webHidden/>
              </w:rPr>
              <w:fldChar w:fldCharType="end"/>
            </w:r>
          </w:hyperlink>
        </w:p>
        <w:p w14:paraId="47523ED5"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21" w:history="1">
            <w:r w:rsidR="00B52B78" w:rsidRPr="00715B29">
              <w:rPr>
                <w:rStyle w:val="Hyperlink"/>
                <w:noProof/>
              </w:rPr>
              <w:t>1.2.</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Resolución del problema</w:t>
            </w:r>
            <w:r w:rsidR="00B52B78">
              <w:rPr>
                <w:noProof/>
                <w:webHidden/>
              </w:rPr>
              <w:tab/>
            </w:r>
            <w:r w:rsidR="00B52B78">
              <w:rPr>
                <w:noProof/>
                <w:webHidden/>
              </w:rPr>
              <w:fldChar w:fldCharType="begin"/>
            </w:r>
            <w:r w:rsidR="00B52B78">
              <w:rPr>
                <w:noProof/>
                <w:webHidden/>
              </w:rPr>
              <w:instrText xml:space="preserve"> PAGEREF _Toc453500321 \h </w:instrText>
            </w:r>
            <w:r w:rsidR="00B52B78">
              <w:rPr>
                <w:noProof/>
                <w:webHidden/>
              </w:rPr>
            </w:r>
            <w:r w:rsidR="00B52B78">
              <w:rPr>
                <w:noProof/>
                <w:webHidden/>
              </w:rPr>
              <w:fldChar w:fldCharType="separate"/>
            </w:r>
            <w:r w:rsidR="00B52B78">
              <w:rPr>
                <w:noProof/>
                <w:webHidden/>
              </w:rPr>
              <w:t>1</w:t>
            </w:r>
            <w:r w:rsidR="00B52B78">
              <w:rPr>
                <w:noProof/>
                <w:webHidden/>
              </w:rPr>
              <w:fldChar w:fldCharType="end"/>
            </w:r>
          </w:hyperlink>
        </w:p>
        <w:p w14:paraId="39414274"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22" w:history="1">
            <w:r w:rsidR="00B52B78" w:rsidRPr="00715B29">
              <w:rPr>
                <w:rStyle w:val="Hyperlink"/>
                <w:noProof/>
              </w:rPr>
              <w:t>1.3.</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Estructura de la memoria</w:t>
            </w:r>
            <w:r w:rsidR="00B52B78">
              <w:rPr>
                <w:noProof/>
                <w:webHidden/>
              </w:rPr>
              <w:tab/>
            </w:r>
            <w:r w:rsidR="00B52B78">
              <w:rPr>
                <w:noProof/>
                <w:webHidden/>
              </w:rPr>
              <w:fldChar w:fldCharType="begin"/>
            </w:r>
            <w:r w:rsidR="00B52B78">
              <w:rPr>
                <w:noProof/>
                <w:webHidden/>
              </w:rPr>
              <w:instrText xml:space="preserve"> PAGEREF _Toc453500322 \h </w:instrText>
            </w:r>
            <w:r w:rsidR="00B52B78">
              <w:rPr>
                <w:noProof/>
                <w:webHidden/>
              </w:rPr>
            </w:r>
            <w:r w:rsidR="00B52B78">
              <w:rPr>
                <w:noProof/>
                <w:webHidden/>
              </w:rPr>
              <w:fldChar w:fldCharType="separate"/>
            </w:r>
            <w:r w:rsidR="00B52B78">
              <w:rPr>
                <w:noProof/>
                <w:webHidden/>
              </w:rPr>
              <w:t>2</w:t>
            </w:r>
            <w:r w:rsidR="00B52B78">
              <w:rPr>
                <w:noProof/>
                <w:webHidden/>
              </w:rPr>
              <w:fldChar w:fldCharType="end"/>
            </w:r>
          </w:hyperlink>
        </w:p>
        <w:p w14:paraId="179F2426" w14:textId="77777777" w:rsidR="00B52B78" w:rsidRDefault="00A855A0">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3500323" w:history="1">
            <w:r w:rsidR="00B52B78" w:rsidRPr="00715B29">
              <w:rPr>
                <w:rStyle w:val="Hyperlink"/>
                <w:noProof/>
              </w:rPr>
              <w:t>2.</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Crawlers</w:t>
            </w:r>
            <w:r w:rsidR="00B52B78">
              <w:rPr>
                <w:noProof/>
                <w:webHidden/>
              </w:rPr>
              <w:tab/>
            </w:r>
            <w:r w:rsidR="00B52B78">
              <w:rPr>
                <w:noProof/>
                <w:webHidden/>
              </w:rPr>
              <w:fldChar w:fldCharType="begin"/>
            </w:r>
            <w:r w:rsidR="00B52B78">
              <w:rPr>
                <w:noProof/>
                <w:webHidden/>
              </w:rPr>
              <w:instrText xml:space="preserve"> PAGEREF _Toc453500323 \h </w:instrText>
            </w:r>
            <w:r w:rsidR="00B52B78">
              <w:rPr>
                <w:noProof/>
                <w:webHidden/>
              </w:rPr>
            </w:r>
            <w:r w:rsidR="00B52B78">
              <w:rPr>
                <w:noProof/>
                <w:webHidden/>
              </w:rPr>
              <w:fldChar w:fldCharType="separate"/>
            </w:r>
            <w:r w:rsidR="00B52B78">
              <w:rPr>
                <w:noProof/>
                <w:webHidden/>
              </w:rPr>
              <w:t>2</w:t>
            </w:r>
            <w:r w:rsidR="00B52B78">
              <w:rPr>
                <w:noProof/>
                <w:webHidden/>
              </w:rPr>
              <w:fldChar w:fldCharType="end"/>
            </w:r>
          </w:hyperlink>
        </w:p>
        <w:p w14:paraId="4F3A8EA2"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24" w:history="1">
            <w:r w:rsidR="00B52B78" w:rsidRPr="00715B29">
              <w:rPr>
                <w:rStyle w:val="Hyperlink"/>
                <w:noProof/>
              </w:rPr>
              <w:t>2.1.</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Crawlers genéricos</w:t>
            </w:r>
            <w:r w:rsidR="00B52B78">
              <w:rPr>
                <w:noProof/>
                <w:webHidden/>
              </w:rPr>
              <w:tab/>
            </w:r>
            <w:r w:rsidR="00B52B78">
              <w:rPr>
                <w:noProof/>
                <w:webHidden/>
              </w:rPr>
              <w:fldChar w:fldCharType="begin"/>
            </w:r>
            <w:r w:rsidR="00B52B78">
              <w:rPr>
                <w:noProof/>
                <w:webHidden/>
              </w:rPr>
              <w:instrText xml:space="preserve"> PAGEREF _Toc453500324 \h </w:instrText>
            </w:r>
            <w:r w:rsidR="00B52B78">
              <w:rPr>
                <w:noProof/>
                <w:webHidden/>
              </w:rPr>
            </w:r>
            <w:r w:rsidR="00B52B78">
              <w:rPr>
                <w:noProof/>
                <w:webHidden/>
              </w:rPr>
              <w:fldChar w:fldCharType="separate"/>
            </w:r>
            <w:r w:rsidR="00B52B78">
              <w:rPr>
                <w:noProof/>
                <w:webHidden/>
              </w:rPr>
              <w:t>3</w:t>
            </w:r>
            <w:r w:rsidR="00B52B78">
              <w:rPr>
                <w:noProof/>
                <w:webHidden/>
              </w:rPr>
              <w:fldChar w:fldCharType="end"/>
            </w:r>
          </w:hyperlink>
        </w:p>
        <w:p w14:paraId="147ECBF9"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25" w:history="1">
            <w:r w:rsidR="00B52B78" w:rsidRPr="00715B29">
              <w:rPr>
                <w:rStyle w:val="Hyperlink"/>
                <w:noProof/>
              </w:rPr>
              <w:t>2.2.</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Crawlers enfocados</w:t>
            </w:r>
            <w:r w:rsidR="00B52B78">
              <w:rPr>
                <w:noProof/>
                <w:webHidden/>
              </w:rPr>
              <w:tab/>
            </w:r>
            <w:r w:rsidR="00B52B78">
              <w:rPr>
                <w:noProof/>
                <w:webHidden/>
              </w:rPr>
              <w:fldChar w:fldCharType="begin"/>
            </w:r>
            <w:r w:rsidR="00B52B78">
              <w:rPr>
                <w:noProof/>
                <w:webHidden/>
              </w:rPr>
              <w:instrText xml:space="preserve"> PAGEREF _Toc453500325 \h </w:instrText>
            </w:r>
            <w:r w:rsidR="00B52B78">
              <w:rPr>
                <w:noProof/>
                <w:webHidden/>
              </w:rPr>
            </w:r>
            <w:r w:rsidR="00B52B78">
              <w:rPr>
                <w:noProof/>
                <w:webHidden/>
              </w:rPr>
              <w:fldChar w:fldCharType="separate"/>
            </w:r>
            <w:r w:rsidR="00B52B78">
              <w:rPr>
                <w:noProof/>
                <w:webHidden/>
              </w:rPr>
              <w:t>3</w:t>
            </w:r>
            <w:r w:rsidR="00B52B78">
              <w:rPr>
                <w:noProof/>
                <w:webHidden/>
              </w:rPr>
              <w:fldChar w:fldCharType="end"/>
            </w:r>
          </w:hyperlink>
        </w:p>
        <w:p w14:paraId="5F63D13E"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26" w:history="1">
            <w:r w:rsidR="00B52B78" w:rsidRPr="00715B29">
              <w:rPr>
                <w:rStyle w:val="Hyperlink"/>
                <w:noProof/>
              </w:rPr>
              <w:t>2.3.</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Funcionamiento de un crawler</w:t>
            </w:r>
            <w:r w:rsidR="00B52B78">
              <w:rPr>
                <w:noProof/>
                <w:webHidden/>
              </w:rPr>
              <w:tab/>
            </w:r>
            <w:r w:rsidR="00B52B78">
              <w:rPr>
                <w:noProof/>
                <w:webHidden/>
              </w:rPr>
              <w:fldChar w:fldCharType="begin"/>
            </w:r>
            <w:r w:rsidR="00B52B78">
              <w:rPr>
                <w:noProof/>
                <w:webHidden/>
              </w:rPr>
              <w:instrText xml:space="preserve"> PAGEREF _Toc453500326 \h </w:instrText>
            </w:r>
            <w:r w:rsidR="00B52B78">
              <w:rPr>
                <w:noProof/>
                <w:webHidden/>
              </w:rPr>
            </w:r>
            <w:r w:rsidR="00B52B78">
              <w:rPr>
                <w:noProof/>
                <w:webHidden/>
              </w:rPr>
              <w:fldChar w:fldCharType="separate"/>
            </w:r>
            <w:r w:rsidR="00B52B78">
              <w:rPr>
                <w:noProof/>
                <w:webHidden/>
              </w:rPr>
              <w:t>4</w:t>
            </w:r>
            <w:r w:rsidR="00B52B78">
              <w:rPr>
                <w:noProof/>
                <w:webHidden/>
              </w:rPr>
              <w:fldChar w:fldCharType="end"/>
            </w:r>
          </w:hyperlink>
        </w:p>
        <w:p w14:paraId="135F23CC"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27" w:history="1">
            <w:r w:rsidR="00B52B78" w:rsidRPr="00715B29">
              <w:rPr>
                <w:rStyle w:val="Hyperlink"/>
                <w:noProof/>
              </w:rPr>
              <w:t>2.3.1.</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Educación</w:t>
            </w:r>
            <w:r w:rsidR="00B52B78">
              <w:rPr>
                <w:noProof/>
                <w:webHidden/>
              </w:rPr>
              <w:tab/>
            </w:r>
            <w:r w:rsidR="00B52B78">
              <w:rPr>
                <w:noProof/>
                <w:webHidden/>
              </w:rPr>
              <w:fldChar w:fldCharType="begin"/>
            </w:r>
            <w:r w:rsidR="00B52B78">
              <w:rPr>
                <w:noProof/>
                <w:webHidden/>
              </w:rPr>
              <w:instrText xml:space="preserve"> PAGEREF _Toc453500327 \h </w:instrText>
            </w:r>
            <w:r w:rsidR="00B52B78">
              <w:rPr>
                <w:noProof/>
                <w:webHidden/>
              </w:rPr>
            </w:r>
            <w:r w:rsidR="00B52B78">
              <w:rPr>
                <w:noProof/>
                <w:webHidden/>
              </w:rPr>
              <w:fldChar w:fldCharType="separate"/>
            </w:r>
            <w:r w:rsidR="00B52B78">
              <w:rPr>
                <w:noProof/>
                <w:webHidden/>
              </w:rPr>
              <w:t>6</w:t>
            </w:r>
            <w:r w:rsidR="00B52B78">
              <w:rPr>
                <w:noProof/>
                <w:webHidden/>
              </w:rPr>
              <w:fldChar w:fldCharType="end"/>
            </w:r>
          </w:hyperlink>
        </w:p>
        <w:p w14:paraId="43ED0EA5"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28" w:history="1">
            <w:r w:rsidR="00B52B78" w:rsidRPr="00715B29">
              <w:rPr>
                <w:rStyle w:val="Hyperlink"/>
                <w:noProof/>
              </w:rPr>
              <w:t>2.4.</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Crawlers famosos</w:t>
            </w:r>
            <w:r w:rsidR="00B52B78">
              <w:rPr>
                <w:noProof/>
                <w:webHidden/>
              </w:rPr>
              <w:tab/>
            </w:r>
            <w:r w:rsidR="00B52B78">
              <w:rPr>
                <w:noProof/>
                <w:webHidden/>
              </w:rPr>
              <w:fldChar w:fldCharType="begin"/>
            </w:r>
            <w:r w:rsidR="00B52B78">
              <w:rPr>
                <w:noProof/>
                <w:webHidden/>
              </w:rPr>
              <w:instrText xml:space="preserve"> PAGEREF _Toc453500328 \h </w:instrText>
            </w:r>
            <w:r w:rsidR="00B52B78">
              <w:rPr>
                <w:noProof/>
                <w:webHidden/>
              </w:rPr>
            </w:r>
            <w:r w:rsidR="00B52B78">
              <w:rPr>
                <w:noProof/>
                <w:webHidden/>
              </w:rPr>
              <w:fldChar w:fldCharType="separate"/>
            </w:r>
            <w:r w:rsidR="00B52B78">
              <w:rPr>
                <w:noProof/>
                <w:webHidden/>
              </w:rPr>
              <w:t>7</w:t>
            </w:r>
            <w:r w:rsidR="00B52B78">
              <w:rPr>
                <w:noProof/>
                <w:webHidden/>
              </w:rPr>
              <w:fldChar w:fldCharType="end"/>
            </w:r>
          </w:hyperlink>
        </w:p>
        <w:p w14:paraId="785798FE" w14:textId="77777777" w:rsidR="00B52B78" w:rsidRDefault="00A855A0">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3500329" w:history="1">
            <w:r w:rsidR="00B52B78" w:rsidRPr="00715B29">
              <w:rPr>
                <w:rStyle w:val="Hyperlink"/>
                <w:noProof/>
              </w:rPr>
              <w:t>3.</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Nutch</w:t>
            </w:r>
            <w:r w:rsidR="00B52B78">
              <w:rPr>
                <w:noProof/>
                <w:webHidden/>
              </w:rPr>
              <w:tab/>
            </w:r>
            <w:r w:rsidR="00B52B78">
              <w:rPr>
                <w:noProof/>
                <w:webHidden/>
              </w:rPr>
              <w:fldChar w:fldCharType="begin"/>
            </w:r>
            <w:r w:rsidR="00B52B78">
              <w:rPr>
                <w:noProof/>
                <w:webHidden/>
              </w:rPr>
              <w:instrText xml:space="preserve"> PAGEREF _Toc453500329 \h </w:instrText>
            </w:r>
            <w:r w:rsidR="00B52B78">
              <w:rPr>
                <w:noProof/>
                <w:webHidden/>
              </w:rPr>
            </w:r>
            <w:r w:rsidR="00B52B78">
              <w:rPr>
                <w:noProof/>
                <w:webHidden/>
              </w:rPr>
              <w:fldChar w:fldCharType="separate"/>
            </w:r>
            <w:r w:rsidR="00B52B78">
              <w:rPr>
                <w:noProof/>
                <w:webHidden/>
              </w:rPr>
              <w:t>8</w:t>
            </w:r>
            <w:r w:rsidR="00B52B78">
              <w:rPr>
                <w:noProof/>
                <w:webHidden/>
              </w:rPr>
              <w:fldChar w:fldCharType="end"/>
            </w:r>
          </w:hyperlink>
        </w:p>
        <w:p w14:paraId="53954C4C"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30" w:history="1">
            <w:r w:rsidR="00B52B78" w:rsidRPr="00715B29">
              <w:rPr>
                <w:rStyle w:val="Hyperlink"/>
                <w:noProof/>
              </w:rPr>
              <w:t>3.1.</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Directorio base</w:t>
            </w:r>
            <w:r w:rsidR="00B52B78">
              <w:rPr>
                <w:noProof/>
                <w:webHidden/>
              </w:rPr>
              <w:tab/>
            </w:r>
            <w:r w:rsidR="00B52B78">
              <w:rPr>
                <w:noProof/>
                <w:webHidden/>
              </w:rPr>
              <w:fldChar w:fldCharType="begin"/>
            </w:r>
            <w:r w:rsidR="00B52B78">
              <w:rPr>
                <w:noProof/>
                <w:webHidden/>
              </w:rPr>
              <w:instrText xml:space="preserve"> PAGEREF _Toc453500330 \h </w:instrText>
            </w:r>
            <w:r w:rsidR="00B52B78">
              <w:rPr>
                <w:noProof/>
                <w:webHidden/>
              </w:rPr>
            </w:r>
            <w:r w:rsidR="00B52B78">
              <w:rPr>
                <w:noProof/>
                <w:webHidden/>
              </w:rPr>
              <w:fldChar w:fldCharType="separate"/>
            </w:r>
            <w:r w:rsidR="00B52B78">
              <w:rPr>
                <w:noProof/>
                <w:webHidden/>
              </w:rPr>
              <w:t>10</w:t>
            </w:r>
            <w:r w:rsidR="00B52B78">
              <w:rPr>
                <w:noProof/>
                <w:webHidden/>
              </w:rPr>
              <w:fldChar w:fldCharType="end"/>
            </w:r>
          </w:hyperlink>
        </w:p>
        <w:p w14:paraId="219CDB8C"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31" w:history="1">
            <w:r w:rsidR="00B52B78" w:rsidRPr="00715B29">
              <w:rPr>
                <w:rStyle w:val="Hyperlink"/>
                <w:noProof/>
              </w:rPr>
              <w:t>3.2.</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Principales componentes</w:t>
            </w:r>
            <w:r w:rsidR="00B52B78">
              <w:rPr>
                <w:noProof/>
                <w:webHidden/>
              </w:rPr>
              <w:tab/>
            </w:r>
            <w:r w:rsidR="00B52B78">
              <w:rPr>
                <w:noProof/>
                <w:webHidden/>
              </w:rPr>
              <w:fldChar w:fldCharType="begin"/>
            </w:r>
            <w:r w:rsidR="00B52B78">
              <w:rPr>
                <w:noProof/>
                <w:webHidden/>
              </w:rPr>
              <w:instrText xml:space="preserve"> PAGEREF _Toc453500331 \h </w:instrText>
            </w:r>
            <w:r w:rsidR="00B52B78">
              <w:rPr>
                <w:noProof/>
                <w:webHidden/>
              </w:rPr>
            </w:r>
            <w:r w:rsidR="00B52B78">
              <w:rPr>
                <w:noProof/>
                <w:webHidden/>
              </w:rPr>
              <w:fldChar w:fldCharType="separate"/>
            </w:r>
            <w:r w:rsidR="00B52B78">
              <w:rPr>
                <w:noProof/>
                <w:webHidden/>
              </w:rPr>
              <w:t>10</w:t>
            </w:r>
            <w:r w:rsidR="00B52B78">
              <w:rPr>
                <w:noProof/>
                <w:webHidden/>
              </w:rPr>
              <w:fldChar w:fldCharType="end"/>
            </w:r>
          </w:hyperlink>
        </w:p>
        <w:p w14:paraId="199F5ED5"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32" w:history="1">
            <w:r w:rsidR="00B52B78" w:rsidRPr="00715B29">
              <w:rPr>
                <w:rStyle w:val="Hyperlink"/>
                <w:noProof/>
              </w:rPr>
              <w:t>3.3.</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Flujo principal de Nutch</w:t>
            </w:r>
            <w:r w:rsidR="00B52B78">
              <w:rPr>
                <w:noProof/>
                <w:webHidden/>
              </w:rPr>
              <w:tab/>
            </w:r>
            <w:r w:rsidR="00B52B78">
              <w:rPr>
                <w:noProof/>
                <w:webHidden/>
              </w:rPr>
              <w:fldChar w:fldCharType="begin"/>
            </w:r>
            <w:r w:rsidR="00B52B78">
              <w:rPr>
                <w:noProof/>
                <w:webHidden/>
              </w:rPr>
              <w:instrText xml:space="preserve"> PAGEREF _Toc453500332 \h </w:instrText>
            </w:r>
            <w:r w:rsidR="00B52B78">
              <w:rPr>
                <w:noProof/>
                <w:webHidden/>
              </w:rPr>
            </w:r>
            <w:r w:rsidR="00B52B78">
              <w:rPr>
                <w:noProof/>
                <w:webHidden/>
              </w:rPr>
              <w:fldChar w:fldCharType="separate"/>
            </w:r>
            <w:r w:rsidR="00B52B78">
              <w:rPr>
                <w:noProof/>
                <w:webHidden/>
              </w:rPr>
              <w:t>12</w:t>
            </w:r>
            <w:r w:rsidR="00B52B78">
              <w:rPr>
                <w:noProof/>
                <w:webHidden/>
              </w:rPr>
              <w:fldChar w:fldCharType="end"/>
            </w:r>
          </w:hyperlink>
        </w:p>
        <w:p w14:paraId="1205C41C"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33" w:history="1">
            <w:r w:rsidR="00B52B78" w:rsidRPr="00715B29">
              <w:rPr>
                <w:rStyle w:val="Hyperlink"/>
                <w:noProof/>
              </w:rPr>
              <w:t>3.3.1.</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Inject</w:t>
            </w:r>
            <w:r w:rsidR="00B52B78">
              <w:rPr>
                <w:noProof/>
                <w:webHidden/>
              </w:rPr>
              <w:tab/>
            </w:r>
            <w:r w:rsidR="00B52B78">
              <w:rPr>
                <w:noProof/>
                <w:webHidden/>
              </w:rPr>
              <w:fldChar w:fldCharType="begin"/>
            </w:r>
            <w:r w:rsidR="00B52B78">
              <w:rPr>
                <w:noProof/>
                <w:webHidden/>
              </w:rPr>
              <w:instrText xml:space="preserve"> PAGEREF _Toc453500333 \h </w:instrText>
            </w:r>
            <w:r w:rsidR="00B52B78">
              <w:rPr>
                <w:noProof/>
                <w:webHidden/>
              </w:rPr>
            </w:r>
            <w:r w:rsidR="00B52B78">
              <w:rPr>
                <w:noProof/>
                <w:webHidden/>
              </w:rPr>
              <w:fldChar w:fldCharType="separate"/>
            </w:r>
            <w:r w:rsidR="00B52B78">
              <w:rPr>
                <w:noProof/>
                <w:webHidden/>
              </w:rPr>
              <w:t>12</w:t>
            </w:r>
            <w:r w:rsidR="00B52B78">
              <w:rPr>
                <w:noProof/>
                <w:webHidden/>
              </w:rPr>
              <w:fldChar w:fldCharType="end"/>
            </w:r>
          </w:hyperlink>
        </w:p>
        <w:p w14:paraId="02411887"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34" w:history="1">
            <w:r w:rsidR="00B52B78" w:rsidRPr="00715B29">
              <w:rPr>
                <w:rStyle w:val="Hyperlink"/>
                <w:noProof/>
                <w:lang w:val="es-ES" w:eastAsia="es-ES"/>
              </w:rPr>
              <w:t>3.3.2.</w:t>
            </w:r>
            <w:r w:rsidR="00B52B78">
              <w:rPr>
                <w:rFonts w:asciiTheme="minorHAnsi" w:eastAsiaTheme="minorEastAsia" w:hAnsiTheme="minorHAnsi" w:cstheme="minorBidi"/>
                <w:noProof/>
                <w:sz w:val="22"/>
                <w:szCs w:val="22"/>
                <w:lang w:val="es-ES" w:eastAsia="es-ES"/>
              </w:rPr>
              <w:tab/>
            </w:r>
            <w:r w:rsidR="00B52B78" w:rsidRPr="00715B29">
              <w:rPr>
                <w:rStyle w:val="Hyperlink"/>
                <w:noProof/>
                <w:lang w:val="es-ES" w:eastAsia="es-ES"/>
              </w:rPr>
              <w:t>Generate</w:t>
            </w:r>
            <w:r w:rsidR="00B52B78">
              <w:rPr>
                <w:noProof/>
                <w:webHidden/>
              </w:rPr>
              <w:tab/>
            </w:r>
            <w:r w:rsidR="00B52B78">
              <w:rPr>
                <w:noProof/>
                <w:webHidden/>
              </w:rPr>
              <w:fldChar w:fldCharType="begin"/>
            </w:r>
            <w:r w:rsidR="00B52B78">
              <w:rPr>
                <w:noProof/>
                <w:webHidden/>
              </w:rPr>
              <w:instrText xml:space="preserve"> PAGEREF _Toc453500334 \h </w:instrText>
            </w:r>
            <w:r w:rsidR="00B52B78">
              <w:rPr>
                <w:noProof/>
                <w:webHidden/>
              </w:rPr>
            </w:r>
            <w:r w:rsidR="00B52B78">
              <w:rPr>
                <w:noProof/>
                <w:webHidden/>
              </w:rPr>
              <w:fldChar w:fldCharType="separate"/>
            </w:r>
            <w:r w:rsidR="00B52B78">
              <w:rPr>
                <w:noProof/>
                <w:webHidden/>
              </w:rPr>
              <w:t>12</w:t>
            </w:r>
            <w:r w:rsidR="00B52B78">
              <w:rPr>
                <w:noProof/>
                <w:webHidden/>
              </w:rPr>
              <w:fldChar w:fldCharType="end"/>
            </w:r>
          </w:hyperlink>
        </w:p>
        <w:p w14:paraId="1656A8EB"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35" w:history="1">
            <w:r w:rsidR="00B52B78" w:rsidRPr="00715B29">
              <w:rPr>
                <w:rStyle w:val="Hyperlink"/>
                <w:noProof/>
              </w:rPr>
              <w:t>3.3.3.</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Fetch</w:t>
            </w:r>
            <w:r w:rsidR="00B52B78">
              <w:rPr>
                <w:noProof/>
                <w:webHidden/>
              </w:rPr>
              <w:tab/>
            </w:r>
            <w:r w:rsidR="00B52B78">
              <w:rPr>
                <w:noProof/>
                <w:webHidden/>
              </w:rPr>
              <w:fldChar w:fldCharType="begin"/>
            </w:r>
            <w:r w:rsidR="00B52B78">
              <w:rPr>
                <w:noProof/>
                <w:webHidden/>
              </w:rPr>
              <w:instrText xml:space="preserve"> PAGEREF _Toc453500335 \h </w:instrText>
            </w:r>
            <w:r w:rsidR="00B52B78">
              <w:rPr>
                <w:noProof/>
                <w:webHidden/>
              </w:rPr>
            </w:r>
            <w:r w:rsidR="00B52B78">
              <w:rPr>
                <w:noProof/>
                <w:webHidden/>
              </w:rPr>
              <w:fldChar w:fldCharType="separate"/>
            </w:r>
            <w:r w:rsidR="00B52B78">
              <w:rPr>
                <w:noProof/>
                <w:webHidden/>
              </w:rPr>
              <w:t>13</w:t>
            </w:r>
            <w:r w:rsidR="00B52B78">
              <w:rPr>
                <w:noProof/>
                <w:webHidden/>
              </w:rPr>
              <w:fldChar w:fldCharType="end"/>
            </w:r>
          </w:hyperlink>
        </w:p>
        <w:p w14:paraId="159B09DB"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36" w:history="1">
            <w:r w:rsidR="00B52B78" w:rsidRPr="00715B29">
              <w:rPr>
                <w:rStyle w:val="Hyperlink"/>
                <w:noProof/>
              </w:rPr>
              <w:t>3.3.4.</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Parse</w:t>
            </w:r>
            <w:r w:rsidR="00B52B78">
              <w:rPr>
                <w:noProof/>
                <w:webHidden/>
              </w:rPr>
              <w:tab/>
            </w:r>
            <w:r w:rsidR="00B52B78">
              <w:rPr>
                <w:noProof/>
                <w:webHidden/>
              </w:rPr>
              <w:fldChar w:fldCharType="begin"/>
            </w:r>
            <w:r w:rsidR="00B52B78">
              <w:rPr>
                <w:noProof/>
                <w:webHidden/>
              </w:rPr>
              <w:instrText xml:space="preserve"> PAGEREF _Toc453500336 \h </w:instrText>
            </w:r>
            <w:r w:rsidR="00B52B78">
              <w:rPr>
                <w:noProof/>
                <w:webHidden/>
              </w:rPr>
            </w:r>
            <w:r w:rsidR="00B52B78">
              <w:rPr>
                <w:noProof/>
                <w:webHidden/>
              </w:rPr>
              <w:fldChar w:fldCharType="separate"/>
            </w:r>
            <w:r w:rsidR="00B52B78">
              <w:rPr>
                <w:noProof/>
                <w:webHidden/>
              </w:rPr>
              <w:t>13</w:t>
            </w:r>
            <w:r w:rsidR="00B52B78">
              <w:rPr>
                <w:noProof/>
                <w:webHidden/>
              </w:rPr>
              <w:fldChar w:fldCharType="end"/>
            </w:r>
          </w:hyperlink>
        </w:p>
        <w:p w14:paraId="77D5CFCD"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37" w:history="1">
            <w:r w:rsidR="00B52B78" w:rsidRPr="00715B29">
              <w:rPr>
                <w:rStyle w:val="Hyperlink"/>
                <w:noProof/>
              </w:rPr>
              <w:t>3.3.5.</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UpdateDb</w:t>
            </w:r>
            <w:r w:rsidR="00B52B78">
              <w:rPr>
                <w:noProof/>
                <w:webHidden/>
              </w:rPr>
              <w:tab/>
            </w:r>
            <w:r w:rsidR="00B52B78">
              <w:rPr>
                <w:noProof/>
                <w:webHidden/>
              </w:rPr>
              <w:fldChar w:fldCharType="begin"/>
            </w:r>
            <w:r w:rsidR="00B52B78">
              <w:rPr>
                <w:noProof/>
                <w:webHidden/>
              </w:rPr>
              <w:instrText xml:space="preserve"> PAGEREF _Toc453500337 \h </w:instrText>
            </w:r>
            <w:r w:rsidR="00B52B78">
              <w:rPr>
                <w:noProof/>
                <w:webHidden/>
              </w:rPr>
            </w:r>
            <w:r w:rsidR="00B52B78">
              <w:rPr>
                <w:noProof/>
                <w:webHidden/>
              </w:rPr>
              <w:fldChar w:fldCharType="separate"/>
            </w:r>
            <w:r w:rsidR="00B52B78">
              <w:rPr>
                <w:noProof/>
                <w:webHidden/>
              </w:rPr>
              <w:t>14</w:t>
            </w:r>
            <w:r w:rsidR="00B52B78">
              <w:rPr>
                <w:noProof/>
                <w:webHidden/>
              </w:rPr>
              <w:fldChar w:fldCharType="end"/>
            </w:r>
          </w:hyperlink>
        </w:p>
        <w:p w14:paraId="6091E2FB"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38" w:history="1">
            <w:r w:rsidR="00B52B78" w:rsidRPr="00715B29">
              <w:rPr>
                <w:rStyle w:val="Hyperlink"/>
                <w:noProof/>
              </w:rPr>
              <w:t>3.3.6.</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Index</w:t>
            </w:r>
            <w:r w:rsidR="00B52B78">
              <w:rPr>
                <w:noProof/>
                <w:webHidden/>
              </w:rPr>
              <w:tab/>
            </w:r>
            <w:r w:rsidR="00B52B78">
              <w:rPr>
                <w:noProof/>
                <w:webHidden/>
              </w:rPr>
              <w:fldChar w:fldCharType="begin"/>
            </w:r>
            <w:r w:rsidR="00B52B78">
              <w:rPr>
                <w:noProof/>
                <w:webHidden/>
              </w:rPr>
              <w:instrText xml:space="preserve"> PAGEREF _Toc453500338 \h </w:instrText>
            </w:r>
            <w:r w:rsidR="00B52B78">
              <w:rPr>
                <w:noProof/>
                <w:webHidden/>
              </w:rPr>
            </w:r>
            <w:r w:rsidR="00B52B78">
              <w:rPr>
                <w:noProof/>
                <w:webHidden/>
              </w:rPr>
              <w:fldChar w:fldCharType="separate"/>
            </w:r>
            <w:r w:rsidR="00B52B78">
              <w:rPr>
                <w:noProof/>
                <w:webHidden/>
              </w:rPr>
              <w:t>14</w:t>
            </w:r>
            <w:r w:rsidR="00B52B78">
              <w:rPr>
                <w:noProof/>
                <w:webHidden/>
              </w:rPr>
              <w:fldChar w:fldCharType="end"/>
            </w:r>
          </w:hyperlink>
        </w:p>
        <w:p w14:paraId="57BDAC98"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39" w:history="1">
            <w:r w:rsidR="00B52B78" w:rsidRPr="00715B29">
              <w:rPr>
                <w:rStyle w:val="Hyperlink"/>
                <w:noProof/>
              </w:rPr>
              <w:t>3.4.</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Map-Reduce</w:t>
            </w:r>
            <w:r w:rsidR="00B52B78">
              <w:rPr>
                <w:noProof/>
                <w:webHidden/>
              </w:rPr>
              <w:tab/>
            </w:r>
            <w:r w:rsidR="00B52B78">
              <w:rPr>
                <w:noProof/>
                <w:webHidden/>
              </w:rPr>
              <w:fldChar w:fldCharType="begin"/>
            </w:r>
            <w:r w:rsidR="00B52B78">
              <w:rPr>
                <w:noProof/>
                <w:webHidden/>
              </w:rPr>
              <w:instrText xml:space="preserve"> PAGEREF _Toc453500339 \h </w:instrText>
            </w:r>
            <w:r w:rsidR="00B52B78">
              <w:rPr>
                <w:noProof/>
                <w:webHidden/>
              </w:rPr>
            </w:r>
            <w:r w:rsidR="00B52B78">
              <w:rPr>
                <w:noProof/>
                <w:webHidden/>
              </w:rPr>
              <w:fldChar w:fldCharType="separate"/>
            </w:r>
            <w:r w:rsidR="00B52B78">
              <w:rPr>
                <w:noProof/>
                <w:webHidden/>
              </w:rPr>
              <w:t>14</w:t>
            </w:r>
            <w:r w:rsidR="00B52B78">
              <w:rPr>
                <w:noProof/>
                <w:webHidden/>
              </w:rPr>
              <w:fldChar w:fldCharType="end"/>
            </w:r>
          </w:hyperlink>
        </w:p>
        <w:p w14:paraId="22933543"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40" w:history="1">
            <w:r w:rsidR="00B52B78" w:rsidRPr="00715B29">
              <w:rPr>
                <w:rStyle w:val="Hyperlink"/>
                <w:noProof/>
              </w:rPr>
              <w:t>3.5.</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Puntos de extensión</w:t>
            </w:r>
            <w:r w:rsidR="00B52B78">
              <w:rPr>
                <w:noProof/>
                <w:webHidden/>
              </w:rPr>
              <w:tab/>
            </w:r>
            <w:r w:rsidR="00B52B78">
              <w:rPr>
                <w:noProof/>
                <w:webHidden/>
              </w:rPr>
              <w:fldChar w:fldCharType="begin"/>
            </w:r>
            <w:r w:rsidR="00B52B78">
              <w:rPr>
                <w:noProof/>
                <w:webHidden/>
              </w:rPr>
              <w:instrText xml:space="preserve"> PAGEREF _Toc453500340 \h </w:instrText>
            </w:r>
            <w:r w:rsidR="00B52B78">
              <w:rPr>
                <w:noProof/>
                <w:webHidden/>
              </w:rPr>
            </w:r>
            <w:r w:rsidR="00B52B78">
              <w:rPr>
                <w:noProof/>
                <w:webHidden/>
              </w:rPr>
              <w:fldChar w:fldCharType="separate"/>
            </w:r>
            <w:r w:rsidR="00B52B78">
              <w:rPr>
                <w:noProof/>
                <w:webHidden/>
              </w:rPr>
              <w:t>15</w:t>
            </w:r>
            <w:r w:rsidR="00B52B78">
              <w:rPr>
                <w:noProof/>
                <w:webHidden/>
              </w:rPr>
              <w:fldChar w:fldCharType="end"/>
            </w:r>
          </w:hyperlink>
        </w:p>
        <w:p w14:paraId="046F105A"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41" w:history="1">
            <w:r w:rsidR="00B52B78" w:rsidRPr="00715B29">
              <w:rPr>
                <w:rStyle w:val="Hyperlink"/>
                <w:noProof/>
              </w:rPr>
              <w:t>3.6.</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Compilación de Nutch</w:t>
            </w:r>
            <w:r w:rsidR="00B52B78">
              <w:rPr>
                <w:noProof/>
                <w:webHidden/>
              </w:rPr>
              <w:tab/>
            </w:r>
            <w:r w:rsidR="00B52B78">
              <w:rPr>
                <w:noProof/>
                <w:webHidden/>
              </w:rPr>
              <w:fldChar w:fldCharType="begin"/>
            </w:r>
            <w:r w:rsidR="00B52B78">
              <w:rPr>
                <w:noProof/>
                <w:webHidden/>
              </w:rPr>
              <w:instrText xml:space="preserve"> PAGEREF _Toc453500341 \h </w:instrText>
            </w:r>
            <w:r w:rsidR="00B52B78">
              <w:rPr>
                <w:noProof/>
                <w:webHidden/>
              </w:rPr>
            </w:r>
            <w:r w:rsidR="00B52B78">
              <w:rPr>
                <w:noProof/>
                <w:webHidden/>
              </w:rPr>
              <w:fldChar w:fldCharType="separate"/>
            </w:r>
            <w:r w:rsidR="00B52B78">
              <w:rPr>
                <w:noProof/>
                <w:webHidden/>
              </w:rPr>
              <w:t>15</w:t>
            </w:r>
            <w:r w:rsidR="00B52B78">
              <w:rPr>
                <w:noProof/>
                <w:webHidden/>
              </w:rPr>
              <w:fldChar w:fldCharType="end"/>
            </w:r>
          </w:hyperlink>
        </w:p>
        <w:p w14:paraId="33D30B56"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42" w:history="1">
            <w:r w:rsidR="00B52B78" w:rsidRPr="00715B29">
              <w:rPr>
                <w:rStyle w:val="Hyperlink"/>
                <w:noProof/>
              </w:rPr>
              <w:t>3.7.</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Configuración de Nutch</w:t>
            </w:r>
            <w:r w:rsidR="00B52B78">
              <w:rPr>
                <w:noProof/>
                <w:webHidden/>
              </w:rPr>
              <w:tab/>
            </w:r>
            <w:r w:rsidR="00B52B78">
              <w:rPr>
                <w:noProof/>
                <w:webHidden/>
              </w:rPr>
              <w:fldChar w:fldCharType="begin"/>
            </w:r>
            <w:r w:rsidR="00B52B78">
              <w:rPr>
                <w:noProof/>
                <w:webHidden/>
              </w:rPr>
              <w:instrText xml:space="preserve"> PAGEREF _Toc453500342 \h </w:instrText>
            </w:r>
            <w:r w:rsidR="00B52B78">
              <w:rPr>
                <w:noProof/>
                <w:webHidden/>
              </w:rPr>
            </w:r>
            <w:r w:rsidR="00B52B78">
              <w:rPr>
                <w:noProof/>
                <w:webHidden/>
              </w:rPr>
              <w:fldChar w:fldCharType="separate"/>
            </w:r>
            <w:r w:rsidR="00B52B78">
              <w:rPr>
                <w:noProof/>
                <w:webHidden/>
              </w:rPr>
              <w:t>15</w:t>
            </w:r>
            <w:r w:rsidR="00B52B78">
              <w:rPr>
                <w:noProof/>
                <w:webHidden/>
              </w:rPr>
              <w:fldChar w:fldCharType="end"/>
            </w:r>
          </w:hyperlink>
        </w:p>
        <w:p w14:paraId="4266B663" w14:textId="77777777" w:rsidR="00B52B78" w:rsidRDefault="00A855A0">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3500343" w:history="1">
            <w:r w:rsidR="00B52B78" w:rsidRPr="00715B29">
              <w:rPr>
                <w:rStyle w:val="Hyperlink"/>
                <w:noProof/>
              </w:rPr>
              <w:t>4.</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GeoCrawler</w:t>
            </w:r>
            <w:r w:rsidR="00B52B78">
              <w:rPr>
                <w:noProof/>
                <w:webHidden/>
              </w:rPr>
              <w:tab/>
            </w:r>
            <w:r w:rsidR="00B52B78">
              <w:rPr>
                <w:noProof/>
                <w:webHidden/>
              </w:rPr>
              <w:fldChar w:fldCharType="begin"/>
            </w:r>
            <w:r w:rsidR="00B52B78">
              <w:rPr>
                <w:noProof/>
                <w:webHidden/>
              </w:rPr>
              <w:instrText xml:space="preserve"> PAGEREF _Toc453500343 \h </w:instrText>
            </w:r>
            <w:r w:rsidR="00B52B78">
              <w:rPr>
                <w:noProof/>
                <w:webHidden/>
              </w:rPr>
            </w:r>
            <w:r w:rsidR="00B52B78">
              <w:rPr>
                <w:noProof/>
                <w:webHidden/>
              </w:rPr>
              <w:fldChar w:fldCharType="separate"/>
            </w:r>
            <w:r w:rsidR="00B52B78">
              <w:rPr>
                <w:noProof/>
                <w:webHidden/>
              </w:rPr>
              <w:t>16</w:t>
            </w:r>
            <w:r w:rsidR="00B52B78">
              <w:rPr>
                <w:noProof/>
                <w:webHidden/>
              </w:rPr>
              <w:fldChar w:fldCharType="end"/>
            </w:r>
          </w:hyperlink>
        </w:p>
        <w:p w14:paraId="796FCD20"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44" w:history="1">
            <w:r w:rsidR="00B52B78" w:rsidRPr="00715B29">
              <w:rPr>
                <w:rStyle w:val="Hyperlink"/>
                <w:noProof/>
              </w:rPr>
              <w:t>4.1.</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Arquitectura</w:t>
            </w:r>
            <w:r w:rsidR="00B52B78">
              <w:rPr>
                <w:noProof/>
                <w:webHidden/>
              </w:rPr>
              <w:tab/>
            </w:r>
            <w:r w:rsidR="00B52B78">
              <w:rPr>
                <w:noProof/>
                <w:webHidden/>
              </w:rPr>
              <w:fldChar w:fldCharType="begin"/>
            </w:r>
            <w:r w:rsidR="00B52B78">
              <w:rPr>
                <w:noProof/>
                <w:webHidden/>
              </w:rPr>
              <w:instrText xml:space="preserve"> PAGEREF _Toc453500344 \h </w:instrText>
            </w:r>
            <w:r w:rsidR="00B52B78">
              <w:rPr>
                <w:noProof/>
                <w:webHidden/>
              </w:rPr>
            </w:r>
            <w:r w:rsidR="00B52B78">
              <w:rPr>
                <w:noProof/>
                <w:webHidden/>
              </w:rPr>
              <w:fldChar w:fldCharType="separate"/>
            </w:r>
            <w:r w:rsidR="00B52B78">
              <w:rPr>
                <w:noProof/>
                <w:webHidden/>
              </w:rPr>
              <w:t>16</w:t>
            </w:r>
            <w:r w:rsidR="00B52B78">
              <w:rPr>
                <w:noProof/>
                <w:webHidden/>
              </w:rPr>
              <w:fldChar w:fldCharType="end"/>
            </w:r>
          </w:hyperlink>
        </w:p>
        <w:p w14:paraId="511D4AAC"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45" w:history="1">
            <w:r w:rsidR="00B52B78" w:rsidRPr="00715B29">
              <w:rPr>
                <w:rStyle w:val="Hyperlink"/>
                <w:noProof/>
              </w:rPr>
              <w:t>4.2.</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Documentos OGC</w:t>
            </w:r>
            <w:r w:rsidR="00B52B78">
              <w:rPr>
                <w:noProof/>
                <w:webHidden/>
              </w:rPr>
              <w:tab/>
            </w:r>
            <w:r w:rsidR="00B52B78">
              <w:rPr>
                <w:noProof/>
                <w:webHidden/>
              </w:rPr>
              <w:fldChar w:fldCharType="begin"/>
            </w:r>
            <w:r w:rsidR="00B52B78">
              <w:rPr>
                <w:noProof/>
                <w:webHidden/>
              </w:rPr>
              <w:instrText xml:space="preserve"> PAGEREF _Toc453500345 \h </w:instrText>
            </w:r>
            <w:r w:rsidR="00B52B78">
              <w:rPr>
                <w:noProof/>
                <w:webHidden/>
              </w:rPr>
            </w:r>
            <w:r w:rsidR="00B52B78">
              <w:rPr>
                <w:noProof/>
                <w:webHidden/>
              </w:rPr>
              <w:fldChar w:fldCharType="separate"/>
            </w:r>
            <w:r w:rsidR="00B52B78">
              <w:rPr>
                <w:noProof/>
                <w:webHidden/>
              </w:rPr>
              <w:t>16</w:t>
            </w:r>
            <w:r w:rsidR="00B52B78">
              <w:rPr>
                <w:noProof/>
                <w:webHidden/>
              </w:rPr>
              <w:fldChar w:fldCharType="end"/>
            </w:r>
          </w:hyperlink>
        </w:p>
        <w:p w14:paraId="6BC680AC"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46" w:history="1">
            <w:r w:rsidR="00B52B78" w:rsidRPr="00715B29">
              <w:rPr>
                <w:rStyle w:val="Hyperlink"/>
                <w:noProof/>
                <w:lang w:val="en-US"/>
              </w:rPr>
              <w:t>4.2.1.</w:t>
            </w:r>
            <w:r w:rsidR="00B52B78">
              <w:rPr>
                <w:rFonts w:asciiTheme="minorHAnsi" w:eastAsiaTheme="minorEastAsia" w:hAnsiTheme="minorHAnsi" w:cstheme="minorBidi"/>
                <w:noProof/>
                <w:sz w:val="22"/>
                <w:szCs w:val="22"/>
                <w:lang w:val="es-ES" w:eastAsia="es-ES"/>
              </w:rPr>
              <w:tab/>
            </w:r>
            <w:r w:rsidR="00B52B78" w:rsidRPr="00715B29">
              <w:rPr>
                <w:rStyle w:val="Hyperlink"/>
                <w:noProof/>
                <w:lang w:val="en-US"/>
              </w:rPr>
              <w:t>WPS</w:t>
            </w:r>
            <w:r w:rsidR="00B52B78">
              <w:rPr>
                <w:noProof/>
                <w:webHidden/>
              </w:rPr>
              <w:tab/>
            </w:r>
            <w:r w:rsidR="00B52B78">
              <w:rPr>
                <w:noProof/>
                <w:webHidden/>
              </w:rPr>
              <w:fldChar w:fldCharType="begin"/>
            </w:r>
            <w:r w:rsidR="00B52B78">
              <w:rPr>
                <w:noProof/>
                <w:webHidden/>
              </w:rPr>
              <w:instrText xml:space="preserve"> PAGEREF _Toc453500346 \h </w:instrText>
            </w:r>
            <w:r w:rsidR="00B52B78">
              <w:rPr>
                <w:noProof/>
                <w:webHidden/>
              </w:rPr>
            </w:r>
            <w:r w:rsidR="00B52B78">
              <w:rPr>
                <w:noProof/>
                <w:webHidden/>
              </w:rPr>
              <w:fldChar w:fldCharType="separate"/>
            </w:r>
            <w:r w:rsidR="00B52B78">
              <w:rPr>
                <w:noProof/>
                <w:webHidden/>
              </w:rPr>
              <w:t>16</w:t>
            </w:r>
            <w:r w:rsidR="00B52B78">
              <w:rPr>
                <w:noProof/>
                <w:webHidden/>
              </w:rPr>
              <w:fldChar w:fldCharType="end"/>
            </w:r>
          </w:hyperlink>
        </w:p>
        <w:p w14:paraId="39433EAC"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47" w:history="1">
            <w:r w:rsidR="00B52B78" w:rsidRPr="00715B29">
              <w:rPr>
                <w:rStyle w:val="Hyperlink"/>
                <w:noProof/>
                <w:lang w:val="en-US"/>
              </w:rPr>
              <w:t>4.2.2.</w:t>
            </w:r>
            <w:r w:rsidR="00B52B78">
              <w:rPr>
                <w:rFonts w:asciiTheme="minorHAnsi" w:eastAsiaTheme="minorEastAsia" w:hAnsiTheme="minorHAnsi" w:cstheme="minorBidi"/>
                <w:noProof/>
                <w:sz w:val="22"/>
                <w:szCs w:val="22"/>
                <w:lang w:val="es-ES" w:eastAsia="es-ES"/>
              </w:rPr>
              <w:tab/>
            </w:r>
            <w:r w:rsidR="00B52B78" w:rsidRPr="00715B29">
              <w:rPr>
                <w:rStyle w:val="Hyperlink"/>
                <w:noProof/>
                <w:lang w:val="en-US"/>
              </w:rPr>
              <w:t>WCTS</w:t>
            </w:r>
            <w:r w:rsidR="00B52B78">
              <w:rPr>
                <w:noProof/>
                <w:webHidden/>
              </w:rPr>
              <w:tab/>
            </w:r>
            <w:r w:rsidR="00B52B78">
              <w:rPr>
                <w:noProof/>
                <w:webHidden/>
              </w:rPr>
              <w:fldChar w:fldCharType="begin"/>
            </w:r>
            <w:r w:rsidR="00B52B78">
              <w:rPr>
                <w:noProof/>
                <w:webHidden/>
              </w:rPr>
              <w:instrText xml:space="preserve"> PAGEREF _Toc453500347 \h </w:instrText>
            </w:r>
            <w:r w:rsidR="00B52B78">
              <w:rPr>
                <w:noProof/>
                <w:webHidden/>
              </w:rPr>
            </w:r>
            <w:r w:rsidR="00B52B78">
              <w:rPr>
                <w:noProof/>
                <w:webHidden/>
              </w:rPr>
              <w:fldChar w:fldCharType="separate"/>
            </w:r>
            <w:r w:rsidR="00B52B78">
              <w:rPr>
                <w:noProof/>
                <w:webHidden/>
              </w:rPr>
              <w:t>17</w:t>
            </w:r>
            <w:r w:rsidR="00B52B78">
              <w:rPr>
                <w:noProof/>
                <w:webHidden/>
              </w:rPr>
              <w:fldChar w:fldCharType="end"/>
            </w:r>
          </w:hyperlink>
        </w:p>
        <w:p w14:paraId="63C80D72"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48" w:history="1">
            <w:r w:rsidR="00B52B78" w:rsidRPr="00715B29">
              <w:rPr>
                <w:rStyle w:val="Hyperlink"/>
                <w:noProof/>
                <w:lang w:val="en-US"/>
              </w:rPr>
              <w:t>4.2.3.</w:t>
            </w:r>
            <w:r w:rsidR="00B52B78">
              <w:rPr>
                <w:rFonts w:asciiTheme="minorHAnsi" w:eastAsiaTheme="minorEastAsia" w:hAnsiTheme="minorHAnsi" w:cstheme="minorBidi"/>
                <w:noProof/>
                <w:sz w:val="22"/>
                <w:szCs w:val="22"/>
                <w:lang w:val="es-ES" w:eastAsia="es-ES"/>
              </w:rPr>
              <w:tab/>
            </w:r>
            <w:r w:rsidR="00B52B78" w:rsidRPr="00715B29">
              <w:rPr>
                <w:rStyle w:val="Hyperlink"/>
                <w:noProof/>
                <w:lang w:val="en-US"/>
              </w:rPr>
              <w:t>WMS</w:t>
            </w:r>
            <w:r w:rsidR="00B52B78">
              <w:rPr>
                <w:noProof/>
                <w:webHidden/>
              </w:rPr>
              <w:tab/>
            </w:r>
            <w:r w:rsidR="00B52B78">
              <w:rPr>
                <w:noProof/>
                <w:webHidden/>
              </w:rPr>
              <w:fldChar w:fldCharType="begin"/>
            </w:r>
            <w:r w:rsidR="00B52B78">
              <w:rPr>
                <w:noProof/>
                <w:webHidden/>
              </w:rPr>
              <w:instrText xml:space="preserve"> PAGEREF _Toc453500348 \h </w:instrText>
            </w:r>
            <w:r w:rsidR="00B52B78">
              <w:rPr>
                <w:noProof/>
                <w:webHidden/>
              </w:rPr>
            </w:r>
            <w:r w:rsidR="00B52B78">
              <w:rPr>
                <w:noProof/>
                <w:webHidden/>
              </w:rPr>
              <w:fldChar w:fldCharType="separate"/>
            </w:r>
            <w:r w:rsidR="00B52B78">
              <w:rPr>
                <w:noProof/>
                <w:webHidden/>
              </w:rPr>
              <w:t>17</w:t>
            </w:r>
            <w:r w:rsidR="00B52B78">
              <w:rPr>
                <w:noProof/>
                <w:webHidden/>
              </w:rPr>
              <w:fldChar w:fldCharType="end"/>
            </w:r>
          </w:hyperlink>
        </w:p>
        <w:p w14:paraId="0CB8BAC4"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49" w:history="1">
            <w:r w:rsidR="00B52B78" w:rsidRPr="00715B29">
              <w:rPr>
                <w:rStyle w:val="Hyperlink"/>
                <w:noProof/>
                <w:lang w:val="en-US"/>
              </w:rPr>
              <w:t>4.2.4.</w:t>
            </w:r>
            <w:r w:rsidR="00B52B78">
              <w:rPr>
                <w:rFonts w:asciiTheme="minorHAnsi" w:eastAsiaTheme="minorEastAsia" w:hAnsiTheme="minorHAnsi" w:cstheme="minorBidi"/>
                <w:noProof/>
                <w:sz w:val="22"/>
                <w:szCs w:val="22"/>
                <w:lang w:val="es-ES" w:eastAsia="es-ES"/>
              </w:rPr>
              <w:tab/>
            </w:r>
            <w:r w:rsidR="00B52B78" w:rsidRPr="00715B29">
              <w:rPr>
                <w:rStyle w:val="Hyperlink"/>
                <w:noProof/>
                <w:lang w:val="en-US"/>
              </w:rPr>
              <w:t>WFS</w:t>
            </w:r>
            <w:r w:rsidR="00B52B78">
              <w:rPr>
                <w:noProof/>
                <w:webHidden/>
              </w:rPr>
              <w:tab/>
            </w:r>
            <w:r w:rsidR="00B52B78">
              <w:rPr>
                <w:noProof/>
                <w:webHidden/>
              </w:rPr>
              <w:fldChar w:fldCharType="begin"/>
            </w:r>
            <w:r w:rsidR="00B52B78">
              <w:rPr>
                <w:noProof/>
                <w:webHidden/>
              </w:rPr>
              <w:instrText xml:space="preserve"> PAGEREF _Toc453500349 \h </w:instrText>
            </w:r>
            <w:r w:rsidR="00B52B78">
              <w:rPr>
                <w:noProof/>
                <w:webHidden/>
              </w:rPr>
            </w:r>
            <w:r w:rsidR="00B52B78">
              <w:rPr>
                <w:noProof/>
                <w:webHidden/>
              </w:rPr>
              <w:fldChar w:fldCharType="separate"/>
            </w:r>
            <w:r w:rsidR="00B52B78">
              <w:rPr>
                <w:noProof/>
                <w:webHidden/>
              </w:rPr>
              <w:t>17</w:t>
            </w:r>
            <w:r w:rsidR="00B52B78">
              <w:rPr>
                <w:noProof/>
                <w:webHidden/>
              </w:rPr>
              <w:fldChar w:fldCharType="end"/>
            </w:r>
          </w:hyperlink>
        </w:p>
        <w:p w14:paraId="25E19758"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50" w:history="1">
            <w:r w:rsidR="00B52B78" w:rsidRPr="00715B29">
              <w:rPr>
                <w:rStyle w:val="Hyperlink"/>
                <w:noProof/>
                <w:lang w:val="en-US"/>
              </w:rPr>
              <w:t>4.2.5.</w:t>
            </w:r>
            <w:r w:rsidR="00B52B78">
              <w:rPr>
                <w:rFonts w:asciiTheme="minorHAnsi" w:eastAsiaTheme="minorEastAsia" w:hAnsiTheme="minorHAnsi" w:cstheme="minorBidi"/>
                <w:noProof/>
                <w:sz w:val="22"/>
                <w:szCs w:val="22"/>
                <w:lang w:val="es-ES" w:eastAsia="es-ES"/>
              </w:rPr>
              <w:tab/>
            </w:r>
            <w:r w:rsidR="00B52B78" w:rsidRPr="00715B29">
              <w:rPr>
                <w:rStyle w:val="Hyperlink"/>
                <w:noProof/>
                <w:lang w:val="en-US"/>
              </w:rPr>
              <w:t>WMTS</w:t>
            </w:r>
            <w:r w:rsidR="00B52B78">
              <w:rPr>
                <w:noProof/>
                <w:webHidden/>
              </w:rPr>
              <w:tab/>
            </w:r>
            <w:r w:rsidR="00B52B78">
              <w:rPr>
                <w:noProof/>
                <w:webHidden/>
              </w:rPr>
              <w:fldChar w:fldCharType="begin"/>
            </w:r>
            <w:r w:rsidR="00B52B78">
              <w:rPr>
                <w:noProof/>
                <w:webHidden/>
              </w:rPr>
              <w:instrText xml:space="preserve"> PAGEREF _Toc453500350 \h </w:instrText>
            </w:r>
            <w:r w:rsidR="00B52B78">
              <w:rPr>
                <w:noProof/>
                <w:webHidden/>
              </w:rPr>
            </w:r>
            <w:r w:rsidR="00B52B78">
              <w:rPr>
                <w:noProof/>
                <w:webHidden/>
              </w:rPr>
              <w:fldChar w:fldCharType="separate"/>
            </w:r>
            <w:r w:rsidR="00B52B78">
              <w:rPr>
                <w:noProof/>
                <w:webHidden/>
              </w:rPr>
              <w:t>17</w:t>
            </w:r>
            <w:r w:rsidR="00B52B78">
              <w:rPr>
                <w:noProof/>
                <w:webHidden/>
              </w:rPr>
              <w:fldChar w:fldCharType="end"/>
            </w:r>
          </w:hyperlink>
        </w:p>
        <w:p w14:paraId="5A77CFE7"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51" w:history="1">
            <w:r w:rsidR="00B52B78" w:rsidRPr="00715B29">
              <w:rPr>
                <w:rStyle w:val="Hyperlink"/>
                <w:noProof/>
                <w:lang w:val="en-US"/>
              </w:rPr>
              <w:t>4.2.6.</w:t>
            </w:r>
            <w:r w:rsidR="00B52B78">
              <w:rPr>
                <w:rFonts w:asciiTheme="minorHAnsi" w:eastAsiaTheme="minorEastAsia" w:hAnsiTheme="minorHAnsi" w:cstheme="minorBidi"/>
                <w:noProof/>
                <w:sz w:val="22"/>
                <w:szCs w:val="22"/>
                <w:lang w:val="es-ES" w:eastAsia="es-ES"/>
              </w:rPr>
              <w:tab/>
            </w:r>
            <w:r w:rsidR="00B52B78" w:rsidRPr="00715B29">
              <w:rPr>
                <w:rStyle w:val="Hyperlink"/>
                <w:noProof/>
                <w:lang w:val="en-US"/>
              </w:rPr>
              <w:t>WCS</w:t>
            </w:r>
            <w:r w:rsidR="00B52B78">
              <w:rPr>
                <w:noProof/>
                <w:webHidden/>
              </w:rPr>
              <w:tab/>
            </w:r>
            <w:r w:rsidR="00B52B78">
              <w:rPr>
                <w:noProof/>
                <w:webHidden/>
              </w:rPr>
              <w:fldChar w:fldCharType="begin"/>
            </w:r>
            <w:r w:rsidR="00B52B78">
              <w:rPr>
                <w:noProof/>
                <w:webHidden/>
              </w:rPr>
              <w:instrText xml:space="preserve"> PAGEREF _Toc453500351 \h </w:instrText>
            </w:r>
            <w:r w:rsidR="00B52B78">
              <w:rPr>
                <w:noProof/>
                <w:webHidden/>
              </w:rPr>
            </w:r>
            <w:r w:rsidR="00B52B78">
              <w:rPr>
                <w:noProof/>
                <w:webHidden/>
              </w:rPr>
              <w:fldChar w:fldCharType="separate"/>
            </w:r>
            <w:r w:rsidR="00B52B78">
              <w:rPr>
                <w:noProof/>
                <w:webHidden/>
              </w:rPr>
              <w:t>17</w:t>
            </w:r>
            <w:r w:rsidR="00B52B78">
              <w:rPr>
                <w:noProof/>
                <w:webHidden/>
              </w:rPr>
              <w:fldChar w:fldCharType="end"/>
            </w:r>
          </w:hyperlink>
        </w:p>
        <w:p w14:paraId="416FAEF4"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52" w:history="1">
            <w:r w:rsidR="00B52B78" w:rsidRPr="00715B29">
              <w:rPr>
                <w:rStyle w:val="Hyperlink"/>
                <w:noProof/>
                <w:lang w:val="en-US"/>
              </w:rPr>
              <w:t>4.2.7.</w:t>
            </w:r>
            <w:r w:rsidR="00B52B78">
              <w:rPr>
                <w:rFonts w:asciiTheme="minorHAnsi" w:eastAsiaTheme="minorEastAsia" w:hAnsiTheme="minorHAnsi" w:cstheme="minorBidi"/>
                <w:noProof/>
                <w:sz w:val="22"/>
                <w:szCs w:val="22"/>
                <w:lang w:val="es-ES" w:eastAsia="es-ES"/>
              </w:rPr>
              <w:tab/>
            </w:r>
            <w:r w:rsidR="00B52B78" w:rsidRPr="00715B29">
              <w:rPr>
                <w:rStyle w:val="Hyperlink"/>
                <w:noProof/>
                <w:lang w:val="en-US"/>
              </w:rPr>
              <w:t>CSW</w:t>
            </w:r>
            <w:r w:rsidR="00B52B78">
              <w:rPr>
                <w:noProof/>
                <w:webHidden/>
              </w:rPr>
              <w:tab/>
            </w:r>
            <w:r w:rsidR="00B52B78">
              <w:rPr>
                <w:noProof/>
                <w:webHidden/>
              </w:rPr>
              <w:fldChar w:fldCharType="begin"/>
            </w:r>
            <w:r w:rsidR="00B52B78">
              <w:rPr>
                <w:noProof/>
                <w:webHidden/>
              </w:rPr>
              <w:instrText xml:space="preserve"> PAGEREF _Toc453500352 \h </w:instrText>
            </w:r>
            <w:r w:rsidR="00B52B78">
              <w:rPr>
                <w:noProof/>
                <w:webHidden/>
              </w:rPr>
            </w:r>
            <w:r w:rsidR="00B52B78">
              <w:rPr>
                <w:noProof/>
                <w:webHidden/>
              </w:rPr>
              <w:fldChar w:fldCharType="separate"/>
            </w:r>
            <w:r w:rsidR="00B52B78">
              <w:rPr>
                <w:noProof/>
                <w:webHidden/>
              </w:rPr>
              <w:t>17</w:t>
            </w:r>
            <w:r w:rsidR="00B52B78">
              <w:rPr>
                <w:noProof/>
                <w:webHidden/>
              </w:rPr>
              <w:fldChar w:fldCharType="end"/>
            </w:r>
          </w:hyperlink>
        </w:p>
        <w:p w14:paraId="74979EE7"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53" w:history="1">
            <w:r w:rsidR="00B52B78" w:rsidRPr="00715B29">
              <w:rPr>
                <w:rStyle w:val="Hyperlink"/>
                <w:noProof/>
                <w:lang w:val="en-US"/>
              </w:rPr>
              <w:t>4.3.</w:t>
            </w:r>
            <w:r w:rsidR="00B52B78">
              <w:rPr>
                <w:rFonts w:asciiTheme="minorHAnsi" w:eastAsiaTheme="minorEastAsia" w:hAnsiTheme="minorHAnsi" w:cstheme="minorBidi"/>
                <w:noProof/>
                <w:sz w:val="22"/>
                <w:szCs w:val="22"/>
                <w:lang w:val="es-ES" w:eastAsia="es-ES"/>
              </w:rPr>
              <w:tab/>
            </w:r>
            <w:r w:rsidR="00B52B78" w:rsidRPr="00715B29">
              <w:rPr>
                <w:rStyle w:val="Hyperlink"/>
                <w:noProof/>
                <w:lang w:val="en-US"/>
              </w:rPr>
              <w:t>Modificaciones</w:t>
            </w:r>
            <w:r w:rsidR="00B52B78">
              <w:rPr>
                <w:noProof/>
                <w:webHidden/>
              </w:rPr>
              <w:tab/>
            </w:r>
            <w:r w:rsidR="00B52B78">
              <w:rPr>
                <w:noProof/>
                <w:webHidden/>
              </w:rPr>
              <w:fldChar w:fldCharType="begin"/>
            </w:r>
            <w:r w:rsidR="00B52B78">
              <w:rPr>
                <w:noProof/>
                <w:webHidden/>
              </w:rPr>
              <w:instrText xml:space="preserve"> PAGEREF _Toc453500353 \h </w:instrText>
            </w:r>
            <w:r w:rsidR="00B52B78">
              <w:rPr>
                <w:noProof/>
                <w:webHidden/>
              </w:rPr>
            </w:r>
            <w:r w:rsidR="00B52B78">
              <w:rPr>
                <w:noProof/>
                <w:webHidden/>
              </w:rPr>
              <w:fldChar w:fldCharType="separate"/>
            </w:r>
            <w:r w:rsidR="00B52B78">
              <w:rPr>
                <w:noProof/>
                <w:webHidden/>
              </w:rPr>
              <w:t>17</w:t>
            </w:r>
            <w:r w:rsidR="00B52B78">
              <w:rPr>
                <w:noProof/>
                <w:webHidden/>
              </w:rPr>
              <w:fldChar w:fldCharType="end"/>
            </w:r>
          </w:hyperlink>
        </w:p>
        <w:p w14:paraId="77B80311"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54" w:history="1">
            <w:r w:rsidR="00B52B78" w:rsidRPr="00715B29">
              <w:rPr>
                <w:rStyle w:val="Hyperlink"/>
                <w:noProof/>
              </w:rPr>
              <w:t>4.3.1.</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OgcParseFilter</w:t>
            </w:r>
            <w:r w:rsidR="00B52B78">
              <w:rPr>
                <w:noProof/>
                <w:webHidden/>
              </w:rPr>
              <w:tab/>
            </w:r>
            <w:r w:rsidR="00B52B78">
              <w:rPr>
                <w:noProof/>
                <w:webHidden/>
              </w:rPr>
              <w:fldChar w:fldCharType="begin"/>
            </w:r>
            <w:r w:rsidR="00B52B78">
              <w:rPr>
                <w:noProof/>
                <w:webHidden/>
              </w:rPr>
              <w:instrText xml:space="preserve"> PAGEREF _Toc453500354 \h </w:instrText>
            </w:r>
            <w:r w:rsidR="00B52B78">
              <w:rPr>
                <w:noProof/>
                <w:webHidden/>
              </w:rPr>
            </w:r>
            <w:r w:rsidR="00B52B78">
              <w:rPr>
                <w:noProof/>
                <w:webHidden/>
              </w:rPr>
              <w:fldChar w:fldCharType="separate"/>
            </w:r>
            <w:r w:rsidR="00B52B78">
              <w:rPr>
                <w:noProof/>
                <w:webHidden/>
              </w:rPr>
              <w:t>18</w:t>
            </w:r>
            <w:r w:rsidR="00B52B78">
              <w:rPr>
                <w:noProof/>
                <w:webHidden/>
              </w:rPr>
              <w:fldChar w:fldCharType="end"/>
            </w:r>
          </w:hyperlink>
        </w:p>
        <w:p w14:paraId="695AACD1"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55" w:history="1">
            <w:r w:rsidR="00B52B78" w:rsidRPr="00715B29">
              <w:rPr>
                <w:rStyle w:val="Hyperlink"/>
                <w:noProof/>
              </w:rPr>
              <w:t>4.3.2.</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OgcIndexingFilter</w:t>
            </w:r>
            <w:r w:rsidR="00B52B78">
              <w:rPr>
                <w:noProof/>
                <w:webHidden/>
              </w:rPr>
              <w:tab/>
            </w:r>
            <w:r w:rsidR="00B52B78">
              <w:rPr>
                <w:noProof/>
                <w:webHidden/>
              </w:rPr>
              <w:fldChar w:fldCharType="begin"/>
            </w:r>
            <w:r w:rsidR="00B52B78">
              <w:rPr>
                <w:noProof/>
                <w:webHidden/>
              </w:rPr>
              <w:instrText xml:space="preserve"> PAGEREF _Toc453500355 \h </w:instrText>
            </w:r>
            <w:r w:rsidR="00B52B78">
              <w:rPr>
                <w:noProof/>
                <w:webHidden/>
              </w:rPr>
            </w:r>
            <w:r w:rsidR="00B52B78">
              <w:rPr>
                <w:noProof/>
                <w:webHidden/>
              </w:rPr>
              <w:fldChar w:fldCharType="separate"/>
            </w:r>
            <w:r w:rsidR="00B52B78">
              <w:rPr>
                <w:noProof/>
                <w:webHidden/>
              </w:rPr>
              <w:t>23</w:t>
            </w:r>
            <w:r w:rsidR="00B52B78">
              <w:rPr>
                <w:noProof/>
                <w:webHidden/>
              </w:rPr>
              <w:fldChar w:fldCharType="end"/>
            </w:r>
          </w:hyperlink>
        </w:p>
        <w:p w14:paraId="56A4C1B0"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56" w:history="1">
            <w:r w:rsidR="00B52B78" w:rsidRPr="00715B29">
              <w:rPr>
                <w:rStyle w:val="Hyperlink"/>
                <w:noProof/>
              </w:rPr>
              <w:t>4.3.3.</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SharkScoringFilter</w:t>
            </w:r>
            <w:r w:rsidR="00B52B78">
              <w:rPr>
                <w:noProof/>
                <w:webHidden/>
              </w:rPr>
              <w:tab/>
            </w:r>
            <w:r w:rsidR="00B52B78">
              <w:rPr>
                <w:noProof/>
                <w:webHidden/>
              </w:rPr>
              <w:fldChar w:fldCharType="begin"/>
            </w:r>
            <w:r w:rsidR="00B52B78">
              <w:rPr>
                <w:noProof/>
                <w:webHidden/>
              </w:rPr>
              <w:instrText xml:space="preserve"> PAGEREF _Toc453500356 \h </w:instrText>
            </w:r>
            <w:r w:rsidR="00B52B78">
              <w:rPr>
                <w:noProof/>
                <w:webHidden/>
              </w:rPr>
            </w:r>
            <w:r w:rsidR="00B52B78">
              <w:rPr>
                <w:noProof/>
                <w:webHidden/>
              </w:rPr>
              <w:fldChar w:fldCharType="separate"/>
            </w:r>
            <w:r w:rsidR="00B52B78">
              <w:rPr>
                <w:noProof/>
                <w:webHidden/>
              </w:rPr>
              <w:t>25</w:t>
            </w:r>
            <w:r w:rsidR="00B52B78">
              <w:rPr>
                <w:noProof/>
                <w:webHidden/>
              </w:rPr>
              <w:fldChar w:fldCharType="end"/>
            </w:r>
          </w:hyperlink>
        </w:p>
        <w:p w14:paraId="09A76F22" w14:textId="77777777" w:rsidR="00B52B78" w:rsidRDefault="00A855A0">
          <w:pPr>
            <w:pStyle w:val="TOC3"/>
            <w:tabs>
              <w:tab w:val="left" w:pos="1320"/>
              <w:tab w:val="right" w:leader="dot" w:pos="8488"/>
            </w:tabs>
            <w:rPr>
              <w:rFonts w:asciiTheme="minorHAnsi" w:eastAsiaTheme="minorEastAsia" w:hAnsiTheme="minorHAnsi" w:cstheme="minorBidi"/>
              <w:noProof/>
              <w:sz w:val="22"/>
              <w:szCs w:val="22"/>
              <w:lang w:val="es-ES" w:eastAsia="es-ES"/>
            </w:rPr>
          </w:pPr>
          <w:hyperlink w:anchor="_Toc453500357" w:history="1">
            <w:r w:rsidR="00B52B78" w:rsidRPr="00715B29">
              <w:rPr>
                <w:rStyle w:val="Hyperlink"/>
                <w:noProof/>
              </w:rPr>
              <w:t>4.3.4.</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OgcIndexWriter</w:t>
            </w:r>
            <w:r w:rsidR="00B52B78">
              <w:rPr>
                <w:noProof/>
                <w:webHidden/>
              </w:rPr>
              <w:tab/>
            </w:r>
            <w:r w:rsidR="00B52B78">
              <w:rPr>
                <w:noProof/>
                <w:webHidden/>
              </w:rPr>
              <w:fldChar w:fldCharType="begin"/>
            </w:r>
            <w:r w:rsidR="00B52B78">
              <w:rPr>
                <w:noProof/>
                <w:webHidden/>
              </w:rPr>
              <w:instrText xml:space="preserve"> PAGEREF _Toc453500357 \h </w:instrText>
            </w:r>
            <w:r w:rsidR="00B52B78">
              <w:rPr>
                <w:noProof/>
                <w:webHidden/>
              </w:rPr>
            </w:r>
            <w:r w:rsidR="00B52B78">
              <w:rPr>
                <w:noProof/>
                <w:webHidden/>
              </w:rPr>
              <w:fldChar w:fldCharType="separate"/>
            </w:r>
            <w:r w:rsidR="00B52B78">
              <w:rPr>
                <w:noProof/>
                <w:webHidden/>
              </w:rPr>
              <w:t>29</w:t>
            </w:r>
            <w:r w:rsidR="00B52B78">
              <w:rPr>
                <w:noProof/>
                <w:webHidden/>
              </w:rPr>
              <w:fldChar w:fldCharType="end"/>
            </w:r>
          </w:hyperlink>
        </w:p>
        <w:p w14:paraId="775F17EE"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58" w:history="1">
            <w:r w:rsidR="00B52B78" w:rsidRPr="00715B29">
              <w:rPr>
                <w:rStyle w:val="Hyperlink"/>
                <w:noProof/>
                <w:lang w:val="es-ES"/>
              </w:rPr>
              <w:t>4.4.</w:t>
            </w:r>
            <w:r w:rsidR="00B52B78">
              <w:rPr>
                <w:rFonts w:asciiTheme="minorHAnsi" w:eastAsiaTheme="minorEastAsia" w:hAnsiTheme="minorHAnsi" w:cstheme="minorBidi"/>
                <w:noProof/>
                <w:sz w:val="22"/>
                <w:szCs w:val="22"/>
                <w:lang w:val="es-ES" w:eastAsia="es-ES"/>
              </w:rPr>
              <w:tab/>
            </w:r>
            <w:r w:rsidR="00B52B78" w:rsidRPr="00715B29">
              <w:rPr>
                <w:rStyle w:val="Hyperlink"/>
                <w:noProof/>
                <w:lang w:val="es-ES"/>
              </w:rPr>
              <w:t>Algoritmo búsqueda</w:t>
            </w:r>
            <w:r w:rsidR="00B52B78">
              <w:rPr>
                <w:noProof/>
                <w:webHidden/>
              </w:rPr>
              <w:tab/>
            </w:r>
            <w:r w:rsidR="00B52B78">
              <w:rPr>
                <w:noProof/>
                <w:webHidden/>
              </w:rPr>
              <w:fldChar w:fldCharType="begin"/>
            </w:r>
            <w:r w:rsidR="00B52B78">
              <w:rPr>
                <w:noProof/>
                <w:webHidden/>
              </w:rPr>
              <w:instrText xml:space="preserve"> PAGEREF _Toc453500358 \h </w:instrText>
            </w:r>
            <w:r w:rsidR="00B52B78">
              <w:rPr>
                <w:noProof/>
                <w:webHidden/>
              </w:rPr>
            </w:r>
            <w:r w:rsidR="00B52B78">
              <w:rPr>
                <w:noProof/>
                <w:webHidden/>
              </w:rPr>
              <w:fldChar w:fldCharType="separate"/>
            </w:r>
            <w:r w:rsidR="00B52B78">
              <w:rPr>
                <w:noProof/>
                <w:webHidden/>
              </w:rPr>
              <w:t>32</w:t>
            </w:r>
            <w:r w:rsidR="00B52B78">
              <w:rPr>
                <w:noProof/>
                <w:webHidden/>
              </w:rPr>
              <w:fldChar w:fldCharType="end"/>
            </w:r>
          </w:hyperlink>
        </w:p>
        <w:p w14:paraId="16260897"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59" w:history="1">
            <w:r w:rsidR="00B52B78" w:rsidRPr="00715B29">
              <w:rPr>
                <w:rStyle w:val="Hyperlink"/>
                <w:noProof/>
              </w:rPr>
              <w:t>4.5.</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Tesauro</w:t>
            </w:r>
            <w:r w:rsidR="00B52B78">
              <w:rPr>
                <w:noProof/>
                <w:webHidden/>
              </w:rPr>
              <w:tab/>
            </w:r>
            <w:r w:rsidR="00B52B78">
              <w:rPr>
                <w:noProof/>
                <w:webHidden/>
              </w:rPr>
              <w:fldChar w:fldCharType="begin"/>
            </w:r>
            <w:r w:rsidR="00B52B78">
              <w:rPr>
                <w:noProof/>
                <w:webHidden/>
              </w:rPr>
              <w:instrText xml:space="preserve"> PAGEREF _Toc453500359 \h </w:instrText>
            </w:r>
            <w:r w:rsidR="00B52B78">
              <w:rPr>
                <w:noProof/>
                <w:webHidden/>
              </w:rPr>
            </w:r>
            <w:r w:rsidR="00B52B78">
              <w:rPr>
                <w:noProof/>
                <w:webHidden/>
              </w:rPr>
              <w:fldChar w:fldCharType="separate"/>
            </w:r>
            <w:r w:rsidR="00B52B78">
              <w:rPr>
                <w:noProof/>
                <w:webHidden/>
              </w:rPr>
              <w:t>34</w:t>
            </w:r>
            <w:r w:rsidR="00B52B78">
              <w:rPr>
                <w:noProof/>
                <w:webHidden/>
              </w:rPr>
              <w:fldChar w:fldCharType="end"/>
            </w:r>
          </w:hyperlink>
        </w:p>
        <w:p w14:paraId="4C243789" w14:textId="77777777" w:rsidR="00B52B78" w:rsidRDefault="00A855A0">
          <w:pPr>
            <w:pStyle w:val="TOC2"/>
            <w:tabs>
              <w:tab w:val="left" w:pos="1120"/>
              <w:tab w:val="right" w:leader="dot" w:pos="8488"/>
            </w:tabs>
            <w:rPr>
              <w:rFonts w:asciiTheme="minorHAnsi" w:eastAsiaTheme="minorEastAsia" w:hAnsiTheme="minorHAnsi" w:cstheme="minorBidi"/>
              <w:noProof/>
              <w:sz w:val="22"/>
              <w:szCs w:val="22"/>
              <w:lang w:val="es-ES" w:eastAsia="es-ES"/>
            </w:rPr>
          </w:pPr>
          <w:hyperlink w:anchor="_Toc453500360" w:history="1">
            <w:r w:rsidR="00B52B78" w:rsidRPr="00715B29">
              <w:rPr>
                <w:rStyle w:val="Hyperlink"/>
                <w:noProof/>
              </w:rPr>
              <w:t>4.6.</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Modificaciones extra</w:t>
            </w:r>
            <w:r w:rsidR="00B52B78">
              <w:rPr>
                <w:noProof/>
                <w:webHidden/>
              </w:rPr>
              <w:tab/>
            </w:r>
            <w:r w:rsidR="00B52B78">
              <w:rPr>
                <w:noProof/>
                <w:webHidden/>
              </w:rPr>
              <w:fldChar w:fldCharType="begin"/>
            </w:r>
            <w:r w:rsidR="00B52B78">
              <w:rPr>
                <w:noProof/>
                <w:webHidden/>
              </w:rPr>
              <w:instrText xml:space="preserve"> PAGEREF _Toc453500360 \h </w:instrText>
            </w:r>
            <w:r w:rsidR="00B52B78">
              <w:rPr>
                <w:noProof/>
                <w:webHidden/>
              </w:rPr>
            </w:r>
            <w:r w:rsidR="00B52B78">
              <w:rPr>
                <w:noProof/>
                <w:webHidden/>
              </w:rPr>
              <w:fldChar w:fldCharType="separate"/>
            </w:r>
            <w:r w:rsidR="00B52B78">
              <w:rPr>
                <w:noProof/>
                <w:webHidden/>
              </w:rPr>
              <w:t>39</w:t>
            </w:r>
            <w:r w:rsidR="00B52B78">
              <w:rPr>
                <w:noProof/>
                <w:webHidden/>
              </w:rPr>
              <w:fldChar w:fldCharType="end"/>
            </w:r>
          </w:hyperlink>
        </w:p>
        <w:p w14:paraId="247362D4" w14:textId="77777777" w:rsidR="00B52B78" w:rsidRDefault="00A855A0">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3500361" w:history="1">
            <w:r w:rsidR="00B52B78" w:rsidRPr="00715B29">
              <w:rPr>
                <w:rStyle w:val="Hyperlink"/>
                <w:noProof/>
              </w:rPr>
              <w:t>5.</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Resultados</w:t>
            </w:r>
            <w:r w:rsidR="00B52B78">
              <w:rPr>
                <w:noProof/>
                <w:webHidden/>
              </w:rPr>
              <w:tab/>
            </w:r>
            <w:r w:rsidR="00B52B78">
              <w:rPr>
                <w:noProof/>
                <w:webHidden/>
              </w:rPr>
              <w:fldChar w:fldCharType="begin"/>
            </w:r>
            <w:r w:rsidR="00B52B78">
              <w:rPr>
                <w:noProof/>
                <w:webHidden/>
              </w:rPr>
              <w:instrText xml:space="preserve"> PAGEREF _Toc453500361 \h </w:instrText>
            </w:r>
            <w:r w:rsidR="00B52B78">
              <w:rPr>
                <w:noProof/>
                <w:webHidden/>
              </w:rPr>
            </w:r>
            <w:r w:rsidR="00B52B78">
              <w:rPr>
                <w:noProof/>
                <w:webHidden/>
              </w:rPr>
              <w:fldChar w:fldCharType="separate"/>
            </w:r>
            <w:r w:rsidR="00B52B78">
              <w:rPr>
                <w:noProof/>
                <w:webHidden/>
              </w:rPr>
              <w:t>40</w:t>
            </w:r>
            <w:r w:rsidR="00B52B78">
              <w:rPr>
                <w:noProof/>
                <w:webHidden/>
              </w:rPr>
              <w:fldChar w:fldCharType="end"/>
            </w:r>
          </w:hyperlink>
        </w:p>
        <w:p w14:paraId="79A3339B" w14:textId="77777777" w:rsidR="00B52B78" w:rsidRDefault="00A855A0">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3500362" w:history="1">
            <w:r w:rsidR="00B52B78" w:rsidRPr="00715B29">
              <w:rPr>
                <w:rStyle w:val="Hyperlink"/>
                <w:noProof/>
              </w:rPr>
              <w:t>6.</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Conclusiones y futuro</w:t>
            </w:r>
            <w:r w:rsidR="00B52B78">
              <w:rPr>
                <w:noProof/>
                <w:webHidden/>
              </w:rPr>
              <w:tab/>
            </w:r>
            <w:r w:rsidR="00B52B78">
              <w:rPr>
                <w:noProof/>
                <w:webHidden/>
              </w:rPr>
              <w:fldChar w:fldCharType="begin"/>
            </w:r>
            <w:r w:rsidR="00B52B78">
              <w:rPr>
                <w:noProof/>
                <w:webHidden/>
              </w:rPr>
              <w:instrText xml:space="preserve"> PAGEREF _Toc453500362 \h </w:instrText>
            </w:r>
            <w:r w:rsidR="00B52B78">
              <w:rPr>
                <w:noProof/>
                <w:webHidden/>
              </w:rPr>
            </w:r>
            <w:r w:rsidR="00B52B78">
              <w:rPr>
                <w:noProof/>
                <w:webHidden/>
              </w:rPr>
              <w:fldChar w:fldCharType="separate"/>
            </w:r>
            <w:r w:rsidR="00B52B78">
              <w:rPr>
                <w:noProof/>
                <w:webHidden/>
              </w:rPr>
              <w:t>40</w:t>
            </w:r>
            <w:r w:rsidR="00B52B78">
              <w:rPr>
                <w:noProof/>
                <w:webHidden/>
              </w:rPr>
              <w:fldChar w:fldCharType="end"/>
            </w:r>
          </w:hyperlink>
        </w:p>
        <w:p w14:paraId="04FFC44A" w14:textId="77777777" w:rsidR="00B52B78" w:rsidRDefault="00A855A0">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3500363" w:history="1">
            <w:r w:rsidR="00B52B78" w:rsidRPr="00715B29">
              <w:rPr>
                <w:rStyle w:val="Hyperlink"/>
                <w:noProof/>
              </w:rPr>
              <w:t>7.</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Cronograma</w:t>
            </w:r>
            <w:r w:rsidR="00B52B78">
              <w:rPr>
                <w:noProof/>
                <w:webHidden/>
              </w:rPr>
              <w:tab/>
            </w:r>
            <w:r w:rsidR="00B52B78">
              <w:rPr>
                <w:noProof/>
                <w:webHidden/>
              </w:rPr>
              <w:fldChar w:fldCharType="begin"/>
            </w:r>
            <w:r w:rsidR="00B52B78">
              <w:rPr>
                <w:noProof/>
                <w:webHidden/>
              </w:rPr>
              <w:instrText xml:space="preserve"> PAGEREF _Toc453500363 \h </w:instrText>
            </w:r>
            <w:r w:rsidR="00B52B78">
              <w:rPr>
                <w:noProof/>
                <w:webHidden/>
              </w:rPr>
            </w:r>
            <w:r w:rsidR="00B52B78">
              <w:rPr>
                <w:noProof/>
                <w:webHidden/>
              </w:rPr>
              <w:fldChar w:fldCharType="separate"/>
            </w:r>
            <w:r w:rsidR="00B52B78">
              <w:rPr>
                <w:noProof/>
                <w:webHidden/>
              </w:rPr>
              <w:t>40</w:t>
            </w:r>
            <w:r w:rsidR="00B52B78">
              <w:rPr>
                <w:noProof/>
                <w:webHidden/>
              </w:rPr>
              <w:fldChar w:fldCharType="end"/>
            </w:r>
          </w:hyperlink>
        </w:p>
        <w:p w14:paraId="6319EB7A" w14:textId="77777777" w:rsidR="00B52B78" w:rsidRDefault="00A855A0">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3500364" w:history="1">
            <w:r w:rsidR="00B52B78" w:rsidRPr="00715B29">
              <w:rPr>
                <w:rStyle w:val="Hyperlink"/>
                <w:noProof/>
              </w:rPr>
              <w:t>8.</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Bibliografía</w:t>
            </w:r>
            <w:r w:rsidR="00B52B78">
              <w:rPr>
                <w:noProof/>
                <w:webHidden/>
              </w:rPr>
              <w:tab/>
            </w:r>
            <w:r w:rsidR="00B52B78">
              <w:rPr>
                <w:noProof/>
                <w:webHidden/>
              </w:rPr>
              <w:fldChar w:fldCharType="begin"/>
            </w:r>
            <w:r w:rsidR="00B52B78">
              <w:rPr>
                <w:noProof/>
                <w:webHidden/>
              </w:rPr>
              <w:instrText xml:space="preserve"> PAGEREF _Toc453500364 \h </w:instrText>
            </w:r>
            <w:r w:rsidR="00B52B78">
              <w:rPr>
                <w:noProof/>
                <w:webHidden/>
              </w:rPr>
            </w:r>
            <w:r w:rsidR="00B52B78">
              <w:rPr>
                <w:noProof/>
                <w:webHidden/>
              </w:rPr>
              <w:fldChar w:fldCharType="separate"/>
            </w:r>
            <w:r w:rsidR="00B52B78">
              <w:rPr>
                <w:noProof/>
                <w:webHidden/>
              </w:rPr>
              <w:t>40</w:t>
            </w:r>
            <w:r w:rsidR="00B52B78">
              <w:rPr>
                <w:noProof/>
                <w:webHidden/>
              </w:rPr>
              <w:fldChar w:fldCharType="end"/>
            </w:r>
          </w:hyperlink>
        </w:p>
        <w:p w14:paraId="746B81AE" w14:textId="77777777" w:rsidR="00B52B78" w:rsidRDefault="00A855A0">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3500365" w:history="1">
            <w:r w:rsidR="00B52B78" w:rsidRPr="00715B29">
              <w:rPr>
                <w:rStyle w:val="Hyperlink"/>
                <w:noProof/>
              </w:rPr>
              <w:t>A.</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Anexo A – Operaciones de Nutch</w:t>
            </w:r>
            <w:r w:rsidR="00B52B78">
              <w:rPr>
                <w:noProof/>
                <w:webHidden/>
              </w:rPr>
              <w:tab/>
            </w:r>
            <w:r w:rsidR="00B52B78">
              <w:rPr>
                <w:noProof/>
                <w:webHidden/>
              </w:rPr>
              <w:fldChar w:fldCharType="begin"/>
            </w:r>
            <w:r w:rsidR="00B52B78">
              <w:rPr>
                <w:noProof/>
                <w:webHidden/>
              </w:rPr>
              <w:instrText xml:space="preserve"> PAGEREF _Toc453500365 \h </w:instrText>
            </w:r>
            <w:r w:rsidR="00B52B78">
              <w:rPr>
                <w:noProof/>
                <w:webHidden/>
              </w:rPr>
            </w:r>
            <w:r w:rsidR="00B52B78">
              <w:rPr>
                <w:noProof/>
                <w:webHidden/>
              </w:rPr>
              <w:fldChar w:fldCharType="separate"/>
            </w:r>
            <w:r w:rsidR="00B52B78">
              <w:rPr>
                <w:noProof/>
                <w:webHidden/>
              </w:rPr>
              <w:t>40</w:t>
            </w:r>
            <w:r w:rsidR="00B52B78">
              <w:rPr>
                <w:noProof/>
                <w:webHidden/>
              </w:rPr>
              <w:fldChar w:fldCharType="end"/>
            </w:r>
          </w:hyperlink>
        </w:p>
        <w:p w14:paraId="5B5AF2A9" w14:textId="77777777" w:rsidR="00B52B78" w:rsidRDefault="00A855A0">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3500366" w:history="1">
            <w:r w:rsidR="00B52B78" w:rsidRPr="00715B29">
              <w:rPr>
                <w:rStyle w:val="Hyperlink"/>
                <w:noProof/>
              </w:rPr>
              <w:t>B.</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Anexo B – Manual de GeoCrawler</w:t>
            </w:r>
            <w:r w:rsidR="00B52B78">
              <w:rPr>
                <w:noProof/>
                <w:webHidden/>
              </w:rPr>
              <w:tab/>
            </w:r>
            <w:r w:rsidR="00B52B78">
              <w:rPr>
                <w:noProof/>
                <w:webHidden/>
              </w:rPr>
              <w:fldChar w:fldCharType="begin"/>
            </w:r>
            <w:r w:rsidR="00B52B78">
              <w:rPr>
                <w:noProof/>
                <w:webHidden/>
              </w:rPr>
              <w:instrText xml:space="preserve"> PAGEREF _Toc453500366 \h </w:instrText>
            </w:r>
            <w:r w:rsidR="00B52B78">
              <w:rPr>
                <w:noProof/>
                <w:webHidden/>
              </w:rPr>
            </w:r>
            <w:r w:rsidR="00B52B78">
              <w:rPr>
                <w:noProof/>
                <w:webHidden/>
              </w:rPr>
              <w:fldChar w:fldCharType="separate"/>
            </w:r>
            <w:r w:rsidR="00B52B78">
              <w:rPr>
                <w:noProof/>
                <w:webHidden/>
              </w:rPr>
              <w:t>40</w:t>
            </w:r>
            <w:r w:rsidR="00B52B78">
              <w:rPr>
                <w:noProof/>
                <w:webHidden/>
              </w:rPr>
              <w:fldChar w:fldCharType="end"/>
            </w:r>
          </w:hyperlink>
        </w:p>
        <w:p w14:paraId="4B1C2060" w14:textId="77777777" w:rsidR="00B52B78" w:rsidRDefault="00A855A0">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3500367" w:history="1">
            <w:r w:rsidR="00B52B78" w:rsidRPr="00715B29">
              <w:rPr>
                <w:rStyle w:val="Hyperlink"/>
                <w:noProof/>
              </w:rPr>
              <w:t>C.</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Anexo C – Tipos de recursos OGC</w:t>
            </w:r>
            <w:r w:rsidR="00B52B78">
              <w:rPr>
                <w:noProof/>
                <w:webHidden/>
              </w:rPr>
              <w:tab/>
            </w:r>
            <w:r w:rsidR="00B52B78">
              <w:rPr>
                <w:noProof/>
                <w:webHidden/>
              </w:rPr>
              <w:fldChar w:fldCharType="begin"/>
            </w:r>
            <w:r w:rsidR="00B52B78">
              <w:rPr>
                <w:noProof/>
                <w:webHidden/>
              </w:rPr>
              <w:instrText xml:space="preserve"> PAGEREF _Toc453500367 \h </w:instrText>
            </w:r>
            <w:r w:rsidR="00B52B78">
              <w:rPr>
                <w:noProof/>
                <w:webHidden/>
              </w:rPr>
            </w:r>
            <w:r w:rsidR="00B52B78">
              <w:rPr>
                <w:noProof/>
                <w:webHidden/>
              </w:rPr>
              <w:fldChar w:fldCharType="separate"/>
            </w:r>
            <w:r w:rsidR="00B52B78">
              <w:rPr>
                <w:noProof/>
                <w:webHidden/>
              </w:rPr>
              <w:t>40</w:t>
            </w:r>
            <w:r w:rsidR="00B52B78">
              <w:rPr>
                <w:noProof/>
                <w:webHidden/>
              </w:rPr>
              <w:fldChar w:fldCharType="end"/>
            </w:r>
          </w:hyperlink>
        </w:p>
        <w:p w14:paraId="1112DAB2" w14:textId="77777777" w:rsidR="00B52B78" w:rsidRDefault="00A855A0">
          <w:pPr>
            <w:pStyle w:val="TOC1"/>
            <w:tabs>
              <w:tab w:val="left" w:pos="560"/>
              <w:tab w:val="right" w:leader="dot" w:pos="8488"/>
            </w:tabs>
            <w:rPr>
              <w:rFonts w:asciiTheme="minorHAnsi" w:eastAsiaTheme="minorEastAsia" w:hAnsiTheme="minorHAnsi" w:cstheme="minorBidi"/>
              <w:noProof/>
              <w:sz w:val="22"/>
              <w:szCs w:val="22"/>
              <w:lang w:val="es-ES" w:eastAsia="es-ES"/>
            </w:rPr>
          </w:pPr>
          <w:hyperlink w:anchor="_Toc453500368" w:history="1">
            <w:r w:rsidR="00B52B78" w:rsidRPr="00715B29">
              <w:rPr>
                <w:rStyle w:val="Hyperlink"/>
                <w:noProof/>
              </w:rPr>
              <w:t>D.</w:t>
            </w:r>
            <w:r w:rsidR="00B52B78">
              <w:rPr>
                <w:rFonts w:asciiTheme="minorHAnsi" w:eastAsiaTheme="minorEastAsia" w:hAnsiTheme="minorHAnsi" w:cstheme="minorBidi"/>
                <w:noProof/>
                <w:sz w:val="22"/>
                <w:szCs w:val="22"/>
                <w:lang w:val="es-ES" w:eastAsia="es-ES"/>
              </w:rPr>
              <w:tab/>
            </w:r>
            <w:r w:rsidR="00B52B78" w:rsidRPr="00715B29">
              <w:rPr>
                <w:rStyle w:val="Hyperlink"/>
                <w:noProof/>
              </w:rPr>
              <w:t>Anexo D – Código de interés</w:t>
            </w:r>
            <w:r w:rsidR="00B52B78">
              <w:rPr>
                <w:noProof/>
                <w:webHidden/>
              </w:rPr>
              <w:tab/>
            </w:r>
            <w:r w:rsidR="00B52B78">
              <w:rPr>
                <w:noProof/>
                <w:webHidden/>
              </w:rPr>
              <w:fldChar w:fldCharType="begin"/>
            </w:r>
            <w:r w:rsidR="00B52B78">
              <w:rPr>
                <w:noProof/>
                <w:webHidden/>
              </w:rPr>
              <w:instrText xml:space="preserve"> PAGEREF _Toc453500368 \h </w:instrText>
            </w:r>
            <w:r w:rsidR="00B52B78">
              <w:rPr>
                <w:noProof/>
                <w:webHidden/>
              </w:rPr>
            </w:r>
            <w:r w:rsidR="00B52B78">
              <w:rPr>
                <w:noProof/>
                <w:webHidden/>
              </w:rPr>
              <w:fldChar w:fldCharType="separate"/>
            </w:r>
            <w:r w:rsidR="00B52B78">
              <w:rPr>
                <w:noProof/>
                <w:webHidden/>
              </w:rPr>
              <w:t>40</w:t>
            </w:r>
            <w:r w:rsidR="00B52B78">
              <w:rPr>
                <w:noProof/>
                <w:webHidden/>
              </w:rPr>
              <w:fldChar w:fldCharType="end"/>
            </w:r>
          </w:hyperlink>
        </w:p>
        <w:p w14:paraId="1B5C8DA6" w14:textId="77777777" w:rsidR="0013575C" w:rsidDel="00A855A0" w:rsidRDefault="0013575C">
          <w:pPr>
            <w:rPr>
              <w:del w:id="2" w:author="Francisco J Lopez Pellicer" w:date="2016-06-13T20:13:00Z"/>
            </w:rPr>
          </w:pPr>
          <w:r>
            <w:rPr>
              <w:b/>
              <w:bCs/>
            </w:rPr>
            <w:fldChar w:fldCharType="end"/>
          </w:r>
        </w:p>
      </w:sdtContent>
    </w:sdt>
    <w:p w14:paraId="48B2C882" w14:textId="77777777" w:rsidR="00164F47" w:rsidDel="00A855A0" w:rsidRDefault="00164F47" w:rsidP="002441BF">
      <w:pPr>
        <w:rPr>
          <w:del w:id="3" w:author="Francisco J Lopez Pellicer" w:date="2016-06-13T20:13:00Z"/>
          <w:szCs w:val="28"/>
        </w:rPr>
      </w:pPr>
    </w:p>
    <w:p w14:paraId="0DC30DB4" w14:textId="77777777" w:rsidR="0013575C" w:rsidDel="00A855A0" w:rsidRDefault="0013575C" w:rsidP="002441BF">
      <w:pPr>
        <w:rPr>
          <w:del w:id="4" w:author="Francisco J Lopez Pellicer" w:date="2016-06-13T20:13:00Z"/>
          <w:szCs w:val="28"/>
        </w:rPr>
      </w:pPr>
    </w:p>
    <w:p w14:paraId="0EF16A24" w14:textId="77777777" w:rsidR="0013575C" w:rsidDel="00A855A0" w:rsidRDefault="0013575C" w:rsidP="002441BF">
      <w:pPr>
        <w:rPr>
          <w:del w:id="5" w:author="Francisco J Lopez Pellicer" w:date="2016-06-13T20:13:00Z"/>
          <w:szCs w:val="28"/>
        </w:rPr>
      </w:pPr>
    </w:p>
    <w:p w14:paraId="5E819FF2" w14:textId="77777777" w:rsidR="0013575C" w:rsidDel="00A855A0" w:rsidRDefault="0013575C" w:rsidP="002441BF">
      <w:pPr>
        <w:rPr>
          <w:del w:id="6" w:author="Francisco J Lopez Pellicer" w:date="2016-06-13T20:13:00Z"/>
          <w:szCs w:val="28"/>
        </w:rPr>
      </w:pPr>
    </w:p>
    <w:p w14:paraId="2DE201F3" w14:textId="77777777" w:rsidR="0013575C" w:rsidDel="00A855A0" w:rsidRDefault="0013575C" w:rsidP="002441BF">
      <w:pPr>
        <w:rPr>
          <w:del w:id="7" w:author="Francisco J Lopez Pellicer" w:date="2016-06-13T20:13:00Z"/>
          <w:szCs w:val="28"/>
        </w:rPr>
      </w:pPr>
    </w:p>
    <w:p w14:paraId="5271847E" w14:textId="77777777" w:rsidR="00D62871" w:rsidDel="00A855A0" w:rsidRDefault="00D62871" w:rsidP="002441BF">
      <w:pPr>
        <w:rPr>
          <w:del w:id="8" w:author="Francisco J Lopez Pellicer" w:date="2016-06-13T20:13:00Z"/>
          <w:szCs w:val="28"/>
        </w:rPr>
      </w:pPr>
    </w:p>
    <w:p w14:paraId="67F4BEF8" w14:textId="77777777" w:rsidR="00D62871" w:rsidDel="00A855A0" w:rsidRDefault="00D62871" w:rsidP="002441BF">
      <w:pPr>
        <w:rPr>
          <w:del w:id="9" w:author="Francisco J Lopez Pellicer" w:date="2016-06-13T20:13:00Z"/>
          <w:szCs w:val="28"/>
        </w:rPr>
      </w:pPr>
    </w:p>
    <w:p w14:paraId="334F3132" w14:textId="77777777" w:rsidR="00D62871" w:rsidDel="00A855A0" w:rsidRDefault="00D62871" w:rsidP="002441BF">
      <w:pPr>
        <w:rPr>
          <w:del w:id="10" w:author="Francisco J Lopez Pellicer" w:date="2016-06-13T20:13:00Z"/>
          <w:szCs w:val="28"/>
        </w:rPr>
      </w:pPr>
    </w:p>
    <w:p w14:paraId="001F23BC" w14:textId="77777777" w:rsidR="00D62871" w:rsidDel="00A855A0" w:rsidRDefault="00D62871" w:rsidP="002441BF">
      <w:pPr>
        <w:rPr>
          <w:del w:id="11" w:author="Francisco J Lopez Pellicer" w:date="2016-06-13T20:13:00Z"/>
          <w:szCs w:val="28"/>
        </w:rPr>
      </w:pPr>
    </w:p>
    <w:p w14:paraId="45AA8B3C" w14:textId="77777777" w:rsidR="0013575C" w:rsidDel="00A855A0" w:rsidRDefault="0013575C" w:rsidP="002441BF">
      <w:pPr>
        <w:rPr>
          <w:del w:id="12" w:author="Francisco J Lopez Pellicer" w:date="2016-06-13T20:13:00Z"/>
          <w:szCs w:val="28"/>
        </w:rPr>
      </w:pPr>
    </w:p>
    <w:p w14:paraId="3AAC4F85" w14:textId="77777777" w:rsidR="0013575C" w:rsidDel="00A855A0" w:rsidRDefault="0013575C" w:rsidP="002441BF">
      <w:pPr>
        <w:rPr>
          <w:del w:id="13" w:author="Francisco J Lopez Pellicer" w:date="2016-06-13T20:13:00Z"/>
          <w:szCs w:val="28"/>
        </w:rPr>
      </w:pPr>
    </w:p>
    <w:p w14:paraId="7F73778E" w14:textId="77777777" w:rsidR="0013575C" w:rsidDel="00A855A0" w:rsidRDefault="0013575C" w:rsidP="002441BF">
      <w:pPr>
        <w:rPr>
          <w:del w:id="14" w:author="Francisco J Lopez Pellicer" w:date="2016-06-13T20:13:00Z"/>
          <w:szCs w:val="28"/>
        </w:rPr>
      </w:pPr>
    </w:p>
    <w:p w14:paraId="0BBE856A" w14:textId="77777777" w:rsidR="0013575C" w:rsidDel="00A855A0" w:rsidRDefault="0013575C" w:rsidP="002441BF">
      <w:pPr>
        <w:rPr>
          <w:del w:id="15" w:author="Francisco J Lopez Pellicer" w:date="2016-06-13T20:13:00Z"/>
          <w:szCs w:val="28"/>
        </w:rPr>
      </w:pPr>
    </w:p>
    <w:p w14:paraId="2710ECAE" w14:textId="77777777" w:rsidR="0013575C" w:rsidDel="00A855A0" w:rsidRDefault="0013575C" w:rsidP="002441BF">
      <w:pPr>
        <w:rPr>
          <w:del w:id="16" w:author="Francisco J Lopez Pellicer" w:date="2016-06-13T20:13:00Z"/>
          <w:szCs w:val="28"/>
        </w:rPr>
      </w:pPr>
    </w:p>
    <w:p w14:paraId="4F549964" w14:textId="77777777" w:rsidR="0013575C" w:rsidDel="00A855A0" w:rsidRDefault="0013575C" w:rsidP="002441BF">
      <w:pPr>
        <w:rPr>
          <w:del w:id="17" w:author="Francisco J Lopez Pellicer" w:date="2016-06-13T20:13:00Z"/>
          <w:szCs w:val="28"/>
        </w:rPr>
      </w:pPr>
    </w:p>
    <w:p w14:paraId="7B8D646C" w14:textId="77777777" w:rsidR="0013575C" w:rsidDel="00A855A0" w:rsidRDefault="0013575C" w:rsidP="002441BF">
      <w:pPr>
        <w:rPr>
          <w:del w:id="18" w:author="Francisco J Lopez Pellicer" w:date="2016-06-13T20:13:00Z"/>
          <w:szCs w:val="28"/>
        </w:rPr>
      </w:pPr>
    </w:p>
    <w:p w14:paraId="7A526DEE" w14:textId="77777777" w:rsidR="0013575C" w:rsidDel="00A855A0" w:rsidRDefault="0013575C" w:rsidP="002441BF">
      <w:pPr>
        <w:rPr>
          <w:del w:id="19" w:author="Francisco J Lopez Pellicer" w:date="2016-06-13T20:13:00Z"/>
          <w:szCs w:val="28"/>
        </w:rPr>
      </w:pPr>
    </w:p>
    <w:p w14:paraId="4750367A" w14:textId="77777777" w:rsidR="0013575C" w:rsidDel="00A855A0" w:rsidRDefault="0013575C" w:rsidP="002441BF">
      <w:pPr>
        <w:rPr>
          <w:del w:id="20" w:author="Francisco J Lopez Pellicer" w:date="2016-06-13T20:13:00Z"/>
          <w:szCs w:val="28"/>
        </w:rPr>
      </w:pPr>
    </w:p>
    <w:p w14:paraId="6B46B943" w14:textId="77777777" w:rsidR="0013575C" w:rsidDel="00A855A0" w:rsidRDefault="0013575C" w:rsidP="002441BF">
      <w:pPr>
        <w:rPr>
          <w:del w:id="21" w:author="Francisco J Lopez Pellicer" w:date="2016-06-13T20:13:00Z"/>
          <w:szCs w:val="28"/>
        </w:rPr>
      </w:pPr>
    </w:p>
    <w:p w14:paraId="133E4278" w14:textId="77777777" w:rsidR="0013575C" w:rsidDel="00A855A0" w:rsidRDefault="0013575C" w:rsidP="002441BF">
      <w:pPr>
        <w:rPr>
          <w:del w:id="22" w:author="Francisco J Lopez Pellicer" w:date="2016-06-13T20:13:00Z"/>
          <w:szCs w:val="28"/>
        </w:rPr>
      </w:pPr>
    </w:p>
    <w:p w14:paraId="5688A446" w14:textId="77777777" w:rsidR="0013575C" w:rsidDel="00A855A0" w:rsidRDefault="0013575C" w:rsidP="002441BF">
      <w:pPr>
        <w:rPr>
          <w:del w:id="23" w:author="Francisco J Lopez Pellicer" w:date="2016-06-13T20:13:00Z"/>
          <w:szCs w:val="28"/>
        </w:rPr>
      </w:pPr>
    </w:p>
    <w:p w14:paraId="5312F17D" w14:textId="77777777" w:rsidR="0013575C" w:rsidDel="00A855A0" w:rsidRDefault="0013575C" w:rsidP="002441BF">
      <w:pPr>
        <w:rPr>
          <w:del w:id="24" w:author="Francisco J Lopez Pellicer" w:date="2016-06-13T20:13:00Z"/>
          <w:szCs w:val="28"/>
        </w:rPr>
      </w:pPr>
    </w:p>
    <w:p w14:paraId="18C71D02" w14:textId="77777777" w:rsidR="0013575C" w:rsidDel="00A855A0" w:rsidRDefault="0013575C" w:rsidP="002441BF">
      <w:pPr>
        <w:rPr>
          <w:del w:id="25" w:author="Francisco J Lopez Pellicer" w:date="2016-06-13T20:13:00Z"/>
          <w:szCs w:val="28"/>
        </w:rPr>
      </w:pPr>
    </w:p>
    <w:p w14:paraId="29B08BFA" w14:textId="77777777" w:rsidR="0013575C" w:rsidDel="00A855A0" w:rsidRDefault="0013575C" w:rsidP="002441BF">
      <w:pPr>
        <w:rPr>
          <w:del w:id="26" w:author="Francisco J Lopez Pellicer" w:date="2016-06-13T20:13:00Z"/>
          <w:szCs w:val="28"/>
        </w:rPr>
      </w:pPr>
    </w:p>
    <w:p w14:paraId="74F6BCC6" w14:textId="77777777" w:rsidR="0013575C" w:rsidDel="00A855A0" w:rsidRDefault="0013575C" w:rsidP="002441BF">
      <w:pPr>
        <w:rPr>
          <w:del w:id="27" w:author="Francisco J Lopez Pellicer" w:date="2016-06-13T20:13:00Z"/>
          <w:szCs w:val="28"/>
        </w:rPr>
      </w:pPr>
    </w:p>
    <w:p w14:paraId="38B4F8A8" w14:textId="77777777" w:rsidR="00164F47" w:rsidDel="00A855A0" w:rsidRDefault="00164F47" w:rsidP="002441BF">
      <w:pPr>
        <w:rPr>
          <w:del w:id="28" w:author="Francisco J Lopez Pellicer" w:date="2016-06-13T20:13:00Z"/>
          <w:szCs w:val="28"/>
        </w:rPr>
      </w:pPr>
    </w:p>
    <w:p w14:paraId="11B42145" w14:textId="77777777" w:rsidR="00164F47" w:rsidDel="00A855A0" w:rsidRDefault="00164F47" w:rsidP="002441BF">
      <w:pPr>
        <w:rPr>
          <w:del w:id="29" w:author="Francisco J Lopez Pellicer" w:date="2016-06-13T20:13:00Z"/>
          <w:szCs w:val="28"/>
        </w:rPr>
      </w:pPr>
    </w:p>
    <w:p w14:paraId="466D1E8C" w14:textId="77777777" w:rsidR="00074A8E" w:rsidDel="00A855A0" w:rsidRDefault="00074A8E" w:rsidP="002441BF">
      <w:pPr>
        <w:rPr>
          <w:del w:id="30" w:author="Francisco J Lopez Pellicer" w:date="2016-06-13T20:13:00Z"/>
          <w:szCs w:val="28"/>
        </w:rPr>
      </w:pPr>
    </w:p>
    <w:p w14:paraId="6339A977" w14:textId="77777777" w:rsidR="00074A8E" w:rsidDel="00A855A0" w:rsidRDefault="00074A8E" w:rsidP="002441BF">
      <w:pPr>
        <w:rPr>
          <w:del w:id="31" w:author="Francisco J Lopez Pellicer" w:date="2016-06-13T20:13:00Z"/>
          <w:szCs w:val="28"/>
        </w:rPr>
      </w:pPr>
    </w:p>
    <w:p w14:paraId="36271472" w14:textId="77777777" w:rsidR="00074A8E" w:rsidDel="00A855A0" w:rsidRDefault="00074A8E" w:rsidP="002441BF">
      <w:pPr>
        <w:rPr>
          <w:del w:id="32" w:author="Francisco J Lopez Pellicer" w:date="2016-06-13T20:13:00Z"/>
          <w:szCs w:val="28"/>
        </w:rPr>
      </w:pPr>
    </w:p>
    <w:p w14:paraId="14482791" w14:textId="77777777" w:rsidR="00D62871" w:rsidRDefault="00D62871" w:rsidP="002441BF">
      <w:pPr>
        <w:rPr>
          <w:szCs w:val="28"/>
        </w:rPr>
        <w:sectPr w:rsidR="00D62871" w:rsidSect="00074A8E">
          <w:headerReference w:type="default" r:id="rId10"/>
          <w:footerReference w:type="default" r:id="rId11"/>
          <w:footerReference w:type="first" r:id="rId12"/>
          <w:pgSz w:w="11900" w:h="16840"/>
          <w:pgMar w:top="1417" w:right="1701" w:bottom="1417" w:left="1701" w:header="708" w:footer="708" w:gutter="0"/>
          <w:cols w:space="708"/>
          <w:titlePg/>
          <w:docGrid w:linePitch="326"/>
        </w:sectPr>
      </w:pPr>
    </w:p>
    <w:p w14:paraId="2F22AA76" w14:textId="77777777" w:rsidR="00074A8E" w:rsidRDefault="001E7C4F" w:rsidP="006E0718">
      <w:pPr>
        <w:pStyle w:val="Heading1"/>
        <w:numPr>
          <w:ilvl w:val="0"/>
          <w:numId w:val="1"/>
        </w:numPr>
      </w:pPr>
      <w:bookmarkStart w:id="33" w:name="_Toc450408219"/>
      <w:bookmarkStart w:id="34" w:name="_Toc451012993"/>
      <w:bookmarkStart w:id="35" w:name="_Toc453002167"/>
      <w:bookmarkStart w:id="36" w:name="_Toc453500319"/>
      <w:r>
        <w:lastRenderedPageBreak/>
        <w:t>Introducción</w:t>
      </w:r>
      <w:bookmarkEnd w:id="33"/>
      <w:bookmarkEnd w:id="34"/>
      <w:bookmarkEnd w:id="35"/>
      <w:bookmarkEnd w:id="36"/>
    </w:p>
    <w:p w14:paraId="5FF240F7" w14:textId="77777777" w:rsidR="006E2469" w:rsidRDefault="006E2469" w:rsidP="006E2469">
      <w:r w:rsidRPr="00FE1A05">
        <w:t xml:space="preserve">Descubrir </w:t>
      </w:r>
      <w:r>
        <w:t xml:space="preserve">y recolectar </w:t>
      </w:r>
      <w:r w:rsidRPr="00FE1A05">
        <w:t>servicios de información geográfica, colecciones de datos y recursos geográficos en la web mediante los buscadores comerciales t</w:t>
      </w:r>
      <w:r>
        <w:t>radicionales es muy complicado.</w:t>
      </w:r>
    </w:p>
    <w:p w14:paraId="6BB3243C" w14:textId="77777777" w:rsidR="006E2469" w:rsidDel="00A855A0" w:rsidRDefault="006E2469" w:rsidP="006E2469">
      <w:pPr>
        <w:rPr>
          <w:del w:id="37" w:author="Francisco J Lopez Pellicer" w:date="2016-06-13T20:10:00Z"/>
        </w:rPr>
      </w:pPr>
    </w:p>
    <w:p w14:paraId="52821033" w14:textId="77777777" w:rsidR="006E2469" w:rsidRPr="006E2469" w:rsidRDefault="006E2469" w:rsidP="006E2469">
      <w:r w:rsidRPr="00FE1A05">
        <w:t xml:space="preserve">La mejor estrategia es desarrollar una </w:t>
      </w:r>
      <w:r w:rsidRPr="00FE1A05">
        <w:rPr>
          <w:i/>
        </w:rPr>
        <w:t>crawler</w:t>
      </w:r>
      <w:r>
        <w:t xml:space="preserve"> </w:t>
      </w:r>
      <w:r w:rsidRPr="00FE1A05">
        <w:t xml:space="preserve">web enfocado al descubrimiento </w:t>
      </w:r>
      <w:r>
        <w:t xml:space="preserve">y recuperación </w:t>
      </w:r>
      <w:r w:rsidRPr="00FE1A05">
        <w:t>de información geográfica.</w:t>
      </w:r>
    </w:p>
    <w:p w14:paraId="62B45ED9" w14:textId="77777777" w:rsidR="006E2469" w:rsidRPr="006E2469" w:rsidRDefault="00E94AC1" w:rsidP="001F326B">
      <w:pPr>
        <w:pStyle w:val="Heading2"/>
        <w:numPr>
          <w:ilvl w:val="1"/>
          <w:numId w:val="1"/>
        </w:numPr>
      </w:pPr>
      <w:bookmarkStart w:id="38" w:name="_Toc450408220"/>
      <w:bookmarkStart w:id="39" w:name="_Toc451012994"/>
      <w:bookmarkStart w:id="40" w:name="_Toc453002168"/>
      <w:bookmarkStart w:id="41" w:name="_Toc453500320"/>
      <w:r>
        <w:t>Objetivo</w:t>
      </w:r>
      <w:bookmarkEnd w:id="38"/>
      <w:bookmarkEnd w:id="39"/>
      <w:bookmarkEnd w:id="40"/>
      <w:bookmarkEnd w:id="41"/>
    </w:p>
    <w:p w14:paraId="3CA7A15E" w14:textId="77777777" w:rsidR="00FE1A05" w:rsidRDefault="00E41047" w:rsidP="00A855A0">
      <w:pPr>
        <w:pPrChange w:id="42" w:author="Francisco J Lopez Pellicer" w:date="2016-06-13T20:11:00Z">
          <w:pPr>
            <w:jc w:val="left"/>
          </w:pPr>
        </w:pPrChange>
      </w:pPr>
      <w:r w:rsidRPr="00FE1A05">
        <w:t xml:space="preserve">El principal objetivo de este trabajo de fin de grado o TFG es la </w:t>
      </w:r>
      <w:r w:rsidR="00776873">
        <w:t xml:space="preserve">conversión de un </w:t>
      </w:r>
      <w:r w:rsidR="00776873">
        <w:rPr>
          <w:i/>
        </w:rPr>
        <w:t>crawler o</w:t>
      </w:r>
      <w:r w:rsidR="00776873">
        <w:t xml:space="preserve"> </w:t>
      </w:r>
      <w:r w:rsidR="00776873">
        <w:rPr>
          <w:i/>
        </w:rPr>
        <w:t>araña web</w:t>
      </w:r>
      <w:r w:rsidR="00776873">
        <w:t xml:space="preserve"> genérico a </w:t>
      </w:r>
      <w:r w:rsidRPr="00FE1A05">
        <w:t xml:space="preserve">un </w:t>
      </w:r>
      <w:r w:rsidR="00FE1A05" w:rsidRPr="00FE1A05">
        <w:rPr>
          <w:i/>
        </w:rPr>
        <w:t>crawler</w:t>
      </w:r>
      <w:r w:rsidR="00FE1A05">
        <w:t xml:space="preserve"> </w:t>
      </w:r>
      <w:r w:rsidR="00FE1A05" w:rsidRPr="00776873">
        <w:rPr>
          <w:i/>
        </w:rPr>
        <w:t>enfocado</w:t>
      </w:r>
      <w:r w:rsidRPr="00FE1A05">
        <w:t xml:space="preserve"> </w:t>
      </w:r>
      <w:r w:rsidR="00FE1A05" w:rsidRPr="00FE1A05">
        <w:t>al descubrimiento de información geográfica en la web.</w:t>
      </w:r>
    </w:p>
    <w:p w14:paraId="05E67AA1" w14:textId="77777777" w:rsidR="00156BD7" w:rsidDel="00A855A0" w:rsidRDefault="00156BD7" w:rsidP="00A855A0">
      <w:pPr>
        <w:rPr>
          <w:del w:id="43" w:author="Francisco J Lopez Pellicer" w:date="2016-06-13T20:11:00Z"/>
        </w:rPr>
        <w:pPrChange w:id="44" w:author="Francisco J Lopez Pellicer" w:date="2016-06-13T20:11:00Z">
          <w:pPr/>
        </w:pPrChange>
      </w:pPr>
    </w:p>
    <w:p w14:paraId="75FB200B" w14:textId="77777777" w:rsidR="00156BD7" w:rsidRDefault="00156BD7" w:rsidP="00A855A0">
      <w:r>
        <w:t xml:space="preserve">En este trabajo se ha profundizado en la recuperación de documentos correspondientes a las especificaciones de OGC (Open </w:t>
      </w:r>
      <w:proofErr w:type="spellStart"/>
      <w:r>
        <w:t>Geospatial</w:t>
      </w:r>
      <w:proofErr w:type="spellEnd"/>
      <w:r>
        <w:t xml:space="preserve"> </w:t>
      </w:r>
      <w:proofErr w:type="spellStart"/>
      <w:r>
        <w:t>Consortium</w:t>
      </w:r>
      <w:proofErr w:type="spellEnd"/>
      <w:r>
        <w:t xml:space="preserve">). </w:t>
      </w:r>
    </w:p>
    <w:p w14:paraId="3E09309F" w14:textId="77777777" w:rsidR="00156BD7" w:rsidDel="00A855A0" w:rsidRDefault="00156BD7" w:rsidP="00A855A0">
      <w:pPr>
        <w:rPr>
          <w:del w:id="45" w:author="Francisco J Lopez Pellicer" w:date="2016-06-13T20:11:00Z"/>
        </w:rPr>
        <w:pPrChange w:id="46" w:author="Francisco J Lopez Pellicer" w:date="2016-06-13T20:11:00Z">
          <w:pPr/>
        </w:pPrChange>
      </w:pPr>
    </w:p>
    <w:p w14:paraId="019B0986" w14:textId="77777777" w:rsidR="00776873" w:rsidRDefault="00156BD7" w:rsidP="00A855A0">
      <w:pPr>
        <w:autoSpaceDE w:val="0"/>
        <w:autoSpaceDN w:val="0"/>
        <w:adjustRightInd w:val="0"/>
        <w:pPrChange w:id="47" w:author="Francisco J Lopez Pellicer" w:date="2016-06-13T20:11:00Z">
          <w:pPr>
            <w:autoSpaceDE w:val="0"/>
            <w:autoSpaceDN w:val="0"/>
            <w:adjustRightInd w:val="0"/>
            <w:jc w:val="left"/>
          </w:pPr>
        </w:pPrChange>
      </w:pPr>
      <w:r>
        <w:t>Estos documentos son</w:t>
      </w:r>
      <w:r w:rsidR="00095AE2">
        <w:t xml:space="preserve"> </w:t>
      </w:r>
      <w:r w:rsidR="00095AE2" w:rsidRPr="00095AE2">
        <w:t>documentos de descripción de diferentes tipos de servicios de red definidos por OGC (WPS</w:t>
      </w:r>
      <w:r w:rsidR="00572A19">
        <w:t>, WCTS</w:t>
      </w:r>
      <w:r>
        <w:t>, WMS,</w:t>
      </w:r>
      <w:r w:rsidR="00572A19">
        <w:t xml:space="preserve"> WMTS,</w:t>
      </w:r>
      <w:r>
        <w:t xml:space="preserve"> WCS y CSW</w:t>
      </w:r>
      <w:r w:rsidR="00095AE2">
        <w:t>)</w:t>
      </w:r>
      <w:r>
        <w:t xml:space="preserve">. </w:t>
      </w:r>
    </w:p>
    <w:p w14:paraId="33C91147" w14:textId="77777777" w:rsidR="00776873" w:rsidDel="00A855A0" w:rsidRDefault="00776873" w:rsidP="00A855A0">
      <w:pPr>
        <w:autoSpaceDE w:val="0"/>
        <w:autoSpaceDN w:val="0"/>
        <w:adjustRightInd w:val="0"/>
        <w:rPr>
          <w:del w:id="48" w:author="Francisco J Lopez Pellicer" w:date="2016-06-13T20:11:00Z"/>
        </w:rPr>
        <w:pPrChange w:id="49" w:author="Francisco J Lopez Pellicer" w:date="2016-06-13T20:11:00Z">
          <w:pPr>
            <w:autoSpaceDE w:val="0"/>
            <w:autoSpaceDN w:val="0"/>
            <w:adjustRightInd w:val="0"/>
            <w:jc w:val="left"/>
          </w:pPr>
        </w:pPrChange>
      </w:pPr>
    </w:p>
    <w:p w14:paraId="43A8A217" w14:textId="77777777" w:rsidR="00776873" w:rsidRDefault="00776873" w:rsidP="00A855A0">
      <w:pPr>
        <w:autoSpaceDE w:val="0"/>
        <w:autoSpaceDN w:val="0"/>
        <w:adjustRightInd w:val="0"/>
        <w:pPrChange w:id="50" w:author="Francisco J Lopez Pellicer" w:date="2016-06-13T20:11:00Z">
          <w:pPr>
            <w:autoSpaceDE w:val="0"/>
            <w:autoSpaceDN w:val="0"/>
            <w:adjustRightInd w:val="0"/>
            <w:jc w:val="left"/>
          </w:pPr>
        </w:pPrChange>
      </w:pPr>
      <w:r>
        <w:t>E</w:t>
      </w:r>
      <w:r w:rsidRPr="00776873">
        <w:t xml:space="preserve">stos servicios son utilizados para dar acceso a gran parte de la información geográfica producida por entidades públicas y de </w:t>
      </w:r>
      <w:r>
        <w:t>investigación de todo el mundo como organismos públicos de las comunidades autónomas y gobiernos centrales.</w:t>
      </w:r>
    </w:p>
    <w:p w14:paraId="375F34C5" w14:textId="77777777" w:rsidR="00776873" w:rsidRPr="00776873" w:rsidDel="00A855A0" w:rsidRDefault="00776873" w:rsidP="00A855A0">
      <w:pPr>
        <w:autoSpaceDE w:val="0"/>
        <w:autoSpaceDN w:val="0"/>
        <w:adjustRightInd w:val="0"/>
        <w:jc w:val="left"/>
        <w:rPr>
          <w:del w:id="51" w:author="Francisco J Lopez Pellicer" w:date="2016-06-13T20:11:00Z"/>
          <w:rFonts w:ascii="Segoe UI" w:hAnsi="Segoe UI" w:cs="Segoe UI"/>
          <w:sz w:val="20"/>
          <w:szCs w:val="20"/>
          <w:lang w:eastAsia="es-ES"/>
        </w:rPr>
        <w:pPrChange w:id="52" w:author="Francisco J Lopez Pellicer" w:date="2016-06-13T20:11:00Z">
          <w:pPr>
            <w:autoSpaceDE w:val="0"/>
            <w:autoSpaceDN w:val="0"/>
            <w:adjustRightInd w:val="0"/>
            <w:jc w:val="left"/>
          </w:pPr>
        </w:pPrChange>
      </w:pPr>
    </w:p>
    <w:p w14:paraId="5A7834A5" w14:textId="77777777" w:rsidR="00C2581D" w:rsidRDefault="00572A19" w:rsidP="00A855A0">
      <w:pPr>
        <w:jc w:val="left"/>
        <w:pPrChange w:id="53" w:author="Francisco J Lopez Pellicer" w:date="2016-06-13T20:11:00Z">
          <w:pPr/>
        </w:pPrChange>
      </w:pPr>
      <w:r>
        <w:t>Todas estas variantes</w:t>
      </w:r>
      <w:r w:rsidR="00156BD7">
        <w:t xml:space="preserve"> serán explicadas posteriormente en esta memoria.</w:t>
      </w:r>
      <w:r w:rsidR="00C2581D">
        <w:t xml:space="preserve"> </w:t>
      </w:r>
      <w:r>
        <w:t xml:space="preserve">También se realiza la recuperación de servicios de descarga </w:t>
      </w:r>
      <w:proofErr w:type="spellStart"/>
      <w:r>
        <w:t>Atom</w:t>
      </w:r>
      <w:proofErr w:type="spellEnd"/>
      <w:r>
        <w:t xml:space="preserve">. </w:t>
      </w:r>
    </w:p>
    <w:p w14:paraId="508877EE" w14:textId="77777777" w:rsidR="00251770" w:rsidDel="00A855A0" w:rsidRDefault="00251770" w:rsidP="00A855A0">
      <w:pPr>
        <w:jc w:val="left"/>
        <w:rPr>
          <w:del w:id="54" w:author="Francisco J Lopez Pellicer" w:date="2016-06-13T20:11:00Z"/>
        </w:rPr>
        <w:pPrChange w:id="55" w:author="Francisco J Lopez Pellicer" w:date="2016-06-13T20:11:00Z">
          <w:pPr/>
        </w:pPrChange>
      </w:pPr>
    </w:p>
    <w:p w14:paraId="1E6DC512" w14:textId="77777777" w:rsidR="00251770" w:rsidRPr="00251770" w:rsidDel="00A855A0" w:rsidRDefault="00251770" w:rsidP="00A855A0">
      <w:pPr>
        <w:jc w:val="left"/>
        <w:rPr>
          <w:del w:id="56" w:author="Francisco J Lopez Pellicer" w:date="2016-06-13T20:11:00Z"/>
        </w:rPr>
        <w:pPrChange w:id="57" w:author="Francisco J Lopez Pellicer" w:date="2016-06-13T20:11:00Z">
          <w:pPr/>
        </w:pPrChange>
      </w:pPr>
      <w:r>
        <w:t xml:space="preserve">Gracias al </w:t>
      </w:r>
      <w:r>
        <w:rPr>
          <w:i/>
        </w:rPr>
        <w:t>crawler</w:t>
      </w:r>
      <w:r>
        <w:t xml:space="preserve"> se </w:t>
      </w:r>
      <w:r w:rsidR="00776873">
        <w:t>podrá</w:t>
      </w:r>
      <w:r>
        <w:t xml:space="preserve"> recuperar gran cantidad de documentos que describen servicios geográficos. Estos documentos </w:t>
      </w:r>
      <w:r w:rsidR="00776873">
        <w:t>recogidos</w:t>
      </w:r>
      <w:r>
        <w:t xml:space="preserve"> pueden ser útiles para tareas de </w:t>
      </w:r>
      <w:proofErr w:type="spellStart"/>
      <w:r>
        <w:rPr>
          <w:i/>
        </w:rPr>
        <w:t>big</w:t>
      </w:r>
      <w:proofErr w:type="spellEnd"/>
      <w:r>
        <w:rPr>
          <w:i/>
        </w:rPr>
        <w:t xml:space="preserve"> data</w:t>
      </w:r>
      <w:r>
        <w:t xml:space="preserve"> y análisis de datos.</w:t>
      </w:r>
    </w:p>
    <w:p w14:paraId="742E14AF" w14:textId="77777777" w:rsidR="00762A8B" w:rsidRDefault="00762A8B" w:rsidP="00A855A0">
      <w:pPr>
        <w:jc w:val="left"/>
        <w:rPr>
          <w:szCs w:val="28"/>
        </w:rPr>
        <w:pPrChange w:id="58" w:author="Francisco J Lopez Pellicer" w:date="2016-06-13T20:11:00Z">
          <w:pPr/>
        </w:pPrChange>
      </w:pPr>
    </w:p>
    <w:p w14:paraId="26DC72EA" w14:textId="77777777" w:rsidR="00074A8E" w:rsidRDefault="00B844DD" w:rsidP="00B844DD">
      <w:pPr>
        <w:pStyle w:val="Heading2"/>
        <w:numPr>
          <w:ilvl w:val="1"/>
          <w:numId w:val="1"/>
        </w:numPr>
      </w:pPr>
      <w:bookmarkStart w:id="59" w:name="_Toc451012996"/>
      <w:bookmarkStart w:id="60" w:name="_Toc453002170"/>
      <w:bookmarkStart w:id="61" w:name="_Toc453500321"/>
      <w:r>
        <w:t>Resolución del problema</w:t>
      </w:r>
      <w:bookmarkEnd w:id="59"/>
      <w:bookmarkEnd w:id="60"/>
      <w:bookmarkEnd w:id="61"/>
    </w:p>
    <w:p w14:paraId="72313FDD" w14:textId="77777777" w:rsidR="00722739" w:rsidDel="00A855A0" w:rsidRDefault="00722739" w:rsidP="00722739">
      <w:pPr>
        <w:rPr>
          <w:del w:id="62" w:author="Francisco J Lopez Pellicer" w:date="2016-06-13T20:11:00Z"/>
        </w:rPr>
      </w:pPr>
    </w:p>
    <w:p w14:paraId="666BFEB7" w14:textId="77777777" w:rsidR="00722739" w:rsidRPr="00722739" w:rsidDel="00A855A0" w:rsidRDefault="00722739" w:rsidP="00722739">
      <w:pPr>
        <w:rPr>
          <w:del w:id="63" w:author="Francisco J Lopez Pellicer" w:date="2016-06-13T20:11:00Z"/>
        </w:rPr>
      </w:pPr>
    </w:p>
    <w:p w14:paraId="58178F04" w14:textId="77777777" w:rsidR="00B844DD" w:rsidRDefault="00C316B3" w:rsidP="00B844DD">
      <w:r>
        <w:t xml:space="preserve">Para conseguir llegar al objetivo expuesto anteriormente se va a partir de Apache Nutch. Apache Nutch es un </w:t>
      </w:r>
      <w:r w:rsidRPr="00C316B3">
        <w:rPr>
          <w:i/>
        </w:rPr>
        <w:t>crawler</w:t>
      </w:r>
      <w:r>
        <w:t xml:space="preserve"> g</w:t>
      </w:r>
      <w:r w:rsidRPr="00C316B3">
        <w:t>enérico</w:t>
      </w:r>
      <w:r w:rsidR="00776873">
        <w:t xml:space="preserve"> actualmente</w:t>
      </w:r>
      <w:r>
        <w:t xml:space="preserve"> desarrollado por Apache.</w:t>
      </w:r>
    </w:p>
    <w:p w14:paraId="1AD672CF" w14:textId="77777777" w:rsidR="00776873" w:rsidRDefault="00776873" w:rsidP="00B844DD"/>
    <w:p w14:paraId="2FFF2752" w14:textId="77777777" w:rsidR="00251770" w:rsidRDefault="00251770" w:rsidP="00251770">
      <w:r w:rsidRPr="00FE1A05">
        <w:lastRenderedPageBreak/>
        <w:t xml:space="preserve">Se </w:t>
      </w:r>
      <w:r>
        <w:t>ha</w:t>
      </w:r>
      <w:r w:rsidR="00776873">
        <w:t>n</w:t>
      </w:r>
      <w:r>
        <w:t xml:space="preserve"> desarrollado</w:t>
      </w:r>
      <w:r w:rsidRPr="00FE1A05">
        <w:t xml:space="preserve"> </w:t>
      </w:r>
      <w:r w:rsidR="00722739">
        <w:rPr>
          <w:i/>
        </w:rPr>
        <w:t xml:space="preserve">plugins </w:t>
      </w:r>
      <w:r w:rsidR="00722739" w:rsidRPr="00FE1A05">
        <w:t>de</w:t>
      </w:r>
      <w:r w:rsidRPr="00FE1A05">
        <w:t xml:space="preserve"> Nutch</w:t>
      </w:r>
      <w:r>
        <w:t xml:space="preserve"> para convertirlo en un </w:t>
      </w:r>
      <w:r>
        <w:rPr>
          <w:i/>
        </w:rPr>
        <w:t>crawler</w:t>
      </w:r>
      <w:r>
        <w:t xml:space="preserve"> enfocado con el propósito antes indicado.</w:t>
      </w:r>
      <w:r w:rsidRPr="00FE1A05">
        <w:t xml:space="preserve"> </w:t>
      </w:r>
    </w:p>
    <w:p w14:paraId="6A945080" w14:textId="77777777" w:rsidR="00251770" w:rsidDel="00A855A0" w:rsidRDefault="00251770" w:rsidP="00251770">
      <w:pPr>
        <w:rPr>
          <w:del w:id="64" w:author="Francisco J Lopez Pellicer" w:date="2016-06-13T20:11:00Z"/>
        </w:rPr>
      </w:pPr>
    </w:p>
    <w:p w14:paraId="56E124ED" w14:textId="77777777" w:rsidR="00251770" w:rsidRDefault="00722739" w:rsidP="00251770">
      <w:r>
        <w:t>Para ello, s</w:t>
      </w:r>
      <w:r w:rsidR="00251770">
        <w:t xml:space="preserve">e han utilizado técnicas algorítmicas </w:t>
      </w:r>
      <w:r w:rsidR="00251770" w:rsidRPr="00FE1A05">
        <w:t xml:space="preserve">para </w:t>
      </w:r>
      <w:r w:rsidR="00251770">
        <w:t xml:space="preserve">extraer los términos relevantes de una página web para </w:t>
      </w:r>
      <w:r w:rsidR="00251770" w:rsidRPr="00FE1A05">
        <w:t>detectar si puede o no ser relevante para el descubrimiento de información geográfica</w:t>
      </w:r>
      <w:r w:rsidR="00251770">
        <w:t>, a</w:t>
      </w:r>
      <w:r w:rsidR="00251770" w:rsidRPr="00FE1A05">
        <w:t xml:space="preserve">demás de diferentes heurísticas </w:t>
      </w:r>
      <w:r w:rsidR="00251770">
        <w:t xml:space="preserve">de búsqueda </w:t>
      </w:r>
      <w:r w:rsidR="00251770" w:rsidRPr="00FE1A05">
        <w:t>basa</w:t>
      </w:r>
      <w:r w:rsidR="00251770">
        <w:t xml:space="preserve">das en los usos y costumbres de </w:t>
      </w:r>
      <w:r w:rsidR="00251770" w:rsidRPr="00FE1A05">
        <w:t>publicación de información geográfica en la web.</w:t>
      </w:r>
    </w:p>
    <w:p w14:paraId="16527D8E" w14:textId="77777777" w:rsidR="00C316B3" w:rsidDel="00A855A0" w:rsidRDefault="00C316B3" w:rsidP="00B844DD">
      <w:pPr>
        <w:rPr>
          <w:del w:id="65" w:author="Francisco J Lopez Pellicer" w:date="2016-06-13T20:11:00Z"/>
        </w:rPr>
      </w:pPr>
    </w:p>
    <w:p w14:paraId="75A761D0" w14:textId="77777777" w:rsidR="00BA62EA" w:rsidRDefault="00BA62EA" w:rsidP="00B844DD">
      <w:r>
        <w:t xml:space="preserve">Estos </w:t>
      </w:r>
      <w:proofErr w:type="spellStart"/>
      <w:r w:rsidRPr="00BA62EA">
        <w:rPr>
          <w:i/>
        </w:rPr>
        <w:t>plugins</w:t>
      </w:r>
      <w:proofErr w:type="spellEnd"/>
      <w:r>
        <w:t xml:space="preserve"> actúan</w:t>
      </w:r>
      <w:r w:rsidR="00C316B3">
        <w:t xml:space="preserve"> sobre los llamados </w:t>
      </w:r>
      <w:r w:rsidR="00C316B3">
        <w:rPr>
          <w:b/>
        </w:rPr>
        <w:t>puntos de extensión</w:t>
      </w:r>
      <w:r w:rsidR="00C316B3">
        <w:t xml:space="preserve">. Los puntos de extensión </w:t>
      </w:r>
      <w:r>
        <w:t xml:space="preserve">corresponden con partes del proceso de </w:t>
      </w:r>
      <w:r>
        <w:rPr>
          <w:i/>
        </w:rPr>
        <w:t>crawling</w:t>
      </w:r>
      <w:r>
        <w:t xml:space="preserve"> como pueden ser las fases de </w:t>
      </w:r>
      <w:r>
        <w:rPr>
          <w:i/>
        </w:rPr>
        <w:t xml:space="preserve">fecth, parse, scoring </w:t>
      </w:r>
      <w:r>
        <w:t xml:space="preserve">y </w:t>
      </w:r>
      <w:r>
        <w:rPr>
          <w:i/>
        </w:rPr>
        <w:t>indexing</w:t>
      </w:r>
      <w:r>
        <w:t>.</w:t>
      </w:r>
    </w:p>
    <w:p w14:paraId="31604F5E" w14:textId="77777777" w:rsidR="00BA62EA" w:rsidRPr="00BA62EA" w:rsidDel="00A855A0" w:rsidRDefault="00BA62EA" w:rsidP="00B844DD">
      <w:pPr>
        <w:rPr>
          <w:del w:id="66" w:author="Francisco J Lopez Pellicer" w:date="2016-06-13T20:12:00Z"/>
        </w:rPr>
      </w:pPr>
    </w:p>
    <w:p w14:paraId="56D184B7" w14:textId="77777777" w:rsidR="00B844DD" w:rsidRDefault="00BA62EA" w:rsidP="00B844DD">
      <w:r>
        <w:t>Es en estos puntos de extensión donde se ha desarrollado el trabajo necesario para convertir Nutch en un crawler que se dedique a buscar y guardar ficheros de descripción de servicios de información geoespacial.</w:t>
      </w:r>
    </w:p>
    <w:p w14:paraId="3EDD49D4" w14:textId="77777777" w:rsidR="00722739" w:rsidDel="00A855A0" w:rsidRDefault="00722739" w:rsidP="00B844DD">
      <w:pPr>
        <w:rPr>
          <w:del w:id="67" w:author="Francisco J Lopez Pellicer" w:date="2016-06-13T20:12:00Z"/>
        </w:rPr>
      </w:pPr>
    </w:p>
    <w:p w14:paraId="4A6632B1" w14:textId="77777777" w:rsidR="00722739" w:rsidRDefault="00722739" w:rsidP="00722739">
      <w:proofErr w:type="spellStart"/>
      <w:r>
        <w:t>Nutch</w:t>
      </w:r>
      <w:proofErr w:type="spellEnd"/>
      <w:r>
        <w:t xml:space="preserve"> por defecto está preparado para indexar la información recogida en el motor de búsqueda Apache Solr, el cual </w:t>
      </w:r>
      <w:r w:rsidRPr="00C316B3">
        <w:t>está</w:t>
      </w:r>
      <w:r>
        <w:t xml:space="preserve"> basado en Lucene. No obstante, Nutch permite la adición de </w:t>
      </w:r>
      <w:r w:rsidRPr="00BA62EA">
        <w:rPr>
          <w:i/>
        </w:rPr>
        <w:t>plugins</w:t>
      </w:r>
      <w:r>
        <w:t xml:space="preserve"> que modifican su comportamiento. </w:t>
      </w:r>
    </w:p>
    <w:p w14:paraId="4DB380A0" w14:textId="77777777" w:rsidR="00722739" w:rsidDel="00A855A0" w:rsidRDefault="00722739" w:rsidP="00B844DD">
      <w:pPr>
        <w:rPr>
          <w:del w:id="68" w:author="Francisco J Lopez Pellicer" w:date="2016-06-13T20:12:00Z"/>
        </w:rPr>
      </w:pPr>
    </w:p>
    <w:p w14:paraId="7A5A492C" w14:textId="77777777" w:rsidR="00BA62EA" w:rsidDel="00A855A0" w:rsidRDefault="00722739" w:rsidP="00B844DD">
      <w:pPr>
        <w:rPr>
          <w:del w:id="69" w:author="Francisco J Lopez Pellicer" w:date="2016-06-13T20:12:00Z"/>
        </w:rPr>
      </w:pPr>
      <w:proofErr w:type="spellStart"/>
      <w:r>
        <w:t>Nutch</w:t>
      </w:r>
      <w:proofErr w:type="spellEnd"/>
      <w:r>
        <w:t xml:space="preserve"> basa su arquitectura en Hadoop, esto le permite trabajar con un gran volumen de datos, como el que se genera en el proceso de </w:t>
      </w:r>
      <w:r w:rsidRPr="00C316B3">
        <w:rPr>
          <w:i/>
        </w:rPr>
        <w:t>crawling</w:t>
      </w:r>
      <w:r>
        <w:t xml:space="preserve">, utilizando operaciones de </w:t>
      </w:r>
      <w:proofErr w:type="spellStart"/>
      <w:r w:rsidRPr="00722739">
        <w:rPr>
          <w:i/>
        </w:rPr>
        <w:t>MapReduce</w:t>
      </w:r>
      <w:proofErr w:type="spellEnd"/>
      <w:r>
        <w:t>.</w:t>
      </w:r>
    </w:p>
    <w:p w14:paraId="74B60F06" w14:textId="77777777" w:rsidR="00B844DD" w:rsidRDefault="00B844DD" w:rsidP="00B844DD"/>
    <w:p w14:paraId="076B44B5" w14:textId="77777777" w:rsidR="00B844DD" w:rsidRPr="00B844DD" w:rsidRDefault="00351361" w:rsidP="00B844DD">
      <w:pPr>
        <w:pStyle w:val="Heading2"/>
        <w:numPr>
          <w:ilvl w:val="1"/>
          <w:numId w:val="1"/>
        </w:numPr>
      </w:pPr>
      <w:bookmarkStart w:id="70" w:name="_Toc453002171"/>
      <w:bookmarkStart w:id="71" w:name="_Toc453500322"/>
      <w:r>
        <w:t>Estructura de la memoria</w:t>
      </w:r>
      <w:bookmarkEnd w:id="70"/>
      <w:bookmarkEnd w:id="71"/>
    </w:p>
    <w:p w14:paraId="39377A0B" w14:textId="77777777" w:rsidR="00074A8E" w:rsidRDefault="00BA62EA" w:rsidP="002441BF">
      <w:pPr>
        <w:rPr>
          <w:szCs w:val="28"/>
        </w:rPr>
      </w:pPr>
      <w:r>
        <w:rPr>
          <w:szCs w:val="28"/>
        </w:rPr>
        <w:t xml:space="preserve">En esta memoria se explica qué son los </w:t>
      </w:r>
      <w:r w:rsidRPr="00BA62EA">
        <w:rPr>
          <w:i/>
          <w:szCs w:val="28"/>
        </w:rPr>
        <w:t>crawlers</w:t>
      </w:r>
      <w:r>
        <w:rPr>
          <w:szCs w:val="28"/>
        </w:rPr>
        <w:t xml:space="preserve">, para qué se utilizan y por quién. También se </w:t>
      </w:r>
      <w:r w:rsidR="00DC46A8">
        <w:rPr>
          <w:szCs w:val="28"/>
        </w:rPr>
        <w:t>mencionan</w:t>
      </w:r>
      <w:r>
        <w:rPr>
          <w:szCs w:val="28"/>
        </w:rPr>
        <w:t xml:space="preserve"> sus componentes y los elementos que rodean a los </w:t>
      </w:r>
      <w:r w:rsidRPr="00BA62EA">
        <w:rPr>
          <w:i/>
          <w:szCs w:val="28"/>
        </w:rPr>
        <w:t>crawlers</w:t>
      </w:r>
      <w:r>
        <w:rPr>
          <w:szCs w:val="28"/>
        </w:rPr>
        <w:t>.</w:t>
      </w:r>
    </w:p>
    <w:p w14:paraId="2051CADE" w14:textId="77777777" w:rsidR="00BA62EA" w:rsidDel="00A855A0" w:rsidRDefault="00BA62EA" w:rsidP="002441BF">
      <w:pPr>
        <w:rPr>
          <w:del w:id="72" w:author="Francisco J Lopez Pellicer" w:date="2016-06-13T20:12:00Z"/>
          <w:szCs w:val="28"/>
        </w:rPr>
      </w:pPr>
    </w:p>
    <w:p w14:paraId="7CE07C70" w14:textId="77777777" w:rsidR="00BA62EA" w:rsidRDefault="00BA62EA" w:rsidP="002441BF">
      <w:pPr>
        <w:rPr>
          <w:szCs w:val="28"/>
        </w:rPr>
      </w:pPr>
      <w:r>
        <w:rPr>
          <w:szCs w:val="28"/>
        </w:rPr>
        <w:t xml:space="preserve">Por otra parte, se </w:t>
      </w:r>
      <w:r w:rsidR="00DC46A8">
        <w:rPr>
          <w:szCs w:val="28"/>
        </w:rPr>
        <w:t>ahonda</w:t>
      </w:r>
      <w:r>
        <w:rPr>
          <w:szCs w:val="28"/>
        </w:rPr>
        <w:t xml:space="preserve"> en qu</w:t>
      </w:r>
      <w:r w:rsidR="00A771E4">
        <w:rPr>
          <w:szCs w:val="28"/>
        </w:rPr>
        <w:t>é es Nutch,</w:t>
      </w:r>
      <w:r>
        <w:rPr>
          <w:szCs w:val="28"/>
        </w:rPr>
        <w:t xml:space="preserve"> cómo funciona</w:t>
      </w:r>
      <w:r w:rsidR="00A771E4">
        <w:rPr>
          <w:szCs w:val="28"/>
        </w:rPr>
        <w:t>, las herramientas que utiliza y su arquitectura.</w:t>
      </w:r>
    </w:p>
    <w:p w14:paraId="4B12D411" w14:textId="77777777" w:rsidR="00A771E4" w:rsidDel="00A855A0" w:rsidRDefault="00A771E4" w:rsidP="002441BF">
      <w:pPr>
        <w:rPr>
          <w:del w:id="73" w:author="Francisco J Lopez Pellicer" w:date="2016-06-13T20:12:00Z"/>
          <w:szCs w:val="28"/>
        </w:rPr>
      </w:pPr>
    </w:p>
    <w:p w14:paraId="2C5E61ED" w14:textId="77777777" w:rsidR="00A771E4" w:rsidRDefault="00A771E4" w:rsidP="002441BF">
      <w:pPr>
        <w:rPr>
          <w:szCs w:val="28"/>
        </w:rPr>
      </w:pPr>
      <w:r>
        <w:rPr>
          <w:szCs w:val="28"/>
        </w:rPr>
        <w:t xml:space="preserve">Posteriormente se </w:t>
      </w:r>
      <w:r w:rsidR="00DC46A8">
        <w:rPr>
          <w:szCs w:val="28"/>
        </w:rPr>
        <w:t>incluye</w:t>
      </w:r>
      <w:r>
        <w:rPr>
          <w:szCs w:val="28"/>
        </w:rPr>
        <w:t xml:space="preserve"> el trabajo realizado para preparar Nutch para la tarea que se ha explicado anteriormente, así como las herramientas y tecnologías utilizadas para la realización de este proyecto. </w:t>
      </w:r>
    </w:p>
    <w:p w14:paraId="3BDF7B18" w14:textId="77777777" w:rsidR="00A771E4" w:rsidDel="00A855A0" w:rsidRDefault="00A771E4" w:rsidP="002441BF">
      <w:pPr>
        <w:rPr>
          <w:del w:id="74" w:author="Francisco J Lopez Pellicer" w:date="2016-06-13T20:12:00Z"/>
          <w:szCs w:val="28"/>
        </w:rPr>
      </w:pPr>
    </w:p>
    <w:p w14:paraId="078211D4" w14:textId="77777777" w:rsidR="00DC46A8" w:rsidDel="00A855A0" w:rsidRDefault="00A771E4" w:rsidP="002441BF">
      <w:pPr>
        <w:rPr>
          <w:del w:id="75" w:author="Francisco J Lopez Pellicer" w:date="2016-06-13T20:12:00Z"/>
          <w:szCs w:val="28"/>
        </w:rPr>
      </w:pPr>
      <w:r>
        <w:rPr>
          <w:szCs w:val="28"/>
        </w:rPr>
        <w:t xml:space="preserve">Se </w:t>
      </w:r>
      <w:r w:rsidR="00DC46A8">
        <w:rPr>
          <w:szCs w:val="28"/>
        </w:rPr>
        <w:t>presentan</w:t>
      </w:r>
      <w:r>
        <w:rPr>
          <w:szCs w:val="28"/>
        </w:rPr>
        <w:t xml:space="preserve"> los resultados a los qu</w:t>
      </w:r>
      <w:r w:rsidR="00DC46A8">
        <w:rPr>
          <w:szCs w:val="28"/>
        </w:rPr>
        <w:t>e se ha llegado con el trabajo, la calidad de estos y la rapidez con la que son obtenidos.</w:t>
      </w:r>
    </w:p>
    <w:p w14:paraId="23F297C8" w14:textId="77777777" w:rsidR="00DC46A8" w:rsidRDefault="00DC46A8" w:rsidP="002441BF">
      <w:pPr>
        <w:rPr>
          <w:szCs w:val="28"/>
        </w:rPr>
      </w:pPr>
    </w:p>
    <w:p w14:paraId="2CB59C1D" w14:textId="77777777" w:rsidR="00A771E4" w:rsidRPr="00DC46A8" w:rsidRDefault="00DC46A8" w:rsidP="002441BF">
      <w:pPr>
        <w:rPr>
          <w:i/>
          <w:szCs w:val="28"/>
        </w:rPr>
      </w:pPr>
      <w:r>
        <w:rPr>
          <w:szCs w:val="28"/>
        </w:rPr>
        <w:t xml:space="preserve">También se habla de posibles mejoras y ampliaciones que pueden darse en este trabajo con el objetivo de aumentar la capacidad y el alcance del </w:t>
      </w:r>
      <w:r>
        <w:rPr>
          <w:i/>
          <w:szCs w:val="28"/>
        </w:rPr>
        <w:t>crawler.</w:t>
      </w:r>
    </w:p>
    <w:p w14:paraId="4E32D0D0" w14:textId="77777777" w:rsidR="00A771E4" w:rsidRDefault="00DC46A8" w:rsidP="002441BF">
      <w:pPr>
        <w:rPr>
          <w:szCs w:val="28"/>
        </w:rPr>
      </w:pPr>
      <w:r>
        <w:rPr>
          <w:szCs w:val="28"/>
        </w:rPr>
        <w:lastRenderedPageBreak/>
        <w:t>S</w:t>
      </w:r>
      <w:r w:rsidR="00A771E4">
        <w:rPr>
          <w:szCs w:val="28"/>
        </w:rPr>
        <w:t xml:space="preserve">e </w:t>
      </w:r>
      <w:r>
        <w:rPr>
          <w:szCs w:val="28"/>
        </w:rPr>
        <w:t>pueden</w:t>
      </w:r>
      <w:r w:rsidR="00A771E4">
        <w:rPr>
          <w:szCs w:val="28"/>
        </w:rPr>
        <w:t xml:space="preserve"> consultar anexos con información sobre el tipo de ficheros que se pretenden recuperar y para qué se utilizan. </w:t>
      </w:r>
    </w:p>
    <w:p w14:paraId="0E8191F5" w14:textId="77777777" w:rsidR="00DC46A8" w:rsidDel="00A855A0" w:rsidRDefault="00DC46A8" w:rsidP="002441BF">
      <w:pPr>
        <w:rPr>
          <w:del w:id="76" w:author="Francisco J Lopez Pellicer" w:date="2016-06-13T20:12:00Z"/>
          <w:szCs w:val="28"/>
        </w:rPr>
      </w:pPr>
    </w:p>
    <w:p w14:paraId="1BC9280B" w14:textId="77777777" w:rsidR="00DC46A8" w:rsidDel="00A855A0" w:rsidRDefault="00DC46A8" w:rsidP="002441BF">
      <w:pPr>
        <w:rPr>
          <w:del w:id="77" w:author="Francisco J Lopez Pellicer" w:date="2016-06-13T20:12:00Z"/>
          <w:szCs w:val="28"/>
        </w:rPr>
      </w:pPr>
      <w:r>
        <w:rPr>
          <w:szCs w:val="28"/>
        </w:rPr>
        <w:t xml:space="preserve">También existe un manual de usuario en el cual se explica paso por paso cómo utilizar </w:t>
      </w:r>
      <w:proofErr w:type="spellStart"/>
      <w:r>
        <w:rPr>
          <w:szCs w:val="28"/>
        </w:rPr>
        <w:t>GeoCrawler</w:t>
      </w:r>
      <w:proofErr w:type="spellEnd"/>
      <w:r>
        <w:rPr>
          <w:szCs w:val="28"/>
        </w:rPr>
        <w:t>.</w:t>
      </w:r>
    </w:p>
    <w:p w14:paraId="0F11DEC7" w14:textId="77777777" w:rsidR="00074A8E" w:rsidRDefault="00074A8E" w:rsidP="002441BF">
      <w:pPr>
        <w:rPr>
          <w:szCs w:val="28"/>
        </w:rPr>
      </w:pPr>
    </w:p>
    <w:p w14:paraId="3B9C3549" w14:textId="77777777" w:rsidR="00074A8E" w:rsidRDefault="003A674A" w:rsidP="003A674A">
      <w:pPr>
        <w:pStyle w:val="Heading1"/>
        <w:numPr>
          <w:ilvl w:val="0"/>
          <w:numId w:val="1"/>
        </w:numPr>
      </w:pPr>
      <w:bookmarkStart w:id="78" w:name="_Toc451012998"/>
      <w:bookmarkStart w:id="79" w:name="_Toc453002172"/>
      <w:bookmarkStart w:id="80" w:name="_Toc453500323"/>
      <w:proofErr w:type="spellStart"/>
      <w:r>
        <w:lastRenderedPageBreak/>
        <w:t>Crawlers</w:t>
      </w:r>
      <w:bookmarkEnd w:id="78"/>
      <w:bookmarkEnd w:id="79"/>
      <w:bookmarkEnd w:id="80"/>
      <w:proofErr w:type="spellEnd"/>
    </w:p>
    <w:p w14:paraId="72B505D0" w14:textId="77777777" w:rsidR="00722739" w:rsidRDefault="003A674A" w:rsidP="003A674A">
      <w:r>
        <w:t xml:space="preserve">Un </w:t>
      </w:r>
      <w:r w:rsidRPr="003A674A">
        <w:t>crawler</w:t>
      </w:r>
      <w:r>
        <w:t xml:space="preserve"> es una herramienta que recorre e inspecciona páginas web</w:t>
      </w:r>
      <w:r w:rsidR="00FE7A38">
        <w:t xml:space="preserve">. Lo hace, generalmente, de manera automática y de acuerdo a un método que fija su comportamiento. También son conocidas como arañas web o simplemente arañas en las zonas hispanoparlantes. </w:t>
      </w:r>
    </w:p>
    <w:p w14:paraId="25ACE3AA" w14:textId="77777777" w:rsidR="00722739" w:rsidDel="00A855A0" w:rsidRDefault="00722739" w:rsidP="003A674A">
      <w:pPr>
        <w:rPr>
          <w:del w:id="81" w:author="Francisco J Lopez Pellicer" w:date="2016-06-13T20:13:00Z"/>
        </w:rPr>
      </w:pPr>
    </w:p>
    <w:p w14:paraId="74A6C832" w14:textId="77777777" w:rsidR="00FE7A38" w:rsidDel="00A855A0" w:rsidRDefault="00FE7A38" w:rsidP="003A674A">
      <w:pPr>
        <w:rPr>
          <w:del w:id="82" w:author="Francisco J Lopez Pellicer" w:date="2016-06-13T20:14:00Z"/>
        </w:rPr>
      </w:pPr>
      <w:r>
        <w:t xml:space="preserve">Tienen múltiples usos, pero el más usado es el de recorrer todas las páginas web que pueda recogiendo información y datos del contenido de cada una de ellas para posteriormente indexar toda esa información recogida en un motor de búsqueda. </w:t>
      </w:r>
      <w:r w:rsidR="00722739">
        <w:t>E</w:t>
      </w:r>
      <w:r>
        <w:t xml:space="preserve">sta sería la definición de un crawler genérico dedicado a recoger la mayor cantidad de información posible. Sin ir más lejos, este sería el método que usa </w:t>
      </w:r>
      <w:r w:rsidR="00722739">
        <w:t>el</w:t>
      </w:r>
      <w:r>
        <w:t xml:space="preserve"> famoso buscador Google. </w:t>
      </w:r>
    </w:p>
    <w:p w14:paraId="3D5B2565" w14:textId="77777777" w:rsidR="008B7333" w:rsidRDefault="008B7333" w:rsidP="003A674A"/>
    <w:p w14:paraId="6CB657A6" w14:textId="77777777" w:rsidR="008B7333" w:rsidRDefault="008B7333" w:rsidP="008B7333">
      <w:pPr>
        <w:pStyle w:val="Heading2"/>
        <w:numPr>
          <w:ilvl w:val="1"/>
          <w:numId w:val="1"/>
        </w:numPr>
      </w:pPr>
      <w:bookmarkStart w:id="83" w:name="_Toc451012999"/>
      <w:bookmarkStart w:id="84" w:name="_Toc453002173"/>
      <w:bookmarkStart w:id="85" w:name="_Toc453500324"/>
      <w:r>
        <w:t>Crawlers genéricos</w:t>
      </w:r>
      <w:bookmarkEnd w:id="83"/>
      <w:bookmarkEnd w:id="84"/>
      <w:bookmarkEnd w:id="85"/>
    </w:p>
    <w:p w14:paraId="2A4D71D8" w14:textId="77777777" w:rsidR="006107A5" w:rsidRDefault="00A8533A" w:rsidP="008B7333">
      <w:r>
        <w:t>Estos crawlers se utilizan principalmente par</w:t>
      </w:r>
      <w:r w:rsidR="00087245">
        <w:t>a darle vida a un buscador web.</w:t>
      </w:r>
      <w:r w:rsidR="006107A5">
        <w:t xml:space="preserve"> </w:t>
      </w:r>
    </w:p>
    <w:p w14:paraId="78152CBA" w14:textId="77777777" w:rsidR="00C40B90" w:rsidDel="00A855A0" w:rsidRDefault="00C40B90" w:rsidP="008B7333">
      <w:pPr>
        <w:rPr>
          <w:del w:id="86" w:author="Francisco J Lopez Pellicer" w:date="2016-06-13T20:14:00Z"/>
        </w:rPr>
      </w:pPr>
    </w:p>
    <w:p w14:paraId="5F61E3CA" w14:textId="77777777" w:rsidR="006107A5" w:rsidRDefault="006107A5" w:rsidP="0069537B">
      <w:r>
        <w:t xml:space="preserve">Su funcionamiento básico se basa en extraer y seguir la mayor cantidad de </w:t>
      </w:r>
      <w:proofErr w:type="spellStart"/>
      <w:r>
        <w:t>URLs</w:t>
      </w:r>
      <w:proofErr w:type="spellEnd"/>
      <w:r>
        <w:t xml:space="preserve"> posibles extrayendo información de cada una de las páginas visitadas para posteriormente indexarla.</w:t>
      </w:r>
      <w:r w:rsidR="0069537B">
        <w:t xml:space="preserve"> </w:t>
      </w:r>
      <w:r>
        <w:t>Esto permite realizar búsquedas por términos.</w:t>
      </w:r>
      <w:r w:rsidR="0069537B">
        <w:t xml:space="preserve"> Recogen y siguen todos los links de salida de una web para llegar al mayor número posible de ellas.</w:t>
      </w:r>
    </w:p>
    <w:p w14:paraId="496C9EEA" w14:textId="77777777" w:rsidR="006107A5" w:rsidDel="00A855A0" w:rsidRDefault="006107A5" w:rsidP="008B7333">
      <w:pPr>
        <w:rPr>
          <w:del w:id="87" w:author="Francisco J Lopez Pellicer" w:date="2016-06-13T20:14:00Z"/>
        </w:rPr>
      </w:pPr>
    </w:p>
    <w:p w14:paraId="67194B60" w14:textId="77777777" w:rsidR="006107A5" w:rsidRDefault="00C40B90" w:rsidP="008B7333">
      <w:r>
        <w:t>Por lo tanto, e</w:t>
      </w:r>
      <w:r w:rsidR="006107A5">
        <w:t xml:space="preserve">stos </w:t>
      </w:r>
      <w:r w:rsidR="006107A5">
        <w:rPr>
          <w:i/>
        </w:rPr>
        <w:t>crawlers</w:t>
      </w:r>
      <w:r w:rsidR="006107A5">
        <w:t xml:space="preserve"> se extiende de manera circular o de mancha de aceite ya que no siguen ningún criterio especifico que modifique el comportamiento de este.</w:t>
      </w:r>
    </w:p>
    <w:p w14:paraId="506D8FF2" w14:textId="77777777" w:rsidR="0069537B" w:rsidDel="00A855A0" w:rsidRDefault="0069537B" w:rsidP="008B7333">
      <w:pPr>
        <w:rPr>
          <w:del w:id="88" w:author="Francisco J Lopez Pellicer" w:date="2016-06-13T20:14:00Z"/>
        </w:rPr>
      </w:pPr>
    </w:p>
    <w:p w14:paraId="16380A3D" w14:textId="77777777" w:rsidR="00BF6A6A" w:rsidRDefault="00BF6A6A" w:rsidP="008B7333">
      <w:r>
        <w:t>En la</w:t>
      </w:r>
      <w:r w:rsidRPr="00BF6A6A">
        <w:rPr>
          <w:b/>
        </w:rPr>
        <w:t xml:space="preserve"> </w:t>
      </w:r>
      <w:r w:rsidRPr="00BF6A6A">
        <w:rPr>
          <w:b/>
        </w:rPr>
        <w:fldChar w:fldCharType="begin"/>
      </w:r>
      <w:r w:rsidRPr="00BF6A6A">
        <w:rPr>
          <w:b/>
        </w:rPr>
        <w:instrText xml:space="preserve"> REF _Ref450732106 \h  \* MERGEFORMAT </w:instrText>
      </w:r>
      <w:r w:rsidRPr="00BF6A6A">
        <w:rPr>
          <w:b/>
        </w:rPr>
      </w:r>
      <w:r w:rsidRPr="00BF6A6A">
        <w:rPr>
          <w:b/>
        </w:rPr>
        <w:fldChar w:fldCharType="separate"/>
      </w:r>
      <w:r w:rsidR="001B37D5" w:rsidRPr="001B37D5">
        <w:rPr>
          <w:b/>
        </w:rPr>
        <w:t xml:space="preserve">Ilustración </w:t>
      </w:r>
      <w:r w:rsidR="001B37D5" w:rsidRPr="001B37D5">
        <w:rPr>
          <w:b/>
          <w:noProof/>
        </w:rPr>
        <w:t>1</w:t>
      </w:r>
      <w:r w:rsidRPr="00BF6A6A">
        <w:rPr>
          <w:b/>
        </w:rPr>
        <w:fldChar w:fldCharType="end"/>
      </w:r>
      <w:r w:rsidR="00C35B8F">
        <w:t xml:space="preserve"> se puede observar una representación esquemática de cómo sería una expansión de un </w:t>
      </w:r>
      <w:r w:rsidR="00C35B8F">
        <w:rPr>
          <w:i/>
        </w:rPr>
        <w:t>crawler</w:t>
      </w:r>
      <w:r w:rsidR="00C35B8F">
        <w:t xml:space="preserve"> genérico desde una semilla.</w:t>
      </w:r>
    </w:p>
    <w:p w14:paraId="7EED7908" w14:textId="77777777" w:rsidR="00C35B8F" w:rsidDel="00A855A0" w:rsidRDefault="00C35B8F" w:rsidP="008B7333">
      <w:pPr>
        <w:rPr>
          <w:del w:id="89" w:author="Francisco J Lopez Pellicer" w:date="2016-06-13T20:14:00Z"/>
        </w:rPr>
      </w:pPr>
    </w:p>
    <w:p w14:paraId="774934EB" w14:textId="77777777" w:rsidR="00C35B8F" w:rsidRPr="00C35B8F" w:rsidRDefault="00C35B8F" w:rsidP="008B7333">
      <w:r>
        <w:t>Como se puede observar la expansión se produce de manera circular al recoger y procesar todos los enlaces de salida que tiene una página web.</w:t>
      </w:r>
    </w:p>
    <w:p w14:paraId="4E8015E1" w14:textId="77777777" w:rsidR="00BF6A6A" w:rsidRDefault="000B3E1E" w:rsidP="00BF6A6A">
      <w:pPr>
        <w:keepNext/>
        <w:jc w:val="center"/>
      </w:pPr>
      <w:r>
        <w:rPr>
          <w:noProof/>
          <w:lang w:val="en-US" w:eastAsia="en-US"/>
        </w:rPr>
        <w:lastRenderedPageBreak/>
        <w:drawing>
          <wp:inline distT="0" distB="0" distL="0" distR="0" wp14:anchorId="62D8672C" wp14:editId="22FAFEEB">
            <wp:extent cx="2385695" cy="2488565"/>
            <wp:effectExtent l="0" t="0" r="0" b="0"/>
            <wp:docPr id="1" name="Imagen 1" descr="df0bd4606c62ea558483f60a7866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0bd4606c62ea558483f60a786642e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695" cy="2488565"/>
                    </a:xfrm>
                    <a:prstGeom prst="rect">
                      <a:avLst/>
                    </a:prstGeom>
                    <a:noFill/>
                    <a:ln>
                      <a:noFill/>
                    </a:ln>
                  </pic:spPr>
                </pic:pic>
              </a:graphicData>
            </a:graphic>
          </wp:inline>
        </w:drawing>
      </w:r>
    </w:p>
    <w:p w14:paraId="22D431FB" w14:textId="77777777" w:rsidR="00087245" w:rsidDel="00A855A0" w:rsidRDefault="00BF6A6A" w:rsidP="00BF6A6A">
      <w:pPr>
        <w:pStyle w:val="Caption"/>
        <w:jc w:val="center"/>
        <w:rPr>
          <w:del w:id="90" w:author="Francisco J Lopez Pellicer" w:date="2016-06-13T20:14:00Z"/>
        </w:rPr>
      </w:pPr>
      <w:bookmarkStart w:id="91" w:name="_Ref450732106"/>
      <w:r>
        <w:t xml:space="preserve">Ilustración </w:t>
      </w:r>
      <w:r>
        <w:fldChar w:fldCharType="begin"/>
      </w:r>
      <w:r>
        <w:instrText xml:space="preserve"> SEQ Ilustración \* ARABIC </w:instrText>
      </w:r>
      <w:r>
        <w:fldChar w:fldCharType="separate"/>
      </w:r>
      <w:r w:rsidR="001B37D5">
        <w:rPr>
          <w:noProof/>
        </w:rPr>
        <w:t>1</w:t>
      </w:r>
      <w:r>
        <w:fldChar w:fldCharType="end"/>
      </w:r>
      <w:bookmarkEnd w:id="91"/>
    </w:p>
    <w:p w14:paraId="418E2A79" w14:textId="77777777" w:rsidR="008B7333" w:rsidDel="00A855A0" w:rsidRDefault="008B7333" w:rsidP="008B7333">
      <w:pPr>
        <w:rPr>
          <w:del w:id="92" w:author="Francisco J Lopez Pellicer" w:date="2016-06-13T20:14:00Z"/>
        </w:rPr>
      </w:pPr>
    </w:p>
    <w:p w14:paraId="060037F5" w14:textId="77777777" w:rsidR="008B7333" w:rsidDel="00A855A0" w:rsidRDefault="008B7333" w:rsidP="008B7333">
      <w:pPr>
        <w:rPr>
          <w:del w:id="93" w:author="Francisco J Lopez Pellicer" w:date="2016-06-13T20:14:00Z"/>
        </w:rPr>
      </w:pPr>
    </w:p>
    <w:p w14:paraId="516F56DE" w14:textId="77777777" w:rsidR="008B7333" w:rsidRDefault="008B7333" w:rsidP="00A855A0">
      <w:pPr>
        <w:pStyle w:val="Caption"/>
        <w:jc w:val="center"/>
        <w:pPrChange w:id="94" w:author="Francisco J Lopez Pellicer" w:date="2016-06-13T20:14:00Z">
          <w:pPr/>
        </w:pPrChange>
      </w:pPr>
    </w:p>
    <w:p w14:paraId="37646A93" w14:textId="77777777" w:rsidR="008B7333" w:rsidRPr="008B7333" w:rsidRDefault="008B7333" w:rsidP="008B7333">
      <w:pPr>
        <w:pStyle w:val="Heading2"/>
        <w:numPr>
          <w:ilvl w:val="1"/>
          <w:numId w:val="1"/>
        </w:numPr>
      </w:pPr>
      <w:bookmarkStart w:id="95" w:name="_Toc451013000"/>
      <w:bookmarkStart w:id="96" w:name="_Toc453002174"/>
      <w:bookmarkStart w:id="97" w:name="_Toc453500325"/>
      <w:r>
        <w:t>Crawlers enfocados</w:t>
      </w:r>
      <w:bookmarkEnd w:id="95"/>
      <w:bookmarkEnd w:id="96"/>
      <w:bookmarkEnd w:id="97"/>
    </w:p>
    <w:p w14:paraId="225960C5" w14:textId="77777777" w:rsidR="003A674A" w:rsidRDefault="00DC7DD8" w:rsidP="003A674A">
      <w:pPr>
        <w:rPr>
          <w:lang w:val="es-ES"/>
        </w:rPr>
      </w:pPr>
      <w:r>
        <w:rPr>
          <w:lang w:val="es-ES"/>
        </w:rPr>
        <w:t xml:space="preserve">El término </w:t>
      </w:r>
      <w:r w:rsidRPr="00DC7DD8">
        <w:rPr>
          <w:i/>
          <w:lang w:val="es-ES"/>
        </w:rPr>
        <w:t>crawler</w:t>
      </w:r>
      <w:r>
        <w:rPr>
          <w:lang w:val="es-ES"/>
        </w:rPr>
        <w:t xml:space="preserve"> enfocado es muy amplio y puede abarcar a un elevado número de tipos de </w:t>
      </w:r>
      <w:r w:rsidRPr="00DC7DD8">
        <w:rPr>
          <w:i/>
          <w:lang w:val="es-ES"/>
        </w:rPr>
        <w:t>crawler</w:t>
      </w:r>
      <w:r>
        <w:rPr>
          <w:i/>
          <w:lang w:val="es-ES"/>
        </w:rPr>
        <w:t>s</w:t>
      </w:r>
      <w:r>
        <w:rPr>
          <w:lang w:val="es-ES"/>
        </w:rPr>
        <w:t xml:space="preserve">. Existen muchas maneras para convertir un </w:t>
      </w:r>
      <w:r w:rsidRPr="00DC7DD8">
        <w:rPr>
          <w:i/>
          <w:lang w:val="es-ES"/>
        </w:rPr>
        <w:t>crawler</w:t>
      </w:r>
      <w:r>
        <w:rPr>
          <w:lang w:val="es-ES"/>
        </w:rPr>
        <w:t xml:space="preserve"> en enfocado, esto depende en la medida en la que se quiera alterar el comportamiento de un </w:t>
      </w:r>
      <w:r w:rsidRPr="00DC7DD8">
        <w:rPr>
          <w:i/>
          <w:lang w:val="es-ES"/>
        </w:rPr>
        <w:t>crawler</w:t>
      </w:r>
      <w:r>
        <w:rPr>
          <w:lang w:val="es-ES"/>
        </w:rPr>
        <w:t xml:space="preserve"> </w:t>
      </w:r>
      <w:r w:rsidRPr="00DC7DD8">
        <w:rPr>
          <w:lang w:val="es-ES"/>
        </w:rPr>
        <w:t>genérico</w:t>
      </w:r>
      <w:r w:rsidR="009A69F2">
        <w:rPr>
          <w:lang w:val="es-ES"/>
        </w:rPr>
        <w:t xml:space="preserve"> </w:t>
      </w:r>
      <w:r w:rsidR="009A69F2">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"id" : "ITEM-2", "itemData" : { "abstract" : "Web search engines collect data from the Web by \" crawling \" it \u2013 performing a simulated browsing of the web by extracting links from pages, downloading all of them and repeating the process ad infinitum. This process requires enormous amounts of hardware and network resources, ending up with a large fraction of the vis ible web 1 on the crawler's storage array. But when only information about a predefined topic set is desired, a specialization of the aforementioned process called \" focused crawling \" is used. What follows here is a shor t review of existing techniques for focused crawling.", "author" : [ { "dropping-particle" : "", "family" : "Novak", "given" : "Bla\u017e", "non-dropping-particle" : "", "parse-names" : false, "suffix" : "" } ], "id" : "ITEM-2", "issued" : { "date-parts" : [ [ "0" ] ] }, "title" : "A SURVEY OF FOCUSED WEB CRAWLING ALGORITHMS", "type" : "article-journal" }, "uris" : [ "http://www.mendeley.com/documents/?uuid=6ab70bd0-3faa-326e-8719-409966387f40" ] } ], "mendeley" : { "formattedCitation" : "[1], [2]", "plainTextFormattedCitation" : "[1], [2]", "previouslyFormattedCitation" : "[1], [2]" }, "properties" : { "noteIndex" : 0 }, "schema" : "https://github.com/citation-style-language/schema/raw/master/csl-citation.json" }</w:instrText>
      </w:r>
      <w:r w:rsidR="009A69F2">
        <w:rPr>
          <w:lang w:val="es-ES"/>
        </w:rPr>
        <w:fldChar w:fldCharType="separate"/>
      </w:r>
      <w:r w:rsidR="009A69F2" w:rsidRPr="009A69F2">
        <w:rPr>
          <w:noProof/>
          <w:lang w:val="es-ES"/>
        </w:rPr>
        <w:t>[1], [2]</w:t>
      </w:r>
      <w:r w:rsidR="009A69F2">
        <w:rPr>
          <w:lang w:val="es-ES"/>
        </w:rPr>
        <w:fldChar w:fldCharType="end"/>
      </w:r>
      <w:r>
        <w:rPr>
          <w:lang w:val="es-ES"/>
        </w:rPr>
        <w:t>.</w:t>
      </w:r>
    </w:p>
    <w:p w14:paraId="59E23776" w14:textId="77777777" w:rsidR="0027033D" w:rsidDel="00A855A0" w:rsidRDefault="0027033D" w:rsidP="003A674A">
      <w:pPr>
        <w:rPr>
          <w:del w:id="98" w:author="Francisco J Lopez Pellicer" w:date="2016-06-13T20:14:00Z"/>
          <w:lang w:val="es-ES"/>
        </w:rPr>
      </w:pPr>
    </w:p>
    <w:p w14:paraId="56769829" w14:textId="77777777" w:rsidR="0027033D" w:rsidRDefault="0027033D" w:rsidP="003A674A">
      <w:pPr>
        <w:rPr>
          <w:lang w:val="es-ES"/>
        </w:rPr>
      </w:pPr>
      <w:r>
        <w:rPr>
          <w:lang w:val="es-ES"/>
        </w:rPr>
        <w:t xml:space="preserve">Un </w:t>
      </w:r>
      <w:proofErr w:type="spellStart"/>
      <w:r>
        <w:rPr>
          <w:i/>
          <w:lang w:val="es-ES"/>
        </w:rPr>
        <w:t>crawler</w:t>
      </w:r>
      <w:proofErr w:type="spellEnd"/>
      <w:r>
        <w:rPr>
          <w:lang w:val="es-ES"/>
        </w:rPr>
        <w:t xml:space="preserve"> enfocado está preparado para no seguir el esquema de uno genérico. Es decir, no va a procesar todos los enlaces de salida de una web, sino que va a asignarles un </w:t>
      </w:r>
      <w:r>
        <w:rPr>
          <w:i/>
          <w:lang w:val="es-ES"/>
        </w:rPr>
        <w:t>score</w:t>
      </w:r>
      <w:r>
        <w:rPr>
          <w:lang w:val="es-ES"/>
        </w:rPr>
        <w:t xml:space="preserve"> para priorizar qué enlaces va a expandir en la siguiente iteración.</w:t>
      </w:r>
    </w:p>
    <w:p w14:paraId="1EB8451F" w14:textId="77777777" w:rsidR="004A4917" w:rsidDel="00A855A0" w:rsidRDefault="004A4917" w:rsidP="003A674A">
      <w:pPr>
        <w:rPr>
          <w:del w:id="99" w:author="Francisco J Lopez Pellicer" w:date="2016-06-13T20:14:00Z"/>
          <w:lang w:val="es-ES"/>
        </w:rPr>
      </w:pPr>
    </w:p>
    <w:p w14:paraId="1E408324" w14:textId="77777777" w:rsidR="004A4917" w:rsidRDefault="004A4917" w:rsidP="003A674A">
      <w:pPr>
        <w:rPr>
          <w:lang w:val="es-ES"/>
        </w:rPr>
      </w:pPr>
      <w:r>
        <w:rPr>
          <w:lang w:val="es-ES"/>
        </w:rPr>
        <w:t xml:space="preserve">Con esto, el flujo de trabajo del </w:t>
      </w:r>
      <w:r>
        <w:rPr>
          <w:i/>
          <w:lang w:val="es-ES"/>
        </w:rPr>
        <w:t>crawler</w:t>
      </w:r>
      <w:r>
        <w:rPr>
          <w:lang w:val="es-ES"/>
        </w:rPr>
        <w:t xml:space="preserve"> prioriza unos enlaces antes que otros. De esta manera el </w:t>
      </w:r>
      <w:r>
        <w:rPr>
          <w:i/>
          <w:lang w:val="es-ES"/>
        </w:rPr>
        <w:t>crawler</w:t>
      </w:r>
      <w:r>
        <w:rPr>
          <w:lang w:val="es-ES"/>
        </w:rPr>
        <w:t xml:space="preserve"> es más eficiente en la búsqueda de elementos concretos que uno genérico.</w:t>
      </w:r>
    </w:p>
    <w:p w14:paraId="2BF3BD7E" w14:textId="77777777" w:rsidR="003A31B9" w:rsidDel="00A855A0" w:rsidRDefault="003A31B9" w:rsidP="003A674A">
      <w:pPr>
        <w:rPr>
          <w:del w:id="100" w:author="Francisco J Lopez Pellicer" w:date="2016-06-13T20:14:00Z"/>
          <w:lang w:val="es-ES"/>
        </w:rPr>
      </w:pPr>
    </w:p>
    <w:p w14:paraId="40B95434" w14:textId="77777777" w:rsidR="003A31B9" w:rsidRDefault="003A31B9" w:rsidP="003A674A">
      <w:pPr>
        <w:rPr>
          <w:lang w:val="es-ES"/>
        </w:rPr>
      </w:pPr>
      <w:r>
        <w:rPr>
          <w:lang w:val="es-ES"/>
        </w:rPr>
        <w:t xml:space="preserve">Los </w:t>
      </w:r>
      <w:proofErr w:type="spellStart"/>
      <w:r>
        <w:rPr>
          <w:lang w:val="es-ES"/>
        </w:rPr>
        <w:t>crawlers</w:t>
      </w:r>
      <w:proofErr w:type="spellEnd"/>
      <w:r>
        <w:rPr>
          <w:lang w:val="es-ES"/>
        </w:rPr>
        <w:t xml:space="preserve"> enfocados tienen muchos usos. Se pueden utilizar para indexar información de un tema específico buscando y priorizando enlaces que estén relacionados con este tema. </w:t>
      </w:r>
    </w:p>
    <w:p w14:paraId="20E02908" w14:textId="77777777" w:rsidR="003A31B9" w:rsidDel="00A855A0" w:rsidRDefault="003A31B9" w:rsidP="003A674A">
      <w:pPr>
        <w:rPr>
          <w:del w:id="101" w:author="Francisco J Lopez Pellicer" w:date="2016-06-13T20:14:00Z"/>
          <w:lang w:val="es-ES"/>
        </w:rPr>
      </w:pPr>
    </w:p>
    <w:p w14:paraId="5292DF16" w14:textId="77777777" w:rsidR="003A31B9" w:rsidRDefault="003A31B9" w:rsidP="003A674A">
      <w:pPr>
        <w:rPr>
          <w:lang w:val="es-ES"/>
        </w:rPr>
      </w:pPr>
      <w:r>
        <w:rPr>
          <w:lang w:val="es-ES"/>
        </w:rPr>
        <w:t>También se pueden utilizar para extraer un tipo de información o documentos de la web. Este es el caso que se ha utilizado en este trabajo. Nos vamos a centrar en la búsqueda y extracción de ficheros que definan información geográfica.</w:t>
      </w:r>
    </w:p>
    <w:p w14:paraId="67853E42" w14:textId="77777777" w:rsidR="004A4917" w:rsidDel="00A855A0" w:rsidRDefault="004A4917" w:rsidP="003A674A">
      <w:pPr>
        <w:rPr>
          <w:del w:id="102" w:author="Francisco J Lopez Pellicer" w:date="2016-06-13T20:14:00Z"/>
          <w:lang w:val="es-ES"/>
        </w:rPr>
      </w:pPr>
    </w:p>
    <w:p w14:paraId="7DB2600F" w14:textId="77777777" w:rsidR="004A4917" w:rsidRDefault="00515DA9" w:rsidP="003A674A">
      <w:pPr>
        <w:rPr>
          <w:lang w:val="es-ES"/>
        </w:rPr>
      </w:pPr>
      <w:r>
        <w:rPr>
          <w:lang w:val="es-ES"/>
        </w:rPr>
        <w:t xml:space="preserve">En la </w:t>
      </w:r>
      <w:r w:rsidR="009A69F2">
        <w:rPr>
          <w:lang w:val="es-ES"/>
        </w:rPr>
        <w:fldChar w:fldCharType="begin"/>
      </w:r>
      <w:r w:rsidR="009A69F2">
        <w:rPr>
          <w:lang w:val="es-ES"/>
        </w:rPr>
        <w:instrText xml:space="preserve"> REF _Ref453504212 \h </w:instrText>
      </w:r>
      <w:r w:rsidR="009A69F2">
        <w:rPr>
          <w:lang w:val="es-ES"/>
        </w:rPr>
      </w:r>
      <w:r w:rsidR="009A69F2">
        <w:rPr>
          <w:lang w:val="es-ES"/>
        </w:rPr>
        <w:fldChar w:fldCharType="separate"/>
      </w:r>
      <w:r w:rsidR="009A69F2">
        <w:t xml:space="preserve">Ilustración </w:t>
      </w:r>
      <w:r w:rsidR="009A69F2">
        <w:rPr>
          <w:noProof/>
        </w:rPr>
        <w:t>2</w:t>
      </w:r>
      <w:r w:rsidR="009A69F2">
        <w:rPr>
          <w:lang w:val="es-ES"/>
        </w:rPr>
        <w:fldChar w:fldCharType="end"/>
      </w:r>
      <w:r>
        <w:rPr>
          <w:lang w:val="es-ES"/>
        </w:rPr>
        <w:t xml:space="preserve"> se puede observar una representación esquemática de un </w:t>
      </w:r>
      <w:proofErr w:type="spellStart"/>
      <w:r>
        <w:rPr>
          <w:i/>
          <w:lang w:val="es-ES"/>
        </w:rPr>
        <w:t>crawler</w:t>
      </w:r>
      <w:proofErr w:type="spellEnd"/>
      <w:r w:rsidR="00F07B42">
        <w:rPr>
          <w:lang w:val="es-ES"/>
        </w:rPr>
        <w:t xml:space="preserve"> enfocado. Estos se extienden de manera irregular expandiendo y procesando enlaces que son más relevantes según se haya preparado al </w:t>
      </w:r>
      <w:r w:rsidR="00F07B42">
        <w:rPr>
          <w:i/>
          <w:lang w:val="es-ES"/>
        </w:rPr>
        <w:t>crawler</w:t>
      </w:r>
      <w:r w:rsidR="00F07B42">
        <w:rPr>
          <w:lang w:val="es-ES"/>
        </w:rPr>
        <w:t>.</w:t>
      </w:r>
    </w:p>
    <w:p w14:paraId="3F1C29D8" w14:textId="77777777" w:rsidR="004A4917" w:rsidRDefault="004A4917" w:rsidP="003A674A">
      <w:pPr>
        <w:rPr>
          <w:lang w:val="es-ES"/>
        </w:rPr>
      </w:pPr>
    </w:p>
    <w:p w14:paraId="367E09D4" w14:textId="77777777" w:rsidR="00074A8E" w:rsidRDefault="000B3565" w:rsidP="000B3565">
      <w:pPr>
        <w:jc w:val="center"/>
        <w:rPr>
          <w:lang w:val="es-ES"/>
        </w:rPr>
      </w:pPr>
      <w:r>
        <w:rPr>
          <w:noProof/>
          <w:lang w:val="en-US" w:eastAsia="en-US"/>
        </w:rPr>
        <mc:AlternateContent>
          <mc:Choice Requires="wps">
            <w:drawing>
              <wp:anchor distT="0" distB="0" distL="114300" distR="114300" simplePos="0" relativeHeight="251671552" behindDoc="1" locked="0" layoutInCell="1" allowOverlap="1" wp14:anchorId="1212417C" wp14:editId="6166E9CB">
                <wp:simplePos x="0" y="0"/>
                <wp:positionH relativeFrom="column">
                  <wp:posOffset>945515</wp:posOffset>
                </wp:positionH>
                <wp:positionV relativeFrom="paragraph">
                  <wp:posOffset>4053840</wp:posOffset>
                </wp:positionV>
                <wp:extent cx="3505200" cy="6096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3505200" cy="609600"/>
                        </a:xfrm>
                        <a:prstGeom prst="rect">
                          <a:avLst/>
                        </a:prstGeom>
                        <a:solidFill>
                          <a:prstClr val="white"/>
                        </a:solidFill>
                        <a:ln>
                          <a:noFill/>
                        </a:ln>
                      </wps:spPr>
                      <wps:txbx>
                        <w:txbxContent>
                          <w:p w14:paraId="3582EB58" w14:textId="77777777" w:rsidR="00A855A0" w:rsidRPr="00D868F4" w:rsidRDefault="00A855A0" w:rsidP="000B3565">
                            <w:pPr>
                              <w:pStyle w:val="Caption"/>
                              <w:rPr>
                                <w:noProof/>
                                <w:sz w:val="24"/>
                                <w:szCs w:val="24"/>
                              </w:rPr>
                            </w:pPr>
                            <w:bookmarkStart w:id="103" w:name="_Ref453504212"/>
                            <w:r>
                              <w:t xml:space="preserve">Ilustración </w:t>
                            </w:r>
                            <w:r>
                              <w:fldChar w:fldCharType="begin"/>
                            </w:r>
                            <w:r>
                              <w:instrText xml:space="preserve"> SEQ Ilustración \* ARABIC </w:instrText>
                            </w:r>
                            <w:r>
                              <w:fldChar w:fldCharType="separate"/>
                            </w:r>
                            <w:r>
                              <w:rPr>
                                <w:noProof/>
                              </w:rPr>
                              <w:t>2</w:t>
                            </w:r>
                            <w:r>
                              <w:fldChar w:fldCharType="end"/>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12417C" id="_x0000_t202" coordsize="21600,21600" o:spt="202" path="m0,0l0,21600,21600,21600,21600,0xe">
                <v:stroke joinstyle="miter"/>
                <v:path gradientshapeok="t" o:connecttype="rect"/>
              </v:shapetype>
              <v:shape id="Cuadro de texto 15" o:spid="_x0000_s1026" type="#_x0000_t202" style="position:absolute;left:0;text-align:left;margin-left:74.45pt;margin-top:319.2pt;width:276pt;height:48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" stroked="f">
                <v:textbox style="mso-fit-shape-to-text:t" inset="0,0,0,0">
                  <w:txbxContent>
                    <w:p w14:paraId="3582EB58" w14:textId="77777777" w:rsidR="00A855A0" w:rsidRPr="00D868F4" w:rsidRDefault="00A855A0" w:rsidP="000B3565">
                      <w:pPr>
                        <w:pStyle w:val="Caption"/>
                        <w:rPr>
                          <w:noProof/>
                          <w:sz w:val="24"/>
                          <w:szCs w:val="24"/>
                        </w:rPr>
                      </w:pPr>
                      <w:bookmarkStart w:id="104" w:name="_Ref453504212"/>
                      <w:r>
                        <w:t xml:space="preserve">Ilustración </w:t>
                      </w:r>
                      <w:r>
                        <w:fldChar w:fldCharType="begin"/>
                      </w:r>
                      <w:r>
                        <w:instrText xml:space="preserve"> SEQ Ilustración \* ARABIC </w:instrText>
                      </w:r>
                      <w:r>
                        <w:fldChar w:fldCharType="separate"/>
                      </w:r>
                      <w:r>
                        <w:rPr>
                          <w:noProof/>
                        </w:rPr>
                        <w:t>2</w:t>
                      </w:r>
                      <w:r>
                        <w:fldChar w:fldCharType="end"/>
                      </w:r>
                      <w:bookmarkEnd w:id="104"/>
                    </w:p>
                  </w:txbxContent>
                </v:textbox>
              </v:shape>
            </w:pict>
          </mc:Fallback>
        </mc:AlternateContent>
      </w:r>
      <w:r w:rsidR="000B3E1E">
        <w:rPr>
          <w:noProof/>
          <w:lang w:val="en-US" w:eastAsia="en-US"/>
        </w:rPr>
        <w:drawing>
          <wp:inline distT="0" distB="0" distL="0" distR="0" wp14:anchorId="4423EFFB" wp14:editId="31BA44DB">
            <wp:extent cx="3505200" cy="3990975"/>
            <wp:effectExtent l="0" t="0" r="0" b="9525"/>
            <wp:docPr id="8" name="Imagen 4" descr="CrawlerEnfocadoLim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wlerEnfocadoLimp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14:paraId="1C4BD300" w14:textId="77777777" w:rsidR="000B3565" w:rsidRDefault="000B3565" w:rsidP="000B3565">
      <w:pPr>
        <w:jc w:val="center"/>
        <w:rPr>
          <w:lang w:val="es-ES"/>
        </w:rPr>
      </w:pPr>
    </w:p>
    <w:p w14:paraId="23EA5755" w14:textId="77777777" w:rsidR="000B3565" w:rsidRPr="000B3565" w:rsidDel="00A855A0" w:rsidRDefault="000B3565" w:rsidP="000B3565">
      <w:pPr>
        <w:jc w:val="center"/>
        <w:rPr>
          <w:del w:id="105" w:author="Francisco J Lopez Pellicer" w:date="2016-06-13T20:14:00Z"/>
          <w:lang w:val="es-ES"/>
        </w:rPr>
      </w:pPr>
    </w:p>
    <w:p w14:paraId="7025116C" w14:textId="77777777" w:rsidR="00F07B42" w:rsidRDefault="0069537B" w:rsidP="00F07B42">
      <w:pPr>
        <w:pStyle w:val="Heading2"/>
        <w:numPr>
          <w:ilvl w:val="1"/>
          <w:numId w:val="1"/>
        </w:numPr>
      </w:pPr>
      <w:bookmarkStart w:id="106" w:name="_Toc451013001"/>
      <w:bookmarkStart w:id="107" w:name="_Toc453002175"/>
      <w:bookmarkStart w:id="108" w:name="_Toc453500326"/>
      <w:r>
        <w:t xml:space="preserve">Funcionamiento de un </w:t>
      </w:r>
      <w:proofErr w:type="spellStart"/>
      <w:r>
        <w:t>crawler</w:t>
      </w:r>
      <w:bookmarkEnd w:id="106"/>
      <w:bookmarkEnd w:id="107"/>
      <w:bookmarkEnd w:id="108"/>
      <w:proofErr w:type="spellEnd"/>
    </w:p>
    <w:p w14:paraId="591A4941" w14:textId="77777777" w:rsidR="00722739" w:rsidRDefault="00722739" w:rsidP="00D36F1D">
      <w:r>
        <w:t xml:space="preserve">Un </w:t>
      </w:r>
      <w:r>
        <w:rPr>
          <w:i/>
        </w:rPr>
        <w:t>crawler web</w:t>
      </w:r>
      <w:r>
        <w:t xml:space="preserve"> es un </w:t>
      </w:r>
      <w:proofErr w:type="spellStart"/>
      <w:r w:rsidRPr="00722739">
        <w:rPr>
          <w:i/>
        </w:rPr>
        <w:t>bot</w:t>
      </w:r>
      <w:proofErr w:type="spellEnd"/>
      <w:r>
        <w:t xml:space="preserve"> que busca información en la web, normalmente con el propósito de indexarla.</w:t>
      </w:r>
      <w:r w:rsidR="00D36F1D">
        <w:t xml:space="preserve"> </w:t>
      </w:r>
      <w:r>
        <w:t xml:space="preserve">Los motores de </w:t>
      </w:r>
      <w:r w:rsidR="00D36F1D">
        <w:t>búsqueda</w:t>
      </w:r>
      <w:r>
        <w:t xml:space="preserve"> utilizan </w:t>
      </w:r>
      <w:r>
        <w:rPr>
          <w:i/>
        </w:rPr>
        <w:t>crawlers</w:t>
      </w:r>
      <w:r>
        <w:t xml:space="preserve"> para mantener actualizados su contenido y sus índices</w:t>
      </w:r>
      <w:r w:rsidR="009A69F2">
        <w:t xml:space="preserve"> </w:t>
      </w:r>
      <w:r w:rsidR="009A69F2">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9A69F2">
        <w:fldChar w:fldCharType="separate"/>
      </w:r>
      <w:r w:rsidR="009A69F2" w:rsidRPr="009A69F2">
        <w:rPr>
          <w:noProof/>
        </w:rPr>
        <w:t>[3]</w:t>
      </w:r>
      <w:r w:rsidR="009A69F2">
        <w:fldChar w:fldCharType="end"/>
      </w:r>
      <w:r>
        <w:t>.</w:t>
      </w:r>
    </w:p>
    <w:p w14:paraId="6079278A" w14:textId="77777777" w:rsidR="00D36F1D" w:rsidDel="00A855A0" w:rsidRDefault="00D36F1D" w:rsidP="00D36F1D">
      <w:pPr>
        <w:rPr>
          <w:del w:id="109" w:author="Francisco J Lopez Pellicer" w:date="2016-06-13T20:14:00Z"/>
        </w:rPr>
      </w:pPr>
    </w:p>
    <w:p w14:paraId="22EECCAD" w14:textId="77777777" w:rsidR="00D36F1D" w:rsidDel="00A855A0" w:rsidRDefault="00D36F1D" w:rsidP="001B2D57">
      <w:pPr>
        <w:rPr>
          <w:del w:id="110" w:author="Francisco J Lopez Pellicer" w:date="2016-06-13T20:14:00Z"/>
        </w:rPr>
      </w:pPr>
      <w:r>
        <w:t xml:space="preserve">Los </w:t>
      </w:r>
      <w:r>
        <w:rPr>
          <w:i/>
        </w:rPr>
        <w:t>crawlers</w:t>
      </w:r>
      <w:r>
        <w:t xml:space="preserve"> consumen muchos recursos de los sistemas que visitan e incluso a veces visitan sitios donde no tienen aprobación. Pueden provocar problemas de carga cuando intentan acceder a mucha cantidad de información muy rápidamente. Existen mecanismos para que los sitios que deseen no ser visitados por </w:t>
      </w:r>
      <w:r>
        <w:rPr>
          <w:i/>
        </w:rPr>
        <w:t>crawlers</w:t>
      </w:r>
      <w:r>
        <w:t xml:space="preserve"> puedan no ser accedidos por estos.</w:t>
      </w:r>
    </w:p>
    <w:p w14:paraId="3E2EBFC5" w14:textId="77777777" w:rsidR="00A855A0" w:rsidRDefault="00A855A0" w:rsidP="00D36F1D">
      <w:pPr>
        <w:rPr>
          <w:ins w:id="111" w:author="Francisco J Lopez Pellicer" w:date="2016-06-13T20:14:00Z"/>
        </w:rPr>
      </w:pPr>
    </w:p>
    <w:p w14:paraId="227FC7E1" w14:textId="77777777" w:rsidR="00722739" w:rsidRPr="00722739" w:rsidDel="00A855A0" w:rsidRDefault="00722739" w:rsidP="00722739">
      <w:pPr>
        <w:rPr>
          <w:del w:id="112" w:author="Francisco J Lopez Pellicer" w:date="2016-06-13T20:14:00Z"/>
        </w:rPr>
      </w:pPr>
    </w:p>
    <w:p w14:paraId="1B23B804" w14:textId="77777777" w:rsidR="001B2D57" w:rsidRDefault="001B2D57" w:rsidP="001B2D57">
      <w:r>
        <w:t xml:space="preserve">El funcionamiento de los </w:t>
      </w:r>
      <w:r>
        <w:rPr>
          <w:i/>
        </w:rPr>
        <w:t>crawlers</w:t>
      </w:r>
      <w:r>
        <w:t xml:space="preserve"> tiene, como norma general, un comportamiento iterativo. Es decir, que un crawler repite un conjunto de operaciones el número deseado de veces para desarrollar su trabajo.</w:t>
      </w:r>
    </w:p>
    <w:p w14:paraId="44572A8C" w14:textId="77777777" w:rsidR="001B2D57" w:rsidDel="00A855A0" w:rsidRDefault="001B2D57" w:rsidP="001B2D57">
      <w:pPr>
        <w:rPr>
          <w:del w:id="113" w:author="Francisco J Lopez Pellicer" w:date="2016-06-13T20:14:00Z"/>
        </w:rPr>
      </w:pPr>
    </w:p>
    <w:p w14:paraId="5F08266F" w14:textId="77777777" w:rsidR="001B2D57" w:rsidRDefault="001B2D57" w:rsidP="001B2D57">
      <w:r>
        <w:t xml:space="preserve">Cada </w:t>
      </w:r>
      <w:proofErr w:type="spellStart"/>
      <w:r>
        <w:rPr>
          <w:i/>
        </w:rPr>
        <w:t>crawler</w:t>
      </w:r>
      <w:proofErr w:type="spellEnd"/>
      <w:r>
        <w:t xml:space="preserve"> puede tener sus peculiaridades en su funcionamiento. No obstante, en este apartado, se va a explicar la situación más típica con las operaciones más comunes.</w:t>
      </w:r>
    </w:p>
    <w:p w14:paraId="56B7478A" w14:textId="77777777" w:rsidR="001B2D57" w:rsidDel="00A855A0" w:rsidRDefault="001B2D57" w:rsidP="001B2D57">
      <w:pPr>
        <w:rPr>
          <w:del w:id="114" w:author="Francisco J Lopez Pellicer" w:date="2016-06-13T20:14:00Z"/>
        </w:rPr>
      </w:pPr>
    </w:p>
    <w:p w14:paraId="50406375" w14:textId="77777777" w:rsidR="001B2D57" w:rsidRDefault="00EB6ED8" w:rsidP="001B2D57">
      <w:r>
        <w:t xml:space="preserve">En la primera ejecución de un </w:t>
      </w:r>
      <w:r>
        <w:rPr>
          <w:i/>
        </w:rPr>
        <w:t>crawler</w:t>
      </w:r>
      <w:r>
        <w:t xml:space="preserve"> se realiza una operación denominada </w:t>
      </w:r>
      <w:r w:rsidRPr="00EB6ED8">
        <w:rPr>
          <w:b/>
        </w:rPr>
        <w:t>inyección</w:t>
      </w:r>
      <w:r>
        <w:t xml:space="preserve">. Esta operación inserta las </w:t>
      </w:r>
      <w:proofErr w:type="spellStart"/>
      <w:r>
        <w:t>URLs</w:t>
      </w:r>
      <w:proofErr w:type="spellEnd"/>
      <w:r>
        <w:t xml:space="preserve"> semilla. Es a partir de estas páginas web desde donde el </w:t>
      </w:r>
      <w:r>
        <w:rPr>
          <w:i/>
        </w:rPr>
        <w:t>crawler</w:t>
      </w:r>
      <w:r>
        <w:t xml:space="preserve"> va a partir. La calidad de estas semillas influye mucho en la rapidez con la que se van a empezar a encontrar resultados significativos.</w:t>
      </w:r>
    </w:p>
    <w:p w14:paraId="51344FAD" w14:textId="77777777" w:rsidR="00EB6ED8" w:rsidDel="00A855A0" w:rsidRDefault="00EB6ED8" w:rsidP="001B2D57">
      <w:pPr>
        <w:rPr>
          <w:del w:id="115" w:author="Francisco J Lopez Pellicer" w:date="2016-06-13T20:14:00Z"/>
        </w:rPr>
      </w:pPr>
    </w:p>
    <w:p w14:paraId="5EE18752" w14:textId="77777777" w:rsidR="00EB6ED8" w:rsidRDefault="00EB6ED8" w:rsidP="001B2D57">
      <w:r>
        <w:t xml:space="preserve">Esta operación, mencionada anteriormente, no está dentro del bucle principal ya que solo debe ejecutarse una vez en la vida de un </w:t>
      </w:r>
      <w:r>
        <w:rPr>
          <w:i/>
        </w:rPr>
        <w:t>crawler</w:t>
      </w:r>
      <w:r>
        <w:t>.</w:t>
      </w:r>
    </w:p>
    <w:p w14:paraId="0D114F13" w14:textId="77777777" w:rsidR="00EB6ED8" w:rsidDel="00A855A0" w:rsidRDefault="00EB6ED8" w:rsidP="001B2D57">
      <w:pPr>
        <w:rPr>
          <w:del w:id="116" w:author="Francisco J Lopez Pellicer" w:date="2016-06-13T20:14:00Z"/>
        </w:rPr>
      </w:pPr>
    </w:p>
    <w:p w14:paraId="6C135029" w14:textId="77777777" w:rsidR="00EB6ED8" w:rsidRDefault="00EB6ED8" w:rsidP="001B2D57">
      <w:r>
        <w:t xml:space="preserve">Una vez entrado en el bucle la primera operación realizada es el </w:t>
      </w:r>
      <w:proofErr w:type="spellStart"/>
      <w:r>
        <w:rPr>
          <w:b/>
          <w:i/>
        </w:rPr>
        <w:t>fetch</w:t>
      </w:r>
      <w:proofErr w:type="spellEnd"/>
      <w:r>
        <w:t xml:space="preserve">. Durante esta fase el crawler selecciona un número determinado de </w:t>
      </w:r>
      <w:proofErr w:type="spellStart"/>
      <w:r>
        <w:t>URLs</w:t>
      </w:r>
      <w:proofErr w:type="spellEnd"/>
      <w:r>
        <w:t xml:space="preserve"> que estén sin visitar. El número de </w:t>
      </w:r>
      <w:proofErr w:type="spellStart"/>
      <w:r>
        <w:t>URLs</w:t>
      </w:r>
      <w:proofErr w:type="spellEnd"/>
      <w:r>
        <w:t xml:space="preserve"> que se seleccionan depende de la configuración que se le haya puesto al </w:t>
      </w:r>
      <w:r>
        <w:rPr>
          <w:i/>
        </w:rPr>
        <w:t>crawler</w:t>
      </w:r>
      <w:r>
        <w:t xml:space="preserve"> este parámetro permite configurar la rapidez con la que se ejecutaran cada una de las iteraciones.</w:t>
      </w:r>
    </w:p>
    <w:p w14:paraId="3BF720F1" w14:textId="77777777" w:rsidR="00EB6ED8" w:rsidDel="00A855A0" w:rsidRDefault="00EB6ED8" w:rsidP="001B2D57">
      <w:pPr>
        <w:rPr>
          <w:del w:id="117" w:author="Francisco J Lopez Pellicer" w:date="2016-06-13T20:14:00Z"/>
        </w:rPr>
      </w:pPr>
    </w:p>
    <w:p w14:paraId="12B794B2" w14:textId="77777777" w:rsidR="00EB6ED8" w:rsidRDefault="00EB6ED8" w:rsidP="001B2D57">
      <w:r>
        <w:t>Una vez seleccionados los enlaces que se van a seguir se procede a descargar la información correspondiente a cada uno. Esta información se preserva para la siguiente fase.</w:t>
      </w:r>
    </w:p>
    <w:p w14:paraId="27D02DA8" w14:textId="77777777" w:rsidR="00EB6ED8" w:rsidDel="00A855A0" w:rsidRDefault="00EB6ED8" w:rsidP="001B2D57">
      <w:pPr>
        <w:rPr>
          <w:del w:id="118" w:author="Francisco J Lopez Pellicer" w:date="2016-06-13T20:14:00Z"/>
        </w:rPr>
      </w:pPr>
    </w:p>
    <w:p w14:paraId="78745A53" w14:textId="77777777" w:rsidR="00C3155C" w:rsidRDefault="00EB6ED8" w:rsidP="001B2D57">
      <w:r>
        <w:t xml:space="preserve">En esta segunda operación el bucle, llamada </w:t>
      </w:r>
      <w:r>
        <w:rPr>
          <w:b/>
          <w:i/>
        </w:rPr>
        <w:t>parse</w:t>
      </w:r>
      <w:r>
        <w:t>, se procede a analizar la información descar</w:t>
      </w:r>
      <w:r w:rsidR="00C3155C">
        <w:t xml:space="preserve">gada en la anterior operación. Se extraen metadatos y se procesa el contenido de la página web para el fin que se le haya dado al </w:t>
      </w:r>
      <w:r w:rsidR="00C3155C">
        <w:rPr>
          <w:i/>
        </w:rPr>
        <w:t>crawler</w:t>
      </w:r>
      <w:r w:rsidR="00C3155C">
        <w:t xml:space="preserve">. </w:t>
      </w:r>
    </w:p>
    <w:p w14:paraId="22BA0941" w14:textId="77777777" w:rsidR="00C3155C" w:rsidDel="00A855A0" w:rsidRDefault="00C3155C" w:rsidP="001B2D57">
      <w:pPr>
        <w:rPr>
          <w:del w:id="119" w:author="Francisco J Lopez Pellicer" w:date="2016-06-13T20:14:00Z"/>
        </w:rPr>
      </w:pPr>
    </w:p>
    <w:p w14:paraId="5601DA0E" w14:textId="77777777" w:rsidR="00693F8E" w:rsidRDefault="00C3155C" w:rsidP="00F07B42">
      <w:r>
        <w:t>Durante esta fase también se extraen nuevos enlaces presentes en las páginas que se están procesando, los cuales se añaden a la lista de enlaces para ser tenidos en cuenta en la próxima iteración.</w:t>
      </w:r>
    </w:p>
    <w:p w14:paraId="201723F4" w14:textId="77777777" w:rsidR="00900959" w:rsidDel="00A855A0" w:rsidRDefault="00900959" w:rsidP="00F07B42">
      <w:pPr>
        <w:rPr>
          <w:del w:id="120" w:author="Francisco J Lopez Pellicer" w:date="2016-06-13T20:14:00Z"/>
        </w:rPr>
      </w:pPr>
    </w:p>
    <w:p w14:paraId="32CB0B74" w14:textId="77777777" w:rsidR="00900959" w:rsidRDefault="00900959" w:rsidP="00F07B42">
      <w:r>
        <w:t xml:space="preserve">A </w:t>
      </w:r>
      <w:r w:rsidR="00D01AE6">
        <w:t>continuación,</w:t>
      </w:r>
      <w:r>
        <w:t xml:space="preserve"> se </w:t>
      </w:r>
      <w:r w:rsidR="00D01AE6">
        <w:t>procede</w:t>
      </w:r>
      <w:r>
        <w:t xml:space="preserve"> a guardar toda la información recolectada</w:t>
      </w:r>
      <w:r w:rsidR="00D01AE6">
        <w:t xml:space="preserve"> en algún tipo de almacén. A este proceso se le conoce por </w:t>
      </w:r>
      <w:r w:rsidR="00D01AE6">
        <w:rPr>
          <w:b/>
          <w:i/>
        </w:rPr>
        <w:t>indexación</w:t>
      </w:r>
      <w:r w:rsidR="00D01AE6">
        <w:t>.</w:t>
      </w:r>
    </w:p>
    <w:p w14:paraId="32832361" w14:textId="77777777" w:rsidR="00EB6ED8" w:rsidDel="00A855A0" w:rsidRDefault="00EB6ED8" w:rsidP="00F07B42">
      <w:pPr>
        <w:rPr>
          <w:del w:id="121" w:author="Francisco J Lopez Pellicer" w:date="2016-06-13T20:14:00Z"/>
        </w:rPr>
      </w:pPr>
    </w:p>
    <w:p w14:paraId="6BF10997" w14:textId="77777777" w:rsidR="00EB6ED8" w:rsidRDefault="00EB6ED8" w:rsidP="00F07B42">
      <w:r>
        <w:t xml:space="preserve">En el caso de </w:t>
      </w:r>
      <w:r>
        <w:rPr>
          <w:i/>
        </w:rPr>
        <w:t>crawlers</w:t>
      </w:r>
      <w:r>
        <w:t xml:space="preserve"> enfocados, existe una operación trasversal que actúa durante el resto de las operaciones. Esta operación se conoce como </w:t>
      </w:r>
      <w:r>
        <w:rPr>
          <w:b/>
          <w:i/>
        </w:rPr>
        <w:t>scoring</w:t>
      </w:r>
      <w:r>
        <w:t xml:space="preserve">. </w:t>
      </w:r>
      <w:r w:rsidR="00C3155C">
        <w:t xml:space="preserve">Durante esta operación, se puede modificar el </w:t>
      </w:r>
      <w:r w:rsidR="00C3155C">
        <w:rPr>
          <w:i/>
        </w:rPr>
        <w:t>score</w:t>
      </w:r>
      <w:r w:rsidR="00C3155C">
        <w:t xml:space="preserve"> dado a una URL, dependiendo de diversos factores, para conseguir su prioridad en el flujo de trabajo del </w:t>
      </w:r>
      <w:r w:rsidR="00C3155C">
        <w:rPr>
          <w:i/>
        </w:rPr>
        <w:t>crawler</w:t>
      </w:r>
      <w:r w:rsidR="00C3155C">
        <w:t>.</w:t>
      </w:r>
    </w:p>
    <w:p w14:paraId="1909DF64" w14:textId="77777777" w:rsidR="00900959" w:rsidRPr="00C3155C" w:rsidRDefault="00900959" w:rsidP="00F07B42"/>
    <w:p w14:paraId="2ACBCAC8" w14:textId="77777777" w:rsidR="0069537B" w:rsidRDefault="0069537B" w:rsidP="0069537B"/>
    <w:p w14:paraId="672F311F" w14:textId="77777777" w:rsidR="00B90438" w:rsidRDefault="000B3E1E" w:rsidP="00B90438">
      <w:pPr>
        <w:keepNext/>
        <w:jc w:val="center"/>
      </w:pPr>
      <w:r>
        <w:rPr>
          <w:noProof/>
          <w:lang w:val="en-US" w:eastAsia="en-US"/>
        </w:rPr>
        <w:drawing>
          <wp:inline distT="0" distB="0" distL="0" distR="0" wp14:anchorId="51F042C6" wp14:editId="093E8F22">
            <wp:extent cx="3188335" cy="4237990"/>
            <wp:effectExtent l="0" t="0" r="0" b="0"/>
            <wp:docPr id="2" name="Imagen 2" descr="FlujoCrawlerA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joCrawlerAl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8335" cy="4237990"/>
                    </a:xfrm>
                    <a:prstGeom prst="rect">
                      <a:avLst/>
                    </a:prstGeom>
                    <a:noFill/>
                    <a:ln>
                      <a:noFill/>
                    </a:ln>
                  </pic:spPr>
                </pic:pic>
              </a:graphicData>
            </a:graphic>
          </wp:inline>
        </w:drawing>
      </w:r>
    </w:p>
    <w:p w14:paraId="187C63A2" w14:textId="77777777" w:rsidR="0069537B" w:rsidRDefault="00B90438" w:rsidP="00B90438">
      <w:pPr>
        <w:pStyle w:val="Caption"/>
        <w:jc w:val="center"/>
      </w:pPr>
      <w:bookmarkStart w:id="122" w:name="_Ref450823210"/>
      <w:r>
        <w:t xml:space="preserve">Ilustración </w:t>
      </w:r>
      <w:r>
        <w:fldChar w:fldCharType="begin"/>
      </w:r>
      <w:r>
        <w:instrText xml:space="preserve"> SEQ Ilustración \* ARABIC </w:instrText>
      </w:r>
      <w:r>
        <w:fldChar w:fldCharType="separate"/>
      </w:r>
      <w:r w:rsidR="001B37D5">
        <w:rPr>
          <w:noProof/>
        </w:rPr>
        <w:t>3</w:t>
      </w:r>
      <w:r>
        <w:fldChar w:fldCharType="end"/>
      </w:r>
      <w:bookmarkEnd w:id="122"/>
    </w:p>
    <w:p w14:paraId="7706EA81" w14:textId="77777777" w:rsidR="007D1D52" w:rsidRDefault="007D1D52" w:rsidP="007D1D52">
      <w:pPr>
        <w:jc w:val="center"/>
      </w:pPr>
    </w:p>
    <w:p w14:paraId="5F5F60F4" w14:textId="77777777" w:rsidR="0069537B" w:rsidRPr="00B90438" w:rsidDel="00A855A0" w:rsidRDefault="00B90438" w:rsidP="0069537B">
      <w:pPr>
        <w:rPr>
          <w:del w:id="123" w:author="Francisco J Lopez Pellicer" w:date="2016-06-13T20:15:00Z"/>
        </w:rPr>
      </w:pPr>
      <w:r>
        <w:t xml:space="preserve">En la </w:t>
      </w:r>
      <w:r>
        <w:fldChar w:fldCharType="begin"/>
      </w:r>
      <w:r>
        <w:instrText xml:space="preserve"> REF _Ref450823210 \h </w:instrText>
      </w:r>
      <w:r>
        <w:fldChar w:fldCharType="separate"/>
      </w:r>
      <w:r w:rsidR="001B37D5">
        <w:t xml:space="preserve">Ilustración </w:t>
      </w:r>
      <w:r w:rsidR="001B37D5">
        <w:rPr>
          <w:noProof/>
        </w:rPr>
        <w:t>3</w:t>
      </w:r>
      <w:r>
        <w:fldChar w:fldCharType="end"/>
      </w:r>
      <w:r>
        <w:t xml:space="preserve"> se puede observar el esquema del flujo habitual de un </w:t>
      </w:r>
      <w:r>
        <w:rPr>
          <w:i/>
        </w:rPr>
        <w:t>crawler</w:t>
      </w:r>
      <w:r>
        <w:t xml:space="preserve"> incluyendo todas las secciones mencionadas en este apartado.</w:t>
      </w:r>
    </w:p>
    <w:p w14:paraId="691767D9" w14:textId="77777777" w:rsidR="0069537B" w:rsidRDefault="0069537B" w:rsidP="0069537B"/>
    <w:p w14:paraId="41F7EFA9" w14:textId="77777777" w:rsidR="0069537B" w:rsidRDefault="00064443" w:rsidP="00B90438">
      <w:pPr>
        <w:pStyle w:val="Heading3"/>
        <w:numPr>
          <w:ilvl w:val="2"/>
          <w:numId w:val="1"/>
        </w:numPr>
      </w:pPr>
      <w:bookmarkStart w:id="124" w:name="_Toc451013002"/>
      <w:bookmarkStart w:id="125" w:name="_Toc453002176"/>
      <w:bookmarkStart w:id="126" w:name="_Toc453500327"/>
      <w:r>
        <w:t>Educación</w:t>
      </w:r>
      <w:bookmarkEnd w:id="124"/>
      <w:bookmarkEnd w:id="125"/>
      <w:bookmarkEnd w:id="126"/>
    </w:p>
    <w:p w14:paraId="5FB1FB96" w14:textId="77777777" w:rsidR="00DC7DD8" w:rsidRDefault="00D47A3C" w:rsidP="00DC7DD8">
      <w:r>
        <w:t xml:space="preserve">Cuando pones en marcha un </w:t>
      </w:r>
      <w:r>
        <w:rPr>
          <w:i/>
        </w:rPr>
        <w:t>crawler</w:t>
      </w:r>
      <w:r>
        <w:t xml:space="preserve"> puedes elegir ser respetuoso con los </w:t>
      </w:r>
      <w:r>
        <w:rPr>
          <w:i/>
        </w:rPr>
        <w:t>hosts</w:t>
      </w:r>
      <w:r>
        <w:t xml:space="preserve"> que visitas o no. Normalmente los </w:t>
      </w:r>
      <w:r>
        <w:rPr>
          <w:i/>
        </w:rPr>
        <w:t>crawlers</w:t>
      </w:r>
      <w:r>
        <w:t xml:space="preserve"> están configurados para no hacer muchas peticiones seguidas a un sitio para no mermar su capacidad de respuesta para otras </w:t>
      </w:r>
      <w:r w:rsidR="00806449">
        <w:t>peticiones</w:t>
      </w:r>
      <w:r>
        <w:t>.</w:t>
      </w:r>
    </w:p>
    <w:p w14:paraId="4A0D977D" w14:textId="77777777" w:rsidR="00D47A3C" w:rsidDel="00A855A0" w:rsidRDefault="00D47A3C" w:rsidP="00DC7DD8">
      <w:pPr>
        <w:rPr>
          <w:del w:id="127" w:author="Francisco J Lopez Pellicer" w:date="2016-06-13T20:15:00Z"/>
        </w:rPr>
      </w:pPr>
    </w:p>
    <w:p w14:paraId="067962C4" w14:textId="77777777" w:rsidR="00D47A3C" w:rsidRDefault="00D47A3C" w:rsidP="00DC7DD8">
      <w:r>
        <w:t xml:space="preserve">Se suele esperar unos segundos entre petición y petición para ser respetuoso. Por supuesto esto depende de la configuración del </w:t>
      </w:r>
      <w:r>
        <w:rPr>
          <w:i/>
        </w:rPr>
        <w:t>crawler</w:t>
      </w:r>
      <w:r>
        <w:t xml:space="preserve">. Por lo tanto, se puede ser tan respetuoso como el que diseña el </w:t>
      </w:r>
      <w:r>
        <w:rPr>
          <w:i/>
        </w:rPr>
        <w:t>crawler</w:t>
      </w:r>
      <w:r>
        <w:t xml:space="preserve"> quiera.</w:t>
      </w:r>
    </w:p>
    <w:p w14:paraId="79CEB033" w14:textId="77777777" w:rsidR="00D36F1D" w:rsidDel="00A855A0" w:rsidRDefault="00D36F1D" w:rsidP="00DC7DD8">
      <w:pPr>
        <w:rPr>
          <w:del w:id="128" w:author="Francisco J Lopez Pellicer" w:date="2016-06-13T20:15:00Z"/>
        </w:rPr>
      </w:pPr>
    </w:p>
    <w:p w14:paraId="094A7ACF" w14:textId="77777777" w:rsidR="00D36F1D" w:rsidDel="00A855A0" w:rsidRDefault="00D36F1D" w:rsidP="00DC7DD8">
      <w:pPr>
        <w:rPr>
          <w:del w:id="129" w:author="Francisco J Lopez Pellicer" w:date="2016-06-13T20:15:00Z"/>
        </w:rPr>
      </w:pPr>
      <w:r>
        <w:rPr>
          <w:lang w:val="es-ES" w:eastAsia="es-ES"/>
        </w:rPr>
        <w:t xml:space="preserve">Existen mecanismos para limitar el consumo de ancho de banda por </w:t>
      </w:r>
      <w:r w:rsidRPr="00D36F1D">
        <w:rPr>
          <w:i/>
          <w:lang w:val="es-ES" w:eastAsia="es-ES"/>
        </w:rPr>
        <w:t>host</w:t>
      </w:r>
      <w:r>
        <w:rPr>
          <w:lang w:val="es-ES" w:eastAsia="es-ES"/>
        </w:rPr>
        <w:t>. Así como controlar el número de peticiones concurrentes y número de peticiones por hora.</w:t>
      </w:r>
    </w:p>
    <w:p w14:paraId="0956086E" w14:textId="77777777" w:rsidR="00A855A0" w:rsidRDefault="00A855A0" w:rsidP="00D36F1D">
      <w:pPr>
        <w:rPr>
          <w:ins w:id="130" w:author="Francisco J Lopez Pellicer" w:date="2016-06-13T20:15:00Z"/>
        </w:rPr>
      </w:pPr>
    </w:p>
    <w:p w14:paraId="448E2466" w14:textId="77777777" w:rsidR="00D36F1D" w:rsidDel="00A855A0" w:rsidRDefault="00D36F1D" w:rsidP="00DC7DD8">
      <w:pPr>
        <w:rPr>
          <w:del w:id="131" w:author="Francisco J Lopez Pellicer" w:date="2016-06-13T20:15:00Z"/>
        </w:rPr>
      </w:pPr>
    </w:p>
    <w:p w14:paraId="1C173EFD" w14:textId="77777777" w:rsidR="00AD0A45" w:rsidDel="00A855A0" w:rsidRDefault="00AD0A45" w:rsidP="00DC7DD8">
      <w:pPr>
        <w:rPr>
          <w:del w:id="132" w:author="Francisco J Lopez Pellicer" w:date="2016-06-13T20:15:00Z"/>
        </w:rPr>
      </w:pPr>
    </w:p>
    <w:p w14:paraId="42D832E5" w14:textId="77777777" w:rsidR="00AD0A45" w:rsidRDefault="00AD0A45" w:rsidP="00DC7DD8">
      <w:r>
        <w:t xml:space="preserve">Existe otra medida para intentar regular a los </w:t>
      </w:r>
      <w:r>
        <w:rPr>
          <w:i/>
        </w:rPr>
        <w:t>crawlers</w:t>
      </w:r>
      <w:r>
        <w:t xml:space="preserve">. Por defecto los </w:t>
      </w:r>
      <w:r>
        <w:rPr>
          <w:i/>
        </w:rPr>
        <w:t>crawlers</w:t>
      </w:r>
      <w:r>
        <w:t xml:space="preserve"> deben mirar el fichero</w:t>
      </w:r>
      <w:r w:rsidR="00C74F39">
        <w:t xml:space="preserve"> </w:t>
      </w:r>
      <w:r w:rsidR="00C74F39" w:rsidRPr="00C74F39">
        <w:rPr>
          <w:i/>
        </w:rPr>
        <w:t>robots.txt</w:t>
      </w:r>
      <w:r w:rsidR="00C74F39">
        <w:t xml:space="preserve">. En este dichero se pueden encontrar limitaciones a los </w:t>
      </w:r>
      <w:r w:rsidR="00C74F39">
        <w:rPr>
          <w:i/>
        </w:rPr>
        <w:t>crawlers</w:t>
      </w:r>
      <w:r w:rsidR="00C74F39">
        <w:t>.</w:t>
      </w:r>
    </w:p>
    <w:p w14:paraId="7B2563DD" w14:textId="77777777" w:rsidR="00C74F39" w:rsidDel="00A855A0" w:rsidRDefault="00C74F39" w:rsidP="00DC7DD8">
      <w:pPr>
        <w:rPr>
          <w:del w:id="133" w:author="Francisco J Lopez Pellicer" w:date="2016-06-13T20:15:00Z"/>
        </w:rPr>
      </w:pPr>
    </w:p>
    <w:p w14:paraId="64750BF8" w14:textId="77777777" w:rsidR="00C74F39" w:rsidRDefault="00C74F39" w:rsidP="00DC7DD8">
      <w:r>
        <w:t xml:space="preserve">Con el fichero robots.txt se puede limitar el acceso a toda o a una parte de una web. También se pueden establecer límites a algunos </w:t>
      </w:r>
      <w:r>
        <w:rPr>
          <w:i/>
        </w:rPr>
        <w:t>crawlers,</w:t>
      </w:r>
      <w:r>
        <w:t xml:space="preserve"> pero a otros no.</w:t>
      </w:r>
    </w:p>
    <w:p w14:paraId="79591E81" w14:textId="77777777" w:rsidR="00C74F39" w:rsidRDefault="00C74F39" w:rsidP="00DC7DD8">
      <w:r>
        <w:t>A continuación, se pueden observar algunos ejemplos de robots.txt:</w:t>
      </w:r>
    </w:p>
    <w:p w14:paraId="6AF42CE7" w14:textId="77777777" w:rsidR="00C74F39" w:rsidDel="00A855A0" w:rsidRDefault="00A855A0" w:rsidP="00DC7DD8">
      <w:pPr>
        <w:rPr>
          <w:del w:id="134" w:author="Francisco J Lopez Pellicer" w:date="2016-06-13T20:15:00Z"/>
        </w:rPr>
      </w:pPr>
      <w:del w:id="135" w:author="Francisco J Lopez Pellicer" w:date="2016-06-13T20:16:00Z">
        <w:r w:rsidDel="00A855A0">
          <w:rPr>
            <w:noProof/>
            <w:lang w:val="en-US" w:eastAsia="en-US"/>
          </w:rPr>
          <mc:AlternateContent>
            <mc:Choice Requires="wps">
              <w:drawing>
                <wp:inline distT="0" distB="0" distL="0" distR="0" wp14:anchorId="4005BFBA" wp14:editId="37991B23">
                  <wp:extent cx="5706000" cy="1040400"/>
                  <wp:effectExtent l="0" t="0" r="34925" b="26670"/>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6000" cy="1040400"/>
                          </a:xfrm>
                          <a:prstGeom prst="rect">
                            <a:avLst/>
                          </a:prstGeom>
                          <a:solidFill>
                            <a:srgbClr val="FFFFFF"/>
                          </a:solidFill>
                          <a:ln w="9525">
                            <a:solidFill>
                              <a:srgbClr val="000000"/>
                            </a:solidFill>
                            <a:miter lim="800000"/>
                            <a:headEnd/>
                            <a:tailEnd/>
                          </a:ln>
                        </wps:spPr>
                        <wps:txbx>
                          <w:txbxContent>
                            <w:p w14:paraId="51437EBE" w14:textId="77777777" w:rsidR="00A855A0" w:rsidRPr="00C74F39" w:rsidRDefault="00A855A0" w:rsidP="00C74F39">
                              <w:pPr>
                                <w:pStyle w:val="HTMLPreformatted"/>
                                <w:rPr>
                                  <w:color w:val="000000"/>
                                  <w:lang w:val="en-US"/>
                                </w:rPr>
                              </w:pPr>
                              <w:r w:rsidRPr="00C74F39">
                                <w:rPr>
                                  <w:color w:val="000000"/>
                                  <w:lang w:val="en-US"/>
                                </w:rPr>
                                <w:t>User-agent: *</w:t>
                              </w:r>
                            </w:p>
                            <w:p w14:paraId="2562145E" w14:textId="77777777" w:rsidR="00A855A0" w:rsidRPr="00C74F39" w:rsidRDefault="00A855A0" w:rsidP="00C74F39">
                              <w:pPr>
                                <w:pStyle w:val="HTMLPreformatted"/>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inline>
              </w:drawing>
            </mc:Choice>
            <mc:Fallback>
              <w:pict>
                <v:rect w14:anchorId="4005BFBA" id="Rectangle 8" o:spid="_x0000_s1027" style="width:449.3pt;height:81.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">
                  <v:textbox>
                    <w:txbxContent>
                      <w:p w14:paraId="51437EBE" w14:textId="77777777" w:rsidR="00A855A0" w:rsidRPr="00C74F39" w:rsidRDefault="00A855A0" w:rsidP="00C74F39">
                        <w:pPr>
                          <w:pStyle w:val="HTMLPreformatted"/>
                          <w:rPr>
                            <w:color w:val="000000"/>
                            <w:lang w:val="en-US"/>
                          </w:rPr>
                        </w:pPr>
                        <w:r w:rsidRPr="00C74F39">
                          <w:rPr>
                            <w:color w:val="000000"/>
                            <w:lang w:val="en-US"/>
                          </w:rPr>
                          <w:t>User-agent: *</w:t>
                        </w:r>
                      </w:p>
                      <w:p w14:paraId="2562145E" w14:textId="77777777" w:rsidR="00A855A0" w:rsidRPr="00C74F39" w:rsidRDefault="00A855A0" w:rsidP="00C74F39">
                        <w:pPr>
                          <w:pStyle w:val="HTMLPreformatted"/>
                          <w:rPr>
                            <w:color w:val="000000"/>
                            <w:lang w:val="en-US"/>
                          </w:rPr>
                        </w:pPr>
                        <w:r w:rsidRPr="00C74F39">
                          <w:rPr>
                            <w:color w:val="000000"/>
                            <w:lang w:val="en-US"/>
                          </w:rPr>
                          <w:t xml:space="preserve">Disallow: </w:t>
                        </w:r>
                      </w:p>
                    </w:txbxContent>
                  </v:textbox>
                  <w10:anchorlock/>
                </v:rect>
              </w:pict>
            </mc:Fallback>
          </mc:AlternateContent>
        </w:r>
      </w:del>
    </w:p>
    <w:p w14:paraId="346B8571" w14:textId="77777777" w:rsidR="00C74F39" w:rsidRDefault="00C74F39" w:rsidP="00DC7DD8">
      <w:r>
        <w:t>En este se indica que cualquier robot puede acceder a cualquier parte de la web.</w:t>
      </w:r>
    </w:p>
    <w:p w14:paraId="1BEB0CB4" w14:textId="77777777" w:rsidR="00C74F39" w:rsidRPr="00C74F39" w:rsidRDefault="00A855A0" w:rsidP="00DC7DD8">
      <w:ins w:id="136" w:author="Francisco J Lopez Pellicer" w:date="2016-06-13T20:16:00Z">
        <w:r>
          <w:rPr>
            <w:noProof/>
            <w:lang w:val="en-US" w:eastAsia="en-US"/>
          </w:rPr>
          <mc:AlternateContent>
            <mc:Choice Requires="wps">
              <w:drawing>
                <wp:inline distT="0" distB="0" distL="0" distR="0" wp14:anchorId="07B2DC05" wp14:editId="73AF582C">
                  <wp:extent cx="5396230" cy="983753"/>
                  <wp:effectExtent l="0" t="0" r="13970" b="32385"/>
                  <wp:docPr id="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983753"/>
                          </a:xfrm>
                          <a:prstGeom prst="rect">
                            <a:avLst/>
                          </a:prstGeom>
                          <a:solidFill>
                            <a:srgbClr val="FFFFFF"/>
                          </a:solidFill>
                          <a:ln w="9525">
                            <a:solidFill>
                              <a:srgbClr val="000000"/>
                            </a:solidFill>
                            <a:miter lim="800000"/>
                            <a:headEnd/>
                            <a:tailEnd/>
                          </a:ln>
                        </wps:spPr>
                        <wps:txbx>
                          <w:txbxContent>
                            <w:p w14:paraId="619CA914" w14:textId="77777777" w:rsidR="00A855A0" w:rsidRPr="00C74F39" w:rsidRDefault="00A855A0" w:rsidP="00A855A0">
                              <w:pPr>
                                <w:pStyle w:val="HTMLPreformatted"/>
                                <w:rPr>
                                  <w:color w:val="000000"/>
                                  <w:lang w:val="en-US"/>
                                </w:rPr>
                              </w:pPr>
                              <w:r w:rsidRPr="00C74F39">
                                <w:rPr>
                                  <w:color w:val="000000"/>
                                  <w:lang w:val="en-US"/>
                                </w:rPr>
                                <w:t>User-agent: *</w:t>
                              </w:r>
                            </w:p>
                            <w:p w14:paraId="520F4F0A" w14:textId="77777777" w:rsidR="00A855A0" w:rsidRPr="00C74F39" w:rsidRDefault="00A855A0" w:rsidP="00A855A0">
                              <w:pPr>
                                <w:pStyle w:val="HTMLPreformatted"/>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inline>
              </w:drawing>
            </mc:Choice>
            <mc:Fallback>
              <w:pict>
                <v:rect w14:anchorId="07B2DC05" id="_x0000_s1028" style="width:424.9pt;height:7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">
                  <v:textbox>
                    <w:txbxContent>
                      <w:p w14:paraId="619CA914" w14:textId="77777777" w:rsidR="00A855A0" w:rsidRPr="00C74F39" w:rsidRDefault="00A855A0" w:rsidP="00A855A0">
                        <w:pPr>
                          <w:pStyle w:val="HTMLPreformatted"/>
                          <w:rPr>
                            <w:color w:val="000000"/>
                            <w:lang w:val="en-US"/>
                          </w:rPr>
                        </w:pPr>
                        <w:r w:rsidRPr="00C74F39">
                          <w:rPr>
                            <w:color w:val="000000"/>
                            <w:lang w:val="en-US"/>
                          </w:rPr>
                          <w:t>User-agent: *</w:t>
                        </w:r>
                      </w:p>
                      <w:p w14:paraId="520F4F0A" w14:textId="77777777" w:rsidR="00A855A0" w:rsidRPr="00C74F39" w:rsidRDefault="00A855A0" w:rsidP="00A855A0">
                        <w:pPr>
                          <w:pStyle w:val="HTMLPreformatted"/>
                          <w:rPr>
                            <w:color w:val="000000"/>
                            <w:lang w:val="en-US"/>
                          </w:rPr>
                        </w:pPr>
                        <w:r w:rsidRPr="00C74F39">
                          <w:rPr>
                            <w:color w:val="000000"/>
                            <w:lang w:val="en-US"/>
                          </w:rPr>
                          <w:t xml:space="preserve">Disallow: </w:t>
                        </w:r>
                      </w:p>
                    </w:txbxContent>
                  </v:textbox>
                  <w10:anchorlock/>
                </v:rect>
              </w:pict>
            </mc:Fallback>
          </mc:AlternateContent>
        </w:r>
      </w:ins>
    </w:p>
    <w:p w14:paraId="23532843" w14:textId="77777777" w:rsidR="00DC7DD8" w:rsidDel="00A855A0" w:rsidRDefault="00DC7DD8" w:rsidP="00DC7DD8">
      <w:pPr>
        <w:rPr>
          <w:del w:id="137" w:author="Francisco J Lopez Pellicer" w:date="2016-06-13T20:16:00Z"/>
        </w:rPr>
      </w:pPr>
    </w:p>
    <w:p w14:paraId="483C6822" w14:textId="77777777" w:rsidR="00C74F39" w:rsidDel="00A855A0" w:rsidRDefault="00C74F39" w:rsidP="00DC7DD8">
      <w:pPr>
        <w:rPr>
          <w:del w:id="138" w:author="Francisco J Lopez Pellicer" w:date="2016-06-13T20:16:00Z"/>
        </w:rPr>
      </w:pPr>
    </w:p>
    <w:p w14:paraId="5073B95E" w14:textId="77777777" w:rsidR="007662F0" w:rsidRDefault="007662F0" w:rsidP="00DC7DD8">
      <w:r>
        <w:t>En el siguiente ejemplo todos los robots tendrían el acceso restringido a todas las secciones de la web.</w:t>
      </w:r>
    </w:p>
    <w:p w14:paraId="029B1CE6" w14:textId="77777777" w:rsidR="00C74F39" w:rsidRDefault="000B3E1E" w:rsidP="00DC7DD8">
      <w:r>
        <w:rPr>
          <w:noProof/>
          <w:lang w:val="en-US" w:eastAsia="en-US"/>
        </w:rPr>
        <mc:AlternateContent>
          <mc:Choice Requires="wps">
            <w:drawing>
              <wp:inline distT="0" distB="0" distL="0" distR="0" wp14:anchorId="28D67E35" wp14:editId="47B47239">
                <wp:extent cx="5375789" cy="1018218"/>
                <wp:effectExtent l="0" t="0" r="34925" b="23495"/>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018218"/>
                        </a:xfrm>
                        <a:prstGeom prst="rect">
                          <a:avLst/>
                        </a:prstGeom>
                        <a:solidFill>
                          <a:srgbClr val="FFFFFF"/>
                        </a:solidFill>
                        <a:ln w="9525">
                          <a:solidFill>
                            <a:srgbClr val="000000"/>
                          </a:solidFill>
                          <a:miter lim="800000"/>
                          <a:headEnd/>
                          <a:tailEnd/>
                        </a:ln>
                      </wps:spPr>
                      <wps:txbx>
                        <w:txbxContent>
                          <w:p w14:paraId="219769F5" w14:textId="77777777" w:rsidR="00A855A0" w:rsidRPr="00C74F39" w:rsidRDefault="00A855A0" w:rsidP="00C74F39">
                            <w:pPr>
                              <w:pStyle w:val="HTMLPreformatted"/>
                              <w:rPr>
                                <w:color w:val="000000"/>
                                <w:lang w:val="en-US"/>
                              </w:rPr>
                            </w:pPr>
                            <w:r w:rsidRPr="00C74F39">
                              <w:rPr>
                                <w:color w:val="000000"/>
                                <w:lang w:val="en-US"/>
                              </w:rPr>
                              <w:t>User-agent: *</w:t>
                            </w:r>
                          </w:p>
                          <w:p w14:paraId="48C893C0" w14:textId="77777777" w:rsidR="00A855A0" w:rsidRPr="00C74F39" w:rsidRDefault="00A855A0" w:rsidP="00C74F39">
                            <w:pPr>
                              <w:pStyle w:val="HTMLPreformatted"/>
                              <w:rPr>
                                <w:color w:val="000000"/>
                                <w:lang w:val="en-US"/>
                              </w:rPr>
                            </w:pPr>
                            <w:r w:rsidRPr="00C74F39">
                              <w:rPr>
                                <w:color w:val="000000"/>
                                <w:lang w:val="en-US"/>
                              </w:rPr>
                              <w:t xml:space="preserve">Disallow: </w:t>
                            </w:r>
                            <w:r>
                              <w:rPr>
                                <w:color w:val="000000"/>
                                <w:lang w:val="en-US"/>
                              </w:rPr>
                              <w:t>/</w:t>
                            </w:r>
                          </w:p>
                        </w:txbxContent>
                      </wps:txbx>
                      <wps:bodyPr rot="0" vert="horz" wrap="square" lIns="91440" tIns="45720" rIns="91440" bIns="45720" anchor="t" anchorCtr="0" upright="1">
                        <a:noAutofit/>
                      </wps:bodyPr>
                    </wps:wsp>
                  </a:graphicData>
                </a:graphic>
              </wp:inline>
            </w:drawing>
          </mc:Choice>
          <mc:Fallback>
            <w:pict>
              <v:rect w14:anchorId="28D67E35" id="Rectangle 9" o:spid="_x0000_s1029" style="width:423.3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">
                <v:textbox>
                  <w:txbxContent>
                    <w:p w14:paraId="219769F5" w14:textId="77777777" w:rsidR="00A855A0" w:rsidRPr="00C74F39" w:rsidRDefault="00A855A0" w:rsidP="00C74F39">
                      <w:pPr>
                        <w:pStyle w:val="HTMLPreformatted"/>
                        <w:rPr>
                          <w:color w:val="000000"/>
                          <w:lang w:val="en-US"/>
                        </w:rPr>
                      </w:pPr>
                      <w:r w:rsidRPr="00C74F39">
                        <w:rPr>
                          <w:color w:val="000000"/>
                          <w:lang w:val="en-US"/>
                        </w:rPr>
                        <w:t>User-agent: *</w:t>
                      </w:r>
                    </w:p>
                    <w:p w14:paraId="48C893C0" w14:textId="77777777" w:rsidR="00A855A0" w:rsidRPr="00C74F39" w:rsidRDefault="00A855A0" w:rsidP="00C74F39">
                      <w:pPr>
                        <w:pStyle w:val="HTMLPreformatted"/>
                        <w:rPr>
                          <w:color w:val="000000"/>
                          <w:lang w:val="en-US"/>
                        </w:rPr>
                      </w:pPr>
                      <w:r w:rsidRPr="00C74F39">
                        <w:rPr>
                          <w:color w:val="000000"/>
                          <w:lang w:val="en-US"/>
                        </w:rPr>
                        <w:t xml:space="preserve">Disallow: </w:t>
                      </w:r>
                      <w:r>
                        <w:rPr>
                          <w:color w:val="000000"/>
                          <w:lang w:val="en-US"/>
                        </w:rPr>
                        <w:t>/</w:t>
                      </w:r>
                    </w:p>
                  </w:txbxContent>
                </v:textbox>
                <w10:anchorlock/>
              </v:rect>
            </w:pict>
          </mc:Fallback>
        </mc:AlternateContent>
      </w:r>
    </w:p>
    <w:p w14:paraId="13B05D8D" w14:textId="77777777" w:rsidR="00C74F39" w:rsidDel="00A855A0" w:rsidRDefault="00C74F39" w:rsidP="00DC7DD8">
      <w:pPr>
        <w:rPr>
          <w:del w:id="139" w:author="Francisco J Lopez Pellicer" w:date="2016-06-13T20:17:00Z"/>
        </w:rPr>
      </w:pPr>
    </w:p>
    <w:p w14:paraId="7001B454" w14:textId="77777777" w:rsidR="00C74F39" w:rsidDel="00A855A0" w:rsidRDefault="00C74F39" w:rsidP="00DC7DD8">
      <w:pPr>
        <w:rPr>
          <w:del w:id="140" w:author="Francisco J Lopez Pellicer" w:date="2016-06-13T20:17:00Z"/>
        </w:rPr>
      </w:pPr>
    </w:p>
    <w:p w14:paraId="0C6FDDA6" w14:textId="77777777" w:rsidR="007662F0" w:rsidRPr="007662F0" w:rsidRDefault="007662F0" w:rsidP="00DC7DD8">
      <w:r>
        <w:t xml:space="preserve">El siguiente corresponde a la página web de la Casa Real de España. Se ha decidido que los </w:t>
      </w:r>
      <w:r>
        <w:rPr>
          <w:i/>
        </w:rPr>
        <w:t>crawlers</w:t>
      </w:r>
      <w:r>
        <w:t xml:space="preserve"> no indexen </w:t>
      </w:r>
      <w:r w:rsidR="009A69F2">
        <w:t xml:space="preserve">algunas </w:t>
      </w:r>
      <w:r>
        <w:t>partes de la web.</w:t>
      </w:r>
    </w:p>
    <w:p w14:paraId="3A96E8C5" w14:textId="77777777" w:rsidR="00C74F39" w:rsidRDefault="000B3E1E" w:rsidP="00DC7DD8">
      <w:r>
        <w:rPr>
          <w:noProof/>
          <w:lang w:val="en-US" w:eastAsia="en-US"/>
        </w:rPr>
        <w:lastRenderedPageBreak/>
        <mc:AlternateContent>
          <mc:Choice Requires="wps">
            <w:drawing>
              <wp:inline distT="0" distB="0" distL="0" distR="0" wp14:anchorId="708ECCAC" wp14:editId="314EC5C4">
                <wp:extent cx="5375789" cy="1590675"/>
                <wp:effectExtent l="0" t="0" r="34925" b="34925"/>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1590675"/>
                        </a:xfrm>
                        <a:prstGeom prst="rect">
                          <a:avLst/>
                        </a:prstGeom>
                        <a:solidFill>
                          <a:srgbClr val="FFFFFF"/>
                        </a:solidFill>
                        <a:ln w="9525">
                          <a:solidFill>
                            <a:srgbClr val="000000"/>
                          </a:solidFill>
                          <a:miter lim="800000"/>
                          <a:headEnd/>
                          <a:tailEnd/>
                        </a:ln>
                      </wps:spPr>
                      <wps:txbx>
                        <w:txbxContent>
                          <w:p w14:paraId="0EAD9738" w14:textId="77777777" w:rsidR="00A855A0" w:rsidRPr="00C74F39" w:rsidRDefault="00A855A0" w:rsidP="00C74F39">
                            <w:pPr>
                              <w:pStyle w:val="HTMLPreformatted"/>
                              <w:rPr>
                                <w:color w:val="000000"/>
                                <w:lang w:val="en-US"/>
                              </w:rPr>
                            </w:pPr>
                            <w:r w:rsidRPr="00C74F39">
                              <w:rPr>
                                <w:color w:val="000000"/>
                                <w:lang w:val="en-US"/>
                              </w:rPr>
                              <w:t>User-agent: *</w:t>
                            </w:r>
                          </w:p>
                          <w:p w14:paraId="348EFC90" w14:textId="77777777" w:rsidR="00A855A0" w:rsidRPr="00C74F39" w:rsidRDefault="00A855A0" w:rsidP="00C74F39">
                            <w:pPr>
                              <w:pStyle w:val="HTMLPreformatted"/>
                              <w:rPr>
                                <w:color w:val="000000"/>
                                <w:lang w:val="en-US"/>
                              </w:rPr>
                            </w:pPr>
                            <w:r w:rsidRPr="00C74F39">
                              <w:rPr>
                                <w:color w:val="000000"/>
                                <w:lang w:val="en-US"/>
                              </w:rPr>
                              <w:t xml:space="preserve">Disallow: </w:t>
                            </w:r>
                          </w:p>
                          <w:p w14:paraId="6C7BE325" w14:textId="77777777" w:rsidR="00A855A0" w:rsidRPr="00C74F39" w:rsidRDefault="00A855A0" w:rsidP="00C74F39">
                            <w:pPr>
                              <w:pStyle w:val="HTMLPreformatted"/>
                              <w:rPr>
                                <w:color w:val="000000"/>
                                <w:lang w:val="en-US"/>
                              </w:rPr>
                            </w:pPr>
                            <w:r w:rsidRPr="00C74F39">
                              <w:rPr>
                                <w:color w:val="000000"/>
                                <w:lang w:val="en-US"/>
                              </w:rPr>
                              <w:t>Disallow: /_*/</w:t>
                            </w:r>
                          </w:p>
                          <w:p w14:paraId="67C6038A" w14:textId="77777777" w:rsidR="00A855A0" w:rsidRPr="00C74F39" w:rsidRDefault="00A855A0" w:rsidP="00C74F39">
                            <w:pPr>
                              <w:pStyle w:val="HTMLPreformatted"/>
                              <w:rPr>
                                <w:color w:val="000000"/>
                                <w:lang w:val="en-US"/>
                              </w:rPr>
                            </w:pPr>
                            <w:r w:rsidRPr="00C74F39">
                              <w:rPr>
                                <w:color w:val="000000"/>
                                <w:lang w:val="en-US"/>
                              </w:rPr>
                              <w:t>Disallow: /ES/</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3282C423" w14:textId="77777777" w:rsidR="00A855A0" w:rsidRPr="00C74F39" w:rsidRDefault="00A855A0" w:rsidP="00C74F39">
                            <w:pPr>
                              <w:pStyle w:val="HTMLPreformatted"/>
                              <w:rPr>
                                <w:color w:val="000000"/>
                                <w:lang w:val="en-US"/>
                              </w:rPr>
                            </w:pPr>
                            <w:r w:rsidRPr="00C74F39">
                              <w:rPr>
                                <w:color w:val="000000"/>
                                <w:lang w:val="en-US"/>
                              </w:rPr>
                              <w:t>Disallow: /CA/</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5DAB47FB" w14:textId="77777777" w:rsidR="00A855A0" w:rsidRPr="00C74F39" w:rsidRDefault="00A855A0" w:rsidP="00C74F39">
                            <w:pPr>
                              <w:pStyle w:val="HTMLPreformatted"/>
                              <w:rPr>
                                <w:color w:val="000000"/>
                                <w:lang w:val="en-US"/>
                              </w:rPr>
                            </w:pPr>
                            <w:r w:rsidRPr="00C74F39">
                              <w:rPr>
                                <w:color w:val="000000"/>
                                <w:lang w:val="en-US"/>
                              </w:rPr>
                              <w:t>Disallow: /EU/</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0EF55D26" w14:textId="77777777" w:rsidR="00A855A0" w:rsidRPr="00C74F39" w:rsidRDefault="00A855A0" w:rsidP="00C74F39">
                            <w:pPr>
                              <w:pStyle w:val="HTMLPreformatted"/>
                              <w:rPr>
                                <w:color w:val="000000"/>
                                <w:lang w:val="en-US"/>
                              </w:rPr>
                            </w:pPr>
                            <w:r w:rsidRPr="00C74F39">
                              <w:rPr>
                                <w:color w:val="000000"/>
                                <w:lang w:val="en-US"/>
                              </w:rPr>
                              <w:t>Disallow: /GL/</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76034308" w14:textId="77777777" w:rsidR="00A855A0" w:rsidRDefault="00A855A0" w:rsidP="00C74F39">
                            <w:pPr>
                              <w:pStyle w:val="HTMLPreformatted"/>
                              <w:rPr>
                                <w:color w:val="000000"/>
                              </w:rPr>
                            </w:pPr>
                            <w:proofErr w:type="spellStart"/>
                            <w:r>
                              <w:rPr>
                                <w:color w:val="000000"/>
                              </w:rPr>
                              <w:t>Disallow</w:t>
                            </w:r>
                            <w:proofErr w:type="spellEnd"/>
                            <w:r>
                              <w:rPr>
                                <w:color w:val="000000"/>
                              </w:rPr>
                              <w:t>: /VA/</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762F8E00" w14:textId="77777777" w:rsidR="00A855A0" w:rsidRDefault="00A855A0" w:rsidP="00C74F39">
                            <w:pPr>
                              <w:pStyle w:val="HTMLPreformatted"/>
                              <w:rPr>
                                <w:color w:val="000000"/>
                              </w:rPr>
                            </w:pPr>
                            <w:proofErr w:type="spellStart"/>
                            <w:r>
                              <w:rPr>
                                <w:color w:val="000000"/>
                              </w:rPr>
                              <w:t>Disallow</w:t>
                            </w:r>
                            <w:proofErr w:type="spellEnd"/>
                            <w:r>
                              <w:rPr>
                                <w:color w:val="000000"/>
                              </w:rPr>
                              <w:t>: /EN/</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19679F32" w14:textId="77777777" w:rsidR="00A855A0" w:rsidRDefault="00A855A0" w:rsidP="00C74F39">
                            <w:pPr>
                              <w:pStyle w:val="HTMLPreformatted"/>
                              <w:rPr>
                                <w:color w:val="000000"/>
                              </w:rPr>
                            </w:pPr>
                            <w:proofErr w:type="spellStart"/>
                            <w:r>
                              <w:rPr>
                                <w:color w:val="000000"/>
                              </w:rPr>
                              <w:t>Sitemap</w:t>
                            </w:r>
                            <w:proofErr w:type="spellEnd"/>
                            <w:r>
                              <w:rPr>
                                <w:color w:val="000000"/>
                              </w:rPr>
                              <w:t>: http://www.casareal.es/sitemap.xml</w:t>
                            </w:r>
                          </w:p>
                          <w:p w14:paraId="37530B1F" w14:textId="77777777" w:rsidR="00A855A0" w:rsidRDefault="00A855A0"/>
                        </w:txbxContent>
                      </wps:txbx>
                      <wps:bodyPr rot="0" vert="horz" wrap="square" lIns="91440" tIns="45720" rIns="91440" bIns="45720" anchor="t" anchorCtr="0" upright="1">
                        <a:noAutofit/>
                      </wps:bodyPr>
                    </wps:wsp>
                  </a:graphicData>
                </a:graphic>
              </wp:inline>
            </w:drawing>
          </mc:Choice>
          <mc:Fallback>
            <w:pict>
              <v:rect w14:anchorId="708ECCAC" id="Rectangle 7" o:spid="_x0000_s1030" style="width:423.3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">
                <v:textbox>
                  <w:txbxContent>
                    <w:p w14:paraId="0EAD9738" w14:textId="77777777" w:rsidR="00A855A0" w:rsidRPr="00C74F39" w:rsidRDefault="00A855A0" w:rsidP="00C74F39">
                      <w:pPr>
                        <w:pStyle w:val="HTMLPreformatted"/>
                        <w:rPr>
                          <w:color w:val="000000"/>
                          <w:lang w:val="en-US"/>
                        </w:rPr>
                      </w:pPr>
                      <w:r w:rsidRPr="00C74F39">
                        <w:rPr>
                          <w:color w:val="000000"/>
                          <w:lang w:val="en-US"/>
                        </w:rPr>
                        <w:t>User-agent: *</w:t>
                      </w:r>
                    </w:p>
                    <w:p w14:paraId="348EFC90" w14:textId="77777777" w:rsidR="00A855A0" w:rsidRPr="00C74F39" w:rsidRDefault="00A855A0" w:rsidP="00C74F39">
                      <w:pPr>
                        <w:pStyle w:val="HTMLPreformatted"/>
                        <w:rPr>
                          <w:color w:val="000000"/>
                          <w:lang w:val="en-US"/>
                        </w:rPr>
                      </w:pPr>
                      <w:r w:rsidRPr="00C74F39">
                        <w:rPr>
                          <w:color w:val="000000"/>
                          <w:lang w:val="en-US"/>
                        </w:rPr>
                        <w:t xml:space="preserve">Disallow: </w:t>
                      </w:r>
                    </w:p>
                    <w:p w14:paraId="6C7BE325" w14:textId="77777777" w:rsidR="00A855A0" w:rsidRPr="00C74F39" w:rsidRDefault="00A855A0" w:rsidP="00C74F39">
                      <w:pPr>
                        <w:pStyle w:val="HTMLPreformatted"/>
                        <w:rPr>
                          <w:color w:val="000000"/>
                          <w:lang w:val="en-US"/>
                        </w:rPr>
                      </w:pPr>
                      <w:r w:rsidRPr="00C74F39">
                        <w:rPr>
                          <w:color w:val="000000"/>
                          <w:lang w:val="en-US"/>
                        </w:rPr>
                        <w:t>Disallow: /_*/</w:t>
                      </w:r>
                    </w:p>
                    <w:p w14:paraId="67C6038A" w14:textId="77777777" w:rsidR="00A855A0" w:rsidRPr="00C74F39" w:rsidRDefault="00A855A0" w:rsidP="00C74F39">
                      <w:pPr>
                        <w:pStyle w:val="HTMLPreformatted"/>
                        <w:rPr>
                          <w:color w:val="000000"/>
                          <w:lang w:val="en-US"/>
                        </w:rPr>
                      </w:pPr>
                      <w:r w:rsidRPr="00C74F39">
                        <w:rPr>
                          <w:color w:val="000000"/>
                          <w:lang w:val="en-US"/>
                        </w:rPr>
                        <w:t>Disallow: /ES/</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3282C423" w14:textId="77777777" w:rsidR="00A855A0" w:rsidRPr="00C74F39" w:rsidRDefault="00A855A0" w:rsidP="00C74F39">
                      <w:pPr>
                        <w:pStyle w:val="HTMLPreformatted"/>
                        <w:rPr>
                          <w:color w:val="000000"/>
                          <w:lang w:val="en-US"/>
                        </w:rPr>
                      </w:pPr>
                      <w:r w:rsidRPr="00C74F39">
                        <w:rPr>
                          <w:color w:val="000000"/>
                          <w:lang w:val="en-US"/>
                        </w:rPr>
                        <w:t>Disallow: /CA/</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5DAB47FB" w14:textId="77777777" w:rsidR="00A855A0" w:rsidRPr="00C74F39" w:rsidRDefault="00A855A0" w:rsidP="00C74F39">
                      <w:pPr>
                        <w:pStyle w:val="HTMLPreformatted"/>
                        <w:rPr>
                          <w:color w:val="000000"/>
                          <w:lang w:val="en-US"/>
                        </w:rPr>
                      </w:pPr>
                      <w:r w:rsidRPr="00C74F39">
                        <w:rPr>
                          <w:color w:val="000000"/>
                          <w:lang w:val="en-US"/>
                        </w:rPr>
                        <w:t>Disallow: /EU/</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0EF55D26" w14:textId="77777777" w:rsidR="00A855A0" w:rsidRPr="00C74F39" w:rsidRDefault="00A855A0" w:rsidP="00C74F39">
                      <w:pPr>
                        <w:pStyle w:val="HTMLPreformatted"/>
                        <w:rPr>
                          <w:color w:val="000000"/>
                          <w:lang w:val="en-US"/>
                        </w:rPr>
                      </w:pPr>
                      <w:r w:rsidRPr="00C74F39">
                        <w:rPr>
                          <w:color w:val="000000"/>
                          <w:lang w:val="en-US"/>
                        </w:rPr>
                        <w:t>Disallow: /GL/</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14:paraId="76034308" w14:textId="77777777" w:rsidR="00A855A0" w:rsidRDefault="00A855A0" w:rsidP="00C74F39">
                      <w:pPr>
                        <w:pStyle w:val="HTMLPreformatted"/>
                        <w:rPr>
                          <w:color w:val="000000"/>
                        </w:rPr>
                      </w:pPr>
                      <w:proofErr w:type="spellStart"/>
                      <w:r>
                        <w:rPr>
                          <w:color w:val="000000"/>
                        </w:rPr>
                        <w:t>Disallow</w:t>
                      </w:r>
                      <w:proofErr w:type="spellEnd"/>
                      <w:r>
                        <w:rPr>
                          <w:color w:val="000000"/>
                        </w:rPr>
                        <w:t>: /VA/</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762F8E00" w14:textId="77777777" w:rsidR="00A855A0" w:rsidRDefault="00A855A0" w:rsidP="00C74F39">
                      <w:pPr>
                        <w:pStyle w:val="HTMLPreformatted"/>
                        <w:rPr>
                          <w:color w:val="000000"/>
                        </w:rPr>
                      </w:pPr>
                      <w:proofErr w:type="spellStart"/>
                      <w:r>
                        <w:rPr>
                          <w:color w:val="000000"/>
                        </w:rPr>
                        <w:t>Disallow</w:t>
                      </w:r>
                      <w:proofErr w:type="spellEnd"/>
                      <w:r>
                        <w:rPr>
                          <w:color w:val="000000"/>
                        </w:rPr>
                        <w:t>: /EN/</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14:paraId="19679F32" w14:textId="77777777" w:rsidR="00A855A0" w:rsidRDefault="00A855A0" w:rsidP="00C74F39">
                      <w:pPr>
                        <w:pStyle w:val="HTMLPreformatted"/>
                        <w:rPr>
                          <w:color w:val="000000"/>
                        </w:rPr>
                      </w:pPr>
                      <w:proofErr w:type="spellStart"/>
                      <w:r>
                        <w:rPr>
                          <w:color w:val="000000"/>
                        </w:rPr>
                        <w:t>Sitemap</w:t>
                      </w:r>
                      <w:proofErr w:type="spellEnd"/>
                      <w:r>
                        <w:rPr>
                          <w:color w:val="000000"/>
                        </w:rPr>
                        <w:t>: http://www.casareal.es/sitemap.xml</w:t>
                      </w:r>
                    </w:p>
                    <w:p w14:paraId="37530B1F" w14:textId="77777777" w:rsidR="00A855A0" w:rsidRDefault="00A855A0"/>
                  </w:txbxContent>
                </v:textbox>
                <w10:anchorlock/>
              </v:rect>
            </w:pict>
          </mc:Fallback>
        </mc:AlternateContent>
      </w:r>
    </w:p>
    <w:p w14:paraId="4A6CA1A3" w14:textId="77777777" w:rsidR="00C74F39" w:rsidDel="008E1D94" w:rsidRDefault="00C74F39" w:rsidP="00DC7DD8">
      <w:pPr>
        <w:rPr>
          <w:del w:id="141" w:author="Francisco J Lopez Pellicer" w:date="2016-06-13T20:17:00Z"/>
        </w:rPr>
      </w:pPr>
    </w:p>
    <w:p w14:paraId="4481BC69" w14:textId="77777777" w:rsidR="00C74F39" w:rsidDel="008E1D94" w:rsidRDefault="00C74F39" w:rsidP="00DC7DD8">
      <w:pPr>
        <w:rPr>
          <w:del w:id="142" w:author="Francisco J Lopez Pellicer" w:date="2016-06-13T20:17:00Z"/>
        </w:rPr>
      </w:pPr>
    </w:p>
    <w:p w14:paraId="4025EBF3" w14:textId="77777777" w:rsidR="00C74F39" w:rsidDel="008E1D94" w:rsidRDefault="00C74F39" w:rsidP="00DC7DD8">
      <w:pPr>
        <w:rPr>
          <w:del w:id="143" w:author="Francisco J Lopez Pellicer" w:date="2016-06-13T20:17:00Z"/>
        </w:rPr>
      </w:pPr>
    </w:p>
    <w:p w14:paraId="09D9A106" w14:textId="77777777" w:rsidR="00C74F39" w:rsidDel="008E1D94" w:rsidRDefault="00C74F39" w:rsidP="00DC7DD8">
      <w:pPr>
        <w:rPr>
          <w:del w:id="144" w:author="Francisco J Lopez Pellicer" w:date="2016-06-13T20:17:00Z"/>
        </w:rPr>
      </w:pPr>
    </w:p>
    <w:p w14:paraId="7D030B30" w14:textId="77777777" w:rsidR="00C74F39" w:rsidDel="008E1D94" w:rsidRDefault="00C74F39" w:rsidP="00DC7DD8">
      <w:pPr>
        <w:rPr>
          <w:del w:id="145" w:author="Francisco J Lopez Pellicer" w:date="2016-06-13T20:17:00Z"/>
        </w:rPr>
      </w:pPr>
    </w:p>
    <w:p w14:paraId="78D1307D" w14:textId="77777777" w:rsidR="00C74F39" w:rsidDel="008E1D94" w:rsidRDefault="00C74F39" w:rsidP="00DC7DD8">
      <w:pPr>
        <w:rPr>
          <w:del w:id="146" w:author="Francisco J Lopez Pellicer" w:date="2016-06-13T20:17:00Z"/>
        </w:rPr>
      </w:pPr>
    </w:p>
    <w:p w14:paraId="0C3E1596" w14:textId="77777777" w:rsidR="00C74F39" w:rsidDel="008E1D94" w:rsidRDefault="00C74F39" w:rsidP="00DC7DD8">
      <w:pPr>
        <w:rPr>
          <w:del w:id="147" w:author="Francisco J Lopez Pellicer" w:date="2016-06-13T20:17:00Z"/>
        </w:rPr>
      </w:pPr>
    </w:p>
    <w:p w14:paraId="44CEDDCE" w14:textId="77777777" w:rsidR="00C74F39" w:rsidDel="008E1D94" w:rsidRDefault="00C74F39" w:rsidP="00DC7DD8">
      <w:pPr>
        <w:rPr>
          <w:del w:id="148" w:author="Francisco J Lopez Pellicer" w:date="2016-06-13T20:17:00Z"/>
        </w:rPr>
      </w:pPr>
    </w:p>
    <w:p w14:paraId="4F1FF829" w14:textId="77777777" w:rsidR="00C74F39" w:rsidRPr="007662F0" w:rsidRDefault="007662F0" w:rsidP="00DC7DD8">
      <w:r>
        <w:t xml:space="preserve">Por último, podemos ver un ejemplo de una web donde se restringe el acceso de los robots excepto uno concreto. Al </w:t>
      </w:r>
      <w:proofErr w:type="spellStart"/>
      <w:r>
        <w:rPr>
          <w:i/>
        </w:rPr>
        <w:t>crawler</w:t>
      </w:r>
      <w:proofErr w:type="spellEnd"/>
      <w:r>
        <w:t xml:space="preserve"> de </w:t>
      </w:r>
      <w:proofErr w:type="spellStart"/>
      <w:r w:rsidRPr="00805B88">
        <w:rPr>
          <w:i/>
        </w:rPr>
        <w:t>Spatineo</w:t>
      </w:r>
      <w:proofErr w:type="spellEnd"/>
      <w:r>
        <w:t xml:space="preserve"> se le permite acceder a los recursos WMS, pero al resto de robots no.</w:t>
      </w:r>
    </w:p>
    <w:p w14:paraId="18800BF2" w14:textId="77777777" w:rsidR="007662F0" w:rsidRDefault="000B3E1E" w:rsidP="00DC7DD8">
      <w:r>
        <w:rPr>
          <w:noProof/>
          <w:lang w:val="en-US" w:eastAsia="en-US"/>
        </w:rPr>
        <mc:AlternateContent>
          <mc:Choice Requires="wps">
            <w:drawing>
              <wp:inline distT="0" distB="0" distL="0" distR="0" wp14:anchorId="3605BD9B" wp14:editId="1547AF24">
                <wp:extent cx="5375789" cy="990600"/>
                <wp:effectExtent l="0" t="0" r="34925" b="25400"/>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990600"/>
                        </a:xfrm>
                        <a:prstGeom prst="rect">
                          <a:avLst/>
                        </a:prstGeom>
                        <a:solidFill>
                          <a:srgbClr val="FFFFFF"/>
                        </a:solidFill>
                        <a:ln w="9525">
                          <a:solidFill>
                            <a:srgbClr val="000000"/>
                          </a:solidFill>
                          <a:miter lim="800000"/>
                          <a:headEnd/>
                          <a:tailEnd/>
                        </a:ln>
                      </wps:spPr>
                      <wps:txbx>
                        <w:txbxContent>
                          <w:p w14:paraId="7973CCD6" w14:textId="77777777" w:rsidR="00A855A0" w:rsidRPr="007662F0" w:rsidRDefault="00A855A0" w:rsidP="007662F0">
                            <w:pPr>
                              <w:pStyle w:val="HTMLPreformatted"/>
                              <w:rPr>
                                <w:color w:val="000000"/>
                                <w:lang w:val="en-US"/>
                              </w:rPr>
                            </w:pPr>
                            <w:r w:rsidRPr="007662F0">
                              <w:rPr>
                                <w:color w:val="000000"/>
                                <w:lang w:val="en-US"/>
                              </w:rPr>
                              <w:t xml:space="preserve">User-agent: </w:t>
                            </w:r>
                            <w:proofErr w:type="spellStart"/>
                            <w:r w:rsidRPr="007662F0">
                              <w:rPr>
                                <w:color w:val="000000"/>
                                <w:lang w:val="en-US"/>
                              </w:rPr>
                              <w:t>spatineo</w:t>
                            </w:r>
                            <w:proofErr w:type="spellEnd"/>
                          </w:p>
                          <w:p w14:paraId="6A861FA2" w14:textId="77777777" w:rsidR="00A855A0" w:rsidRPr="007662F0" w:rsidRDefault="00A855A0" w:rsidP="007662F0">
                            <w:pPr>
                              <w:pStyle w:val="HTMLPreformatted"/>
                              <w:rPr>
                                <w:color w:val="000000"/>
                                <w:lang w:val="en-US"/>
                              </w:rPr>
                            </w:pPr>
                            <w:r w:rsidRPr="007662F0">
                              <w:rPr>
                                <w:color w:val="000000"/>
                                <w:lang w:val="en-US"/>
                              </w:rPr>
                              <w:t>Allow: /</w:t>
                            </w:r>
                            <w:proofErr w:type="spellStart"/>
                            <w:r w:rsidRPr="007662F0">
                              <w:rPr>
                                <w:color w:val="000000"/>
                                <w:lang w:val="en-US"/>
                              </w:rPr>
                              <w:t>wms</w:t>
                            </w:r>
                            <w:proofErr w:type="spellEnd"/>
                            <w:r w:rsidRPr="007662F0">
                              <w:rPr>
                                <w:color w:val="000000"/>
                                <w:lang w:val="en-US"/>
                              </w:rPr>
                              <w:t>/</w:t>
                            </w:r>
                            <w:proofErr w:type="spellStart"/>
                            <w:r w:rsidRPr="007662F0">
                              <w:rPr>
                                <w:color w:val="000000"/>
                                <w:lang w:val="en-US"/>
                              </w:rPr>
                              <w:t>request.php</w:t>
                            </w:r>
                            <w:proofErr w:type="spellEnd"/>
                          </w:p>
                          <w:p w14:paraId="3678674A" w14:textId="77777777" w:rsidR="00A855A0" w:rsidRDefault="00A855A0" w:rsidP="007662F0">
                            <w:pPr>
                              <w:pStyle w:val="HTMLPreformatted"/>
                              <w:rPr>
                                <w:color w:val="000000"/>
                              </w:rPr>
                            </w:pPr>
                            <w:proofErr w:type="spellStart"/>
                            <w:r>
                              <w:rPr>
                                <w:color w:val="000000"/>
                              </w:rPr>
                              <w:t>Disallow</w:t>
                            </w:r>
                            <w:proofErr w:type="spellEnd"/>
                            <w:r>
                              <w:rPr>
                                <w:color w:val="000000"/>
                              </w:rPr>
                              <w:t>: /</w:t>
                            </w:r>
                          </w:p>
                          <w:p w14:paraId="441F48C4" w14:textId="77777777" w:rsidR="00A855A0" w:rsidRDefault="00A855A0" w:rsidP="007662F0">
                            <w:pPr>
                              <w:pStyle w:val="HTMLPreformatted"/>
                              <w:rPr>
                                <w:color w:val="000000"/>
                              </w:rPr>
                            </w:pPr>
                          </w:p>
                          <w:p w14:paraId="7F375A98" w14:textId="77777777" w:rsidR="00A855A0" w:rsidRDefault="00A855A0" w:rsidP="007662F0">
                            <w:pPr>
                              <w:pStyle w:val="HTMLPreformatted"/>
                              <w:rPr>
                                <w:color w:val="000000"/>
                              </w:rPr>
                            </w:pPr>
                            <w:proofErr w:type="spellStart"/>
                            <w:r>
                              <w:rPr>
                                <w:color w:val="000000"/>
                              </w:rPr>
                              <w:t>User-agent</w:t>
                            </w:r>
                            <w:proofErr w:type="spellEnd"/>
                            <w:r>
                              <w:rPr>
                                <w:color w:val="000000"/>
                              </w:rPr>
                              <w:t>: *</w:t>
                            </w:r>
                          </w:p>
                          <w:p w14:paraId="099B7FCB" w14:textId="77777777" w:rsidR="00A855A0" w:rsidRDefault="00A855A0" w:rsidP="007662F0">
                            <w:pPr>
                              <w:pStyle w:val="HTMLPreformatted"/>
                              <w:rPr>
                                <w:color w:val="000000"/>
                              </w:rPr>
                            </w:pPr>
                            <w:proofErr w:type="spellStart"/>
                            <w:r>
                              <w:rPr>
                                <w:color w:val="000000"/>
                              </w:rPr>
                              <w:t>Disallow</w:t>
                            </w:r>
                            <w:proofErr w:type="spellEnd"/>
                            <w:r>
                              <w:rPr>
                                <w:color w:val="000000"/>
                              </w:rPr>
                              <w:t>: /</w:t>
                            </w:r>
                          </w:p>
                          <w:p w14:paraId="2D824AEA" w14:textId="77777777" w:rsidR="00A855A0" w:rsidRPr="00C74F39" w:rsidRDefault="00A855A0" w:rsidP="007662F0">
                            <w:pPr>
                              <w:pStyle w:val="HTMLPreformatted"/>
                              <w:rPr>
                                <w:color w:val="000000"/>
                                <w:lang w:val="en-US"/>
                              </w:rPr>
                            </w:pPr>
                          </w:p>
                        </w:txbxContent>
                      </wps:txbx>
                      <wps:bodyPr rot="0" vert="horz" wrap="square" lIns="91440" tIns="45720" rIns="91440" bIns="45720" anchor="t" anchorCtr="0" upright="1">
                        <a:noAutofit/>
                      </wps:bodyPr>
                    </wps:wsp>
                  </a:graphicData>
                </a:graphic>
              </wp:inline>
            </w:drawing>
          </mc:Choice>
          <mc:Fallback>
            <w:pict>
              <v:rect w14:anchorId="3605BD9B" id="Rectangle 10" o:spid="_x0000_s1031" style="width:423.3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">
                <v:textbox>
                  <w:txbxContent>
                    <w:p w14:paraId="7973CCD6" w14:textId="77777777" w:rsidR="00A855A0" w:rsidRPr="007662F0" w:rsidRDefault="00A855A0" w:rsidP="007662F0">
                      <w:pPr>
                        <w:pStyle w:val="HTMLPreformatted"/>
                        <w:rPr>
                          <w:color w:val="000000"/>
                          <w:lang w:val="en-US"/>
                        </w:rPr>
                      </w:pPr>
                      <w:r w:rsidRPr="007662F0">
                        <w:rPr>
                          <w:color w:val="000000"/>
                          <w:lang w:val="en-US"/>
                        </w:rPr>
                        <w:t xml:space="preserve">User-agent: </w:t>
                      </w:r>
                      <w:proofErr w:type="spellStart"/>
                      <w:r w:rsidRPr="007662F0">
                        <w:rPr>
                          <w:color w:val="000000"/>
                          <w:lang w:val="en-US"/>
                        </w:rPr>
                        <w:t>spatineo</w:t>
                      </w:r>
                      <w:proofErr w:type="spellEnd"/>
                    </w:p>
                    <w:p w14:paraId="6A861FA2" w14:textId="77777777" w:rsidR="00A855A0" w:rsidRPr="007662F0" w:rsidRDefault="00A855A0" w:rsidP="007662F0">
                      <w:pPr>
                        <w:pStyle w:val="HTMLPreformatted"/>
                        <w:rPr>
                          <w:color w:val="000000"/>
                          <w:lang w:val="en-US"/>
                        </w:rPr>
                      </w:pPr>
                      <w:r w:rsidRPr="007662F0">
                        <w:rPr>
                          <w:color w:val="000000"/>
                          <w:lang w:val="en-US"/>
                        </w:rPr>
                        <w:t>Allow: /</w:t>
                      </w:r>
                      <w:proofErr w:type="spellStart"/>
                      <w:r w:rsidRPr="007662F0">
                        <w:rPr>
                          <w:color w:val="000000"/>
                          <w:lang w:val="en-US"/>
                        </w:rPr>
                        <w:t>wms</w:t>
                      </w:r>
                      <w:proofErr w:type="spellEnd"/>
                      <w:r w:rsidRPr="007662F0">
                        <w:rPr>
                          <w:color w:val="000000"/>
                          <w:lang w:val="en-US"/>
                        </w:rPr>
                        <w:t>/</w:t>
                      </w:r>
                      <w:proofErr w:type="spellStart"/>
                      <w:r w:rsidRPr="007662F0">
                        <w:rPr>
                          <w:color w:val="000000"/>
                          <w:lang w:val="en-US"/>
                        </w:rPr>
                        <w:t>request.php</w:t>
                      </w:r>
                      <w:proofErr w:type="spellEnd"/>
                    </w:p>
                    <w:p w14:paraId="3678674A" w14:textId="77777777" w:rsidR="00A855A0" w:rsidRDefault="00A855A0" w:rsidP="007662F0">
                      <w:pPr>
                        <w:pStyle w:val="HTMLPreformatted"/>
                        <w:rPr>
                          <w:color w:val="000000"/>
                        </w:rPr>
                      </w:pPr>
                      <w:proofErr w:type="spellStart"/>
                      <w:r>
                        <w:rPr>
                          <w:color w:val="000000"/>
                        </w:rPr>
                        <w:t>Disallow</w:t>
                      </w:r>
                      <w:proofErr w:type="spellEnd"/>
                      <w:r>
                        <w:rPr>
                          <w:color w:val="000000"/>
                        </w:rPr>
                        <w:t>: /</w:t>
                      </w:r>
                    </w:p>
                    <w:p w14:paraId="441F48C4" w14:textId="77777777" w:rsidR="00A855A0" w:rsidRDefault="00A855A0" w:rsidP="007662F0">
                      <w:pPr>
                        <w:pStyle w:val="HTMLPreformatted"/>
                        <w:rPr>
                          <w:color w:val="000000"/>
                        </w:rPr>
                      </w:pPr>
                    </w:p>
                    <w:p w14:paraId="7F375A98" w14:textId="77777777" w:rsidR="00A855A0" w:rsidRDefault="00A855A0" w:rsidP="007662F0">
                      <w:pPr>
                        <w:pStyle w:val="HTMLPreformatted"/>
                        <w:rPr>
                          <w:color w:val="000000"/>
                        </w:rPr>
                      </w:pPr>
                      <w:proofErr w:type="spellStart"/>
                      <w:r>
                        <w:rPr>
                          <w:color w:val="000000"/>
                        </w:rPr>
                        <w:t>User-agent</w:t>
                      </w:r>
                      <w:proofErr w:type="spellEnd"/>
                      <w:r>
                        <w:rPr>
                          <w:color w:val="000000"/>
                        </w:rPr>
                        <w:t>: *</w:t>
                      </w:r>
                    </w:p>
                    <w:p w14:paraId="099B7FCB" w14:textId="77777777" w:rsidR="00A855A0" w:rsidRDefault="00A855A0" w:rsidP="007662F0">
                      <w:pPr>
                        <w:pStyle w:val="HTMLPreformatted"/>
                        <w:rPr>
                          <w:color w:val="000000"/>
                        </w:rPr>
                      </w:pPr>
                      <w:proofErr w:type="spellStart"/>
                      <w:r>
                        <w:rPr>
                          <w:color w:val="000000"/>
                        </w:rPr>
                        <w:t>Disallow</w:t>
                      </w:r>
                      <w:proofErr w:type="spellEnd"/>
                      <w:r>
                        <w:rPr>
                          <w:color w:val="000000"/>
                        </w:rPr>
                        <w:t>: /</w:t>
                      </w:r>
                    </w:p>
                    <w:p w14:paraId="2D824AEA" w14:textId="77777777" w:rsidR="00A855A0" w:rsidRPr="00C74F39" w:rsidRDefault="00A855A0" w:rsidP="007662F0">
                      <w:pPr>
                        <w:pStyle w:val="HTMLPreformatted"/>
                        <w:rPr>
                          <w:color w:val="000000"/>
                          <w:lang w:val="en-US"/>
                        </w:rPr>
                      </w:pPr>
                    </w:p>
                  </w:txbxContent>
                </v:textbox>
                <w10:anchorlock/>
              </v:rect>
            </w:pict>
          </mc:Fallback>
        </mc:AlternateContent>
      </w:r>
    </w:p>
    <w:p w14:paraId="03570E98" w14:textId="77777777" w:rsidR="007662F0" w:rsidDel="008E1D94" w:rsidRDefault="007662F0" w:rsidP="00DC7DD8">
      <w:pPr>
        <w:rPr>
          <w:del w:id="149" w:author="Francisco J Lopez Pellicer" w:date="2016-06-13T20:17:00Z"/>
        </w:rPr>
      </w:pPr>
    </w:p>
    <w:p w14:paraId="3DD7A23A" w14:textId="77777777" w:rsidR="007662F0" w:rsidDel="008E1D94" w:rsidRDefault="007662F0" w:rsidP="00DC7DD8">
      <w:pPr>
        <w:rPr>
          <w:del w:id="150" w:author="Francisco J Lopez Pellicer" w:date="2016-06-13T20:17:00Z"/>
        </w:rPr>
      </w:pPr>
    </w:p>
    <w:p w14:paraId="14777014" w14:textId="77777777" w:rsidR="007662F0" w:rsidDel="008E1D94" w:rsidRDefault="007662F0" w:rsidP="00DC7DD8">
      <w:pPr>
        <w:rPr>
          <w:del w:id="151" w:author="Francisco J Lopez Pellicer" w:date="2016-06-13T20:17:00Z"/>
        </w:rPr>
      </w:pPr>
    </w:p>
    <w:p w14:paraId="45135D0C" w14:textId="77777777" w:rsidR="00C74F39" w:rsidDel="008E1D94" w:rsidRDefault="00C74F39" w:rsidP="00DC7DD8">
      <w:pPr>
        <w:rPr>
          <w:del w:id="152" w:author="Francisco J Lopez Pellicer" w:date="2016-06-13T20:17:00Z"/>
        </w:rPr>
      </w:pPr>
    </w:p>
    <w:p w14:paraId="12E56E87" w14:textId="77777777" w:rsidR="00C74F39" w:rsidDel="008E1D94" w:rsidRDefault="00C74F39" w:rsidP="00DC7DD8">
      <w:pPr>
        <w:rPr>
          <w:del w:id="153" w:author="Francisco J Lopez Pellicer" w:date="2016-06-13T20:17:00Z"/>
        </w:rPr>
      </w:pPr>
    </w:p>
    <w:p w14:paraId="06CDEA5E" w14:textId="77777777" w:rsidR="00D36F1D" w:rsidDel="008E1D94" w:rsidRDefault="00D36F1D" w:rsidP="00DC7DD8">
      <w:pPr>
        <w:rPr>
          <w:del w:id="154" w:author="Francisco J Lopez Pellicer" w:date="2016-06-13T20:17:00Z"/>
        </w:rPr>
      </w:pPr>
    </w:p>
    <w:p w14:paraId="24A4C9E7" w14:textId="77777777" w:rsidR="00DC7DD8" w:rsidRDefault="00DC7DD8" w:rsidP="00DC7DD8">
      <w:pPr>
        <w:pStyle w:val="Heading2"/>
        <w:numPr>
          <w:ilvl w:val="1"/>
          <w:numId w:val="1"/>
        </w:numPr>
      </w:pPr>
      <w:bookmarkStart w:id="155" w:name="_Toc451013003"/>
      <w:bookmarkStart w:id="156" w:name="_Toc453002177"/>
      <w:bookmarkStart w:id="157" w:name="_Toc453500328"/>
      <w:proofErr w:type="spellStart"/>
      <w:r>
        <w:t>Crawlers</w:t>
      </w:r>
      <w:proofErr w:type="spellEnd"/>
      <w:r>
        <w:t xml:space="preserve"> famosos</w:t>
      </w:r>
      <w:bookmarkEnd w:id="155"/>
      <w:bookmarkEnd w:id="156"/>
      <w:bookmarkEnd w:id="157"/>
    </w:p>
    <w:p w14:paraId="60E26DC5" w14:textId="77777777" w:rsidR="00DC7DD8" w:rsidDel="008E1D94" w:rsidRDefault="00DC7DD8" w:rsidP="00DC7DD8">
      <w:pPr>
        <w:rPr>
          <w:del w:id="158" w:author="Francisco J Lopez Pellicer" w:date="2016-06-13T20:17:00Z"/>
        </w:rPr>
      </w:pPr>
    </w:p>
    <w:p w14:paraId="699A0A03" w14:textId="77777777" w:rsidR="00DC7DD8" w:rsidRDefault="00A90DA0" w:rsidP="00DC7DD8">
      <w:r>
        <w:t xml:space="preserve">Grandes empresas hacen uso de </w:t>
      </w:r>
      <w:r>
        <w:rPr>
          <w:i/>
        </w:rPr>
        <w:t>crawlers</w:t>
      </w:r>
      <w:r>
        <w:t xml:space="preserve"> para ofrecer productos y servicios. En la mayoría de casos estos son usados para alimentar un motor de búsqueda. No obstante, existen empresas que hacen uso de los </w:t>
      </w:r>
      <w:r>
        <w:rPr>
          <w:i/>
        </w:rPr>
        <w:t>crawlers</w:t>
      </w:r>
      <w:r>
        <w:t xml:space="preserve"> para otros fines como recolección de información para diversos usos.</w:t>
      </w:r>
    </w:p>
    <w:p w14:paraId="557F010F" w14:textId="77777777" w:rsidR="00A90DA0" w:rsidDel="008E1D94" w:rsidRDefault="00A90DA0" w:rsidP="00DC7DD8">
      <w:pPr>
        <w:rPr>
          <w:del w:id="159" w:author="Francisco J Lopez Pellicer" w:date="2016-06-13T20:17:00Z"/>
        </w:rPr>
      </w:pPr>
    </w:p>
    <w:p w14:paraId="045892D7" w14:textId="77777777" w:rsidR="00A90DA0" w:rsidRDefault="00A90DA0" w:rsidP="00DC7DD8">
      <w:r>
        <w:t xml:space="preserve">Entre los más conocidos </w:t>
      </w:r>
      <w:r w:rsidR="00805B88">
        <w:t xml:space="preserve">están </w:t>
      </w:r>
      <w:r w:rsidR="00805B88">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805B88">
        <w:fldChar w:fldCharType="separate"/>
      </w:r>
      <w:r w:rsidR="00805B88" w:rsidRPr="00805B88">
        <w:rPr>
          <w:noProof/>
        </w:rPr>
        <w:t>[3]</w:t>
      </w:r>
      <w:r w:rsidR="00805B88">
        <w:fldChar w:fldCharType="end"/>
      </w:r>
      <w:r>
        <w:t>:</w:t>
      </w:r>
    </w:p>
    <w:p w14:paraId="5505F548" w14:textId="77777777" w:rsidR="00A90DA0" w:rsidRDefault="00A90DA0" w:rsidP="00A90DA0">
      <w:pPr>
        <w:numPr>
          <w:ilvl w:val="0"/>
          <w:numId w:val="3"/>
        </w:numPr>
      </w:pPr>
      <w:proofErr w:type="spellStart"/>
      <w:r>
        <w:t>Googlebot</w:t>
      </w:r>
      <w:proofErr w:type="spellEnd"/>
      <w:r>
        <w:t xml:space="preserve"> – Es el </w:t>
      </w:r>
      <w:proofErr w:type="spellStart"/>
      <w:r>
        <w:rPr>
          <w:i/>
        </w:rPr>
        <w:t>crawler</w:t>
      </w:r>
      <w:proofErr w:type="spellEnd"/>
      <w:r>
        <w:t xml:space="preserve"> del que más gente se ve beneficiada en el mundo. Como se puede averiguar por el nombre, se trata del </w:t>
      </w:r>
      <w:r>
        <w:rPr>
          <w:i/>
        </w:rPr>
        <w:t>crawler</w:t>
      </w:r>
      <w:r>
        <w:t xml:space="preserve"> que usa Google.</w:t>
      </w:r>
    </w:p>
    <w:p w14:paraId="609FA751" w14:textId="77777777" w:rsidR="00A90DA0" w:rsidRDefault="00A90DA0" w:rsidP="00A90DA0">
      <w:pPr>
        <w:numPr>
          <w:ilvl w:val="0"/>
          <w:numId w:val="3"/>
        </w:numPr>
      </w:pPr>
      <w:proofErr w:type="spellStart"/>
      <w:r>
        <w:t>Baiduspider</w:t>
      </w:r>
      <w:proofErr w:type="spellEnd"/>
      <w:r>
        <w:t xml:space="preserve"> -  El homólogo en </w:t>
      </w:r>
      <w:proofErr w:type="spellStart"/>
      <w:r>
        <w:t>Baidu</w:t>
      </w:r>
      <w:proofErr w:type="spellEnd"/>
      <w:r>
        <w:t xml:space="preserve"> del </w:t>
      </w:r>
      <w:proofErr w:type="spellStart"/>
      <w:r>
        <w:rPr>
          <w:i/>
        </w:rPr>
        <w:t>crawler</w:t>
      </w:r>
      <w:proofErr w:type="spellEnd"/>
      <w:r>
        <w:t xml:space="preserve"> anterior. Tiene el mismo fin, pero para alimentar el buscador de </w:t>
      </w:r>
      <w:proofErr w:type="spellStart"/>
      <w:r>
        <w:t>Baidu</w:t>
      </w:r>
      <w:proofErr w:type="spellEnd"/>
      <w:r>
        <w:t xml:space="preserve">. </w:t>
      </w:r>
      <w:proofErr w:type="spellStart"/>
      <w:r>
        <w:t>Baidu</w:t>
      </w:r>
      <w:proofErr w:type="spellEnd"/>
      <w:r>
        <w:t xml:space="preserve"> es el buscador más usado en China.</w:t>
      </w:r>
    </w:p>
    <w:p w14:paraId="67E2B84C" w14:textId="77777777" w:rsidR="00A90DA0" w:rsidRDefault="00A90DA0" w:rsidP="00A90DA0">
      <w:pPr>
        <w:numPr>
          <w:ilvl w:val="0"/>
          <w:numId w:val="3"/>
        </w:numPr>
      </w:pPr>
      <w:proofErr w:type="spellStart"/>
      <w:r>
        <w:t>Bingbot</w:t>
      </w:r>
      <w:proofErr w:type="spellEnd"/>
      <w:r>
        <w:t xml:space="preserve"> – El equivalente para el motor de búsqueda de Microsoft Bing.</w:t>
      </w:r>
    </w:p>
    <w:p w14:paraId="7FC52EB2" w14:textId="77777777" w:rsidR="00DC46A8" w:rsidRDefault="00A90DA0" w:rsidP="00D36F1D">
      <w:pPr>
        <w:numPr>
          <w:ilvl w:val="0"/>
          <w:numId w:val="3"/>
        </w:numPr>
      </w:pPr>
      <w:proofErr w:type="spellStart"/>
      <w:r>
        <w:t>Yandexbot</w:t>
      </w:r>
      <w:proofErr w:type="spellEnd"/>
      <w:r>
        <w:t xml:space="preserve"> – Usado por </w:t>
      </w:r>
      <w:proofErr w:type="spellStart"/>
      <w:r>
        <w:t>Yandex</w:t>
      </w:r>
      <w:proofErr w:type="spellEnd"/>
      <w:r>
        <w:t xml:space="preserve">. </w:t>
      </w:r>
      <w:proofErr w:type="spellStart"/>
      <w:r>
        <w:t>Yandex</w:t>
      </w:r>
      <w:proofErr w:type="spellEnd"/>
      <w:r>
        <w:t xml:space="preserve"> es el buscador principalmente usado en Rusia y algunos países de la antigua Unión Soviética.</w:t>
      </w:r>
    </w:p>
    <w:p w14:paraId="4A9D62DE" w14:textId="77777777" w:rsidR="00A90DA0" w:rsidRDefault="00D36F1D" w:rsidP="00D36F1D">
      <w:pPr>
        <w:numPr>
          <w:ilvl w:val="0"/>
          <w:numId w:val="3"/>
        </w:numPr>
        <w:jc w:val="left"/>
      </w:pPr>
      <w:r>
        <w:lastRenderedPageBreak/>
        <w:t xml:space="preserve">Yahoo! </w:t>
      </w:r>
      <w:proofErr w:type="spellStart"/>
      <w:r>
        <w:t>Slurp</w:t>
      </w:r>
      <w:proofErr w:type="spellEnd"/>
      <w:r>
        <w:t xml:space="preserve"> – Era el antiguo </w:t>
      </w:r>
      <w:proofErr w:type="spellStart"/>
      <w:r>
        <w:rPr>
          <w:i/>
        </w:rPr>
        <w:t>crawler</w:t>
      </w:r>
      <w:proofErr w:type="spellEnd"/>
      <w:r>
        <w:t xml:space="preserve"> de </w:t>
      </w:r>
      <w:proofErr w:type="spellStart"/>
      <w:r>
        <w:t>Yahoo</w:t>
      </w:r>
      <w:proofErr w:type="spellEnd"/>
      <w:r>
        <w:t xml:space="preserve">. Fue fusionado con el de Microsoft y se pasó a usar </w:t>
      </w:r>
      <w:proofErr w:type="spellStart"/>
      <w:r>
        <w:t>Bingbot</w:t>
      </w:r>
      <w:proofErr w:type="spellEnd"/>
      <w:r>
        <w:t>.</w:t>
      </w:r>
    </w:p>
    <w:p w14:paraId="12E6B066" w14:textId="77777777" w:rsidR="003A31B9" w:rsidRDefault="003A31B9" w:rsidP="003A31B9">
      <w:pPr>
        <w:pStyle w:val="Heading1"/>
        <w:numPr>
          <w:ilvl w:val="0"/>
          <w:numId w:val="1"/>
        </w:numPr>
      </w:pPr>
      <w:bookmarkStart w:id="160" w:name="_Toc451013004"/>
      <w:bookmarkStart w:id="161" w:name="_Toc453002178"/>
      <w:bookmarkStart w:id="162" w:name="_Toc453500329"/>
      <w:proofErr w:type="spellStart"/>
      <w:r>
        <w:lastRenderedPageBreak/>
        <w:t>Nutch</w:t>
      </w:r>
      <w:bookmarkEnd w:id="160"/>
      <w:bookmarkEnd w:id="161"/>
      <w:bookmarkEnd w:id="162"/>
      <w:proofErr w:type="spellEnd"/>
    </w:p>
    <w:p w14:paraId="3709F30D" w14:textId="77777777" w:rsidR="003374C5" w:rsidRDefault="003374C5" w:rsidP="003374C5">
      <w:r>
        <w:t>Nutch es un producto realizado Apache Software Foundation para complementarse con Apache Solr, Apache Lucene y Apache Hadoop.</w:t>
      </w:r>
    </w:p>
    <w:p w14:paraId="13BE03D4" w14:textId="77777777" w:rsidR="00722739" w:rsidDel="008E1D94" w:rsidRDefault="00722739" w:rsidP="003374C5">
      <w:pPr>
        <w:rPr>
          <w:del w:id="163" w:author="Francisco J Lopez Pellicer" w:date="2016-06-13T20:18:00Z"/>
        </w:rPr>
      </w:pPr>
    </w:p>
    <w:p w14:paraId="7BA5A824" w14:textId="77777777" w:rsidR="00722739" w:rsidRDefault="00722739" w:rsidP="00722739">
      <w:r>
        <w:t xml:space="preserve">Fue creado por Doug </w:t>
      </w:r>
      <w:proofErr w:type="spellStart"/>
      <w:r>
        <w:t>Cutting</w:t>
      </w:r>
      <w:proofErr w:type="spellEnd"/>
      <w:r>
        <w:rPr>
          <w:rStyle w:val="FootnoteReference"/>
        </w:rPr>
        <w:footnoteReference w:id="1"/>
      </w:r>
      <w:r>
        <w:t xml:space="preserve"> y Mike </w:t>
      </w:r>
      <w:proofErr w:type="spellStart"/>
      <w:r>
        <w:t>Cafarella</w:t>
      </w:r>
      <w:proofErr w:type="spellEnd"/>
      <w:r>
        <w:t xml:space="preserve">. Desde su creación la herramienta fue ganando popularidad hasta que en 2005 ingresó en el programa </w:t>
      </w:r>
      <w:r w:rsidRPr="00776873">
        <w:rPr>
          <w:i/>
        </w:rPr>
        <w:t xml:space="preserve">Apache </w:t>
      </w:r>
      <w:proofErr w:type="spellStart"/>
      <w:r w:rsidRPr="00776873">
        <w:rPr>
          <w:i/>
        </w:rPr>
        <w:t>Incubator</w:t>
      </w:r>
      <w:proofErr w:type="spellEnd"/>
      <w:r>
        <w:rPr>
          <w:rStyle w:val="FootnoteReference"/>
          <w:i/>
        </w:rPr>
        <w:footnoteReference w:id="2"/>
      </w:r>
      <w:r>
        <w:t xml:space="preserve">, a través del cual consiguió convertirse en un </w:t>
      </w:r>
      <w:proofErr w:type="spellStart"/>
      <w:r>
        <w:t>subproyecto</w:t>
      </w:r>
      <w:proofErr w:type="spellEnd"/>
      <w:r>
        <w:t xml:space="preserve"> de </w:t>
      </w:r>
      <w:proofErr w:type="spellStart"/>
      <w:r>
        <w:t>Lucene</w:t>
      </w:r>
      <w:proofErr w:type="spellEnd"/>
      <w:r w:rsidR="00805B88">
        <w:t xml:space="preserve"> </w:t>
      </w:r>
      <w:r w:rsidR="00805B88">
        <w:fldChar w:fldCharType="begin" w:fldLock="1"/>
      </w:r>
      <w:r w:rsidR="00805B88">
        <w:instrText>ADDIN CSL_CITATION { "citationItems" : [ { "id" : "ITEM-1", "itemData" : { "author" : [ { "dropping-particle" : "", "family" : "Wikipedia", "given" : "", "non-dropping-particle" : "", "parse-names" : false, "suffix" : "" } ], "id" : "ITEM-1", "issued" : { "date-parts" : [ [ "0" ] ] }, "title" : "Apache Nutch", "type" : "article-journal" }, "uris" : [ "http://www.mendeley.com/documents/?uuid=01ef029f-8e81-4b0d-b016-ec6e191c6689" ] } ], "mendeley" : { "formattedCitation" : "[4]", "plainTextFormattedCitation" : "[4]", "previouslyFormattedCitation" : "[4]" }, "properties" : { "noteIndex" : 0 }, "schema" : "https://github.com/citation-style-language/schema/raw/master/csl-citation.json" }</w:instrText>
      </w:r>
      <w:r w:rsidR="00805B88">
        <w:fldChar w:fldCharType="separate"/>
      </w:r>
      <w:r w:rsidR="00805B88" w:rsidRPr="00805B88">
        <w:rPr>
          <w:noProof/>
        </w:rPr>
        <w:t>[4]</w:t>
      </w:r>
      <w:r w:rsidR="00805B88">
        <w:fldChar w:fldCharType="end"/>
      </w:r>
      <w:r>
        <w:t>.</w:t>
      </w:r>
    </w:p>
    <w:p w14:paraId="1D305BE6" w14:textId="77777777" w:rsidR="00722739" w:rsidDel="008E1D94" w:rsidRDefault="00722739" w:rsidP="00722739">
      <w:pPr>
        <w:rPr>
          <w:del w:id="164" w:author="Francisco J Lopez Pellicer" w:date="2016-06-13T20:18:00Z"/>
        </w:rPr>
      </w:pPr>
    </w:p>
    <w:p w14:paraId="634252E8" w14:textId="77777777" w:rsidR="00722739" w:rsidRDefault="00722739" w:rsidP="00722739">
      <w:pPr>
        <w:jc w:val="left"/>
      </w:pPr>
      <w:r>
        <w:t xml:space="preserve">Desde abril de 2010 Nutch está considerado como un proyecto de alto nivel e independiente de </w:t>
      </w:r>
      <w:r>
        <w:rPr>
          <w:i/>
        </w:rPr>
        <w:t>Apache Software Foundation</w:t>
      </w:r>
      <w:r>
        <w:t>.</w:t>
      </w:r>
    </w:p>
    <w:p w14:paraId="02736BA5" w14:textId="77777777" w:rsidR="003374C5" w:rsidDel="008E1D94" w:rsidRDefault="003374C5" w:rsidP="003374C5">
      <w:pPr>
        <w:rPr>
          <w:del w:id="165" w:author="Francisco J Lopez Pellicer" w:date="2016-06-13T20:18:00Z"/>
        </w:rPr>
      </w:pPr>
    </w:p>
    <w:p w14:paraId="20F558DC" w14:textId="77777777" w:rsidR="003374C5" w:rsidRDefault="003374C5" w:rsidP="003374C5">
      <w:r>
        <w:t xml:space="preserve">Es un </w:t>
      </w:r>
      <w:proofErr w:type="spellStart"/>
      <w:r>
        <w:rPr>
          <w:i/>
        </w:rPr>
        <w:t>crawler</w:t>
      </w:r>
      <w:proofErr w:type="spellEnd"/>
      <w:r>
        <w:t xml:space="preserve"> genérico ampliamente extendido de </w:t>
      </w:r>
      <w:r w:rsidRPr="00722739">
        <w:rPr>
          <w:b/>
        </w:rPr>
        <w:t>código abierto</w:t>
      </w:r>
      <w:r>
        <w:t>. Al ser de código abierto permite modificaciones en su estructura central de manera que se puede cambiar de cualquier manera siendo posible cualquier variación.</w:t>
      </w:r>
    </w:p>
    <w:p w14:paraId="7F5EA113" w14:textId="77777777" w:rsidR="003374C5" w:rsidDel="008E1D94" w:rsidRDefault="003374C5" w:rsidP="003374C5">
      <w:pPr>
        <w:rPr>
          <w:del w:id="166" w:author="Francisco J Lopez Pellicer" w:date="2016-06-13T20:18:00Z"/>
        </w:rPr>
      </w:pPr>
    </w:p>
    <w:p w14:paraId="6C564CBC" w14:textId="77777777" w:rsidR="00DC46A8" w:rsidRDefault="006B025D" w:rsidP="00722739">
      <w:r>
        <w:t xml:space="preserve">Apache </w:t>
      </w:r>
      <w:proofErr w:type="spellStart"/>
      <w:r>
        <w:t>Nutch</w:t>
      </w:r>
      <w:proofErr w:type="spellEnd"/>
      <w:r>
        <w:t xml:space="preserve"> está implementado en el lenguaje de programación </w:t>
      </w:r>
      <w:r w:rsidRPr="00000DC7">
        <w:rPr>
          <w:b/>
        </w:rPr>
        <w:t>Java</w:t>
      </w:r>
      <w:r w:rsidR="00CF0F78">
        <w:t>.</w:t>
      </w:r>
    </w:p>
    <w:p w14:paraId="45CACBCC" w14:textId="77777777" w:rsidR="00CF0F78" w:rsidDel="008E1D94" w:rsidRDefault="00CF0F78" w:rsidP="003374C5">
      <w:pPr>
        <w:rPr>
          <w:del w:id="167" w:author="Francisco J Lopez Pellicer" w:date="2016-06-13T20:18:00Z"/>
        </w:rPr>
      </w:pPr>
    </w:p>
    <w:p w14:paraId="0FF9228F" w14:textId="77777777" w:rsidR="00CF0F78" w:rsidRDefault="00CF0F78" w:rsidP="003374C5">
      <w:r>
        <w:t xml:space="preserve">A parte de poder modificar el código del núcleo de Nutch, existen los denominados </w:t>
      </w:r>
      <w:r w:rsidRPr="00722739">
        <w:rPr>
          <w:b/>
        </w:rPr>
        <w:t>puntos de extensión</w:t>
      </w:r>
      <w:r>
        <w:t>. Los puntos de extensión son punto</w:t>
      </w:r>
      <w:r w:rsidR="00442EAB">
        <w:t>s</w:t>
      </w:r>
      <w:r>
        <w:t xml:space="preserve"> del flujo de ejecución de Nutch que pueden ser ampliados mediante la implementación de </w:t>
      </w:r>
      <w:r>
        <w:rPr>
          <w:i/>
        </w:rPr>
        <w:t>plugins</w:t>
      </w:r>
      <w:r>
        <w:t>.</w:t>
      </w:r>
    </w:p>
    <w:p w14:paraId="63AF8C6F" w14:textId="77777777" w:rsidR="00C24DF5" w:rsidDel="008E1D94" w:rsidRDefault="00C24DF5" w:rsidP="003374C5">
      <w:pPr>
        <w:rPr>
          <w:del w:id="168" w:author="Francisco J Lopez Pellicer" w:date="2016-06-13T20:18:00Z"/>
        </w:rPr>
      </w:pPr>
    </w:p>
    <w:p w14:paraId="60AB58E9" w14:textId="77777777" w:rsidR="00C24DF5" w:rsidRDefault="00C24DF5" w:rsidP="003374C5">
      <w:r>
        <w:t xml:space="preserve">En la </w:t>
      </w:r>
      <w:r>
        <w:fldChar w:fldCharType="begin"/>
      </w:r>
      <w:r>
        <w:instrText xml:space="preserve"> REF _Ref453428172 \h </w:instrText>
      </w:r>
      <w:r>
        <w:fldChar w:fldCharType="separate"/>
      </w:r>
      <w:r w:rsidR="001B37D5">
        <w:t xml:space="preserve">Figura </w:t>
      </w:r>
      <w:r w:rsidR="001B37D5">
        <w:rPr>
          <w:noProof/>
        </w:rPr>
        <w:t>1</w:t>
      </w:r>
      <w:r>
        <w:fldChar w:fldCharType="end"/>
      </w:r>
      <w:r>
        <w:t xml:space="preserve"> se puede observar un diagrama de la arquitectura de Nutch.</w:t>
      </w:r>
    </w:p>
    <w:p w14:paraId="287ED3A3" w14:textId="77777777" w:rsidR="00C24DF5" w:rsidRDefault="00C24DF5" w:rsidP="00C24DF5">
      <w:pPr>
        <w:keepNext/>
        <w:jc w:val="center"/>
      </w:pPr>
      <w:r>
        <w:rPr>
          <w:noProof/>
          <w:lang w:val="en-US" w:eastAsia="en-US"/>
        </w:rPr>
        <w:lastRenderedPageBreak/>
        <w:drawing>
          <wp:inline distT="0" distB="0" distL="0" distR="0" wp14:anchorId="7A16A4A8" wp14:editId="51B7C428">
            <wp:extent cx="8800485" cy="4000503"/>
            <wp:effectExtent l="0" t="317" r="317" b="318"/>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ArquitecturaNutch.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810822" cy="4005202"/>
                    </a:xfrm>
                    <a:prstGeom prst="rect">
                      <a:avLst/>
                    </a:prstGeom>
                  </pic:spPr>
                </pic:pic>
              </a:graphicData>
            </a:graphic>
          </wp:inline>
        </w:drawing>
      </w:r>
    </w:p>
    <w:p w14:paraId="2489EAC2" w14:textId="77777777" w:rsidR="00C24DF5" w:rsidRDefault="00C24DF5" w:rsidP="00C24DF5">
      <w:pPr>
        <w:pStyle w:val="Caption"/>
        <w:jc w:val="center"/>
      </w:pPr>
      <w:bookmarkStart w:id="169" w:name="_Ref453428172"/>
      <w:r>
        <w:lastRenderedPageBreak/>
        <w:t xml:space="preserve">Figura </w:t>
      </w:r>
      <w:r>
        <w:fldChar w:fldCharType="begin"/>
      </w:r>
      <w:r>
        <w:instrText xml:space="preserve"> SEQ Figura \* ARABIC </w:instrText>
      </w:r>
      <w:r>
        <w:fldChar w:fldCharType="separate"/>
      </w:r>
      <w:r w:rsidR="001B37D5">
        <w:rPr>
          <w:noProof/>
        </w:rPr>
        <w:t>1</w:t>
      </w:r>
      <w:r>
        <w:fldChar w:fldCharType="end"/>
      </w:r>
      <w:bookmarkEnd w:id="169"/>
    </w:p>
    <w:p w14:paraId="59FFE672" w14:textId="77777777" w:rsidR="00900959" w:rsidRDefault="006F08A1" w:rsidP="00DB464F">
      <w:pPr>
        <w:pStyle w:val="Heading2"/>
        <w:numPr>
          <w:ilvl w:val="1"/>
          <w:numId w:val="1"/>
        </w:numPr>
      </w:pPr>
      <w:bookmarkStart w:id="170" w:name="_Toc451013005"/>
      <w:bookmarkStart w:id="171" w:name="_Toc453002179"/>
      <w:bookmarkStart w:id="172" w:name="_Toc453500330"/>
      <w:r>
        <w:t>Directorio</w:t>
      </w:r>
      <w:r w:rsidR="00DB464F">
        <w:t xml:space="preserve"> base</w:t>
      </w:r>
      <w:bookmarkEnd w:id="170"/>
      <w:bookmarkEnd w:id="171"/>
      <w:bookmarkEnd w:id="172"/>
    </w:p>
    <w:p w14:paraId="493898AD" w14:textId="77777777" w:rsidR="00DB464F" w:rsidRDefault="006F08A1" w:rsidP="00DB464F">
      <w:r>
        <w:t xml:space="preserve">La estructura de ficheros de Nutch está compuesta por carpetas con distinta finalidad. </w:t>
      </w:r>
    </w:p>
    <w:p w14:paraId="1B4608F4" w14:textId="77777777" w:rsidR="006F08A1" w:rsidDel="008E1D94" w:rsidRDefault="006F08A1" w:rsidP="00DB464F">
      <w:pPr>
        <w:rPr>
          <w:del w:id="173" w:author="Francisco J Lopez Pellicer" w:date="2016-06-13T20:18:00Z"/>
        </w:rPr>
      </w:pPr>
    </w:p>
    <w:p w14:paraId="68D245E4" w14:textId="77777777" w:rsidR="006F08A1" w:rsidDel="008E1D94" w:rsidRDefault="006F08A1" w:rsidP="00DB464F">
      <w:pPr>
        <w:rPr>
          <w:del w:id="174" w:author="Francisco J Lopez Pellicer" w:date="2016-06-13T20:18:00Z"/>
        </w:rPr>
      </w:pPr>
      <w:r>
        <w:t xml:space="preserve">A </w:t>
      </w:r>
      <w:r w:rsidR="009D4B04">
        <w:t>continuación,</w:t>
      </w:r>
      <w:r>
        <w:t xml:space="preserve"> se va a </w:t>
      </w:r>
      <w:r w:rsidR="009D4B04">
        <w:t>explicar la finalidad de ellas:</w:t>
      </w:r>
      <w:r>
        <w:t xml:space="preserve"> </w:t>
      </w:r>
    </w:p>
    <w:p w14:paraId="65D02015" w14:textId="77777777" w:rsidR="009D4B04" w:rsidRDefault="009D4B04" w:rsidP="00DB464F"/>
    <w:p w14:paraId="7C6BA0D0" w14:textId="77777777" w:rsidR="009D4B04" w:rsidRDefault="009D4B04" w:rsidP="008E1D94">
      <w:pPr>
        <w:pStyle w:val="ListBullet2"/>
        <w:pPrChange w:id="175" w:author="Francisco J Lopez Pellicer" w:date="2016-06-13T20:19:00Z">
          <w:pPr>
            <w:numPr>
              <w:numId w:val="4"/>
            </w:numPr>
            <w:ind w:left="720" w:hanging="360"/>
          </w:pPr>
        </w:pPrChange>
      </w:pPr>
      <w:proofErr w:type="spellStart"/>
      <w:r w:rsidRPr="00D36F1D">
        <w:rPr>
          <w:rFonts w:ascii="Consolas" w:hAnsi="Consolas"/>
        </w:rPr>
        <w:t>bin</w:t>
      </w:r>
      <w:proofErr w:type="spellEnd"/>
      <w:r>
        <w:t xml:space="preserve"> – Contienen dos scripts para Shell. Estos son:</w:t>
      </w:r>
    </w:p>
    <w:p w14:paraId="48054DF0" w14:textId="77777777" w:rsidR="009D4B04" w:rsidRDefault="009D4B04" w:rsidP="008E1D94">
      <w:pPr>
        <w:pStyle w:val="ListBullet2"/>
        <w:tabs>
          <w:tab w:val="clear" w:pos="643"/>
          <w:tab w:val="num" w:pos="1003"/>
        </w:tabs>
        <w:ind w:left="1003"/>
        <w:pPrChange w:id="176" w:author="Francisco J Lopez Pellicer" w:date="2016-06-13T20:19:00Z">
          <w:pPr>
            <w:numPr>
              <w:ilvl w:val="1"/>
              <w:numId w:val="4"/>
            </w:numPr>
            <w:ind w:left="1440" w:hanging="360"/>
          </w:pPr>
        </w:pPrChange>
      </w:pPr>
      <w:r w:rsidRPr="00D36F1D">
        <w:rPr>
          <w:rFonts w:ascii="Consolas" w:hAnsi="Consolas"/>
        </w:rPr>
        <w:t>Nutch.sh</w:t>
      </w:r>
      <w:r>
        <w:t xml:space="preserve"> – Este fichero permite ejecutar cualquier sección de Nutch. Consultar </w:t>
      </w:r>
      <w:r>
        <w:fldChar w:fldCharType="begin"/>
      </w:r>
      <w:r>
        <w:instrText xml:space="preserve"> REF _Ref451008114 \h </w:instrText>
      </w:r>
      <w:r w:rsidR="008E1D94">
        <w:instrText xml:space="preserve"> \* MERGEFORMAT </w:instrText>
      </w:r>
      <w:r>
        <w:fldChar w:fldCharType="separate"/>
      </w:r>
      <w:r w:rsidR="001B37D5">
        <w:t xml:space="preserve">Anexo A – Operaciones de </w:t>
      </w:r>
      <w:proofErr w:type="spellStart"/>
      <w:r w:rsidR="001B37D5">
        <w:t>Nutch</w:t>
      </w:r>
      <w:proofErr w:type="spellEnd"/>
      <w:r>
        <w:fldChar w:fldCharType="end"/>
      </w:r>
      <w:r>
        <w:t xml:space="preserve"> para más información. </w:t>
      </w:r>
    </w:p>
    <w:p w14:paraId="0E8BCC21" w14:textId="77777777" w:rsidR="009D4B04" w:rsidRDefault="009D4B04" w:rsidP="008E1D94">
      <w:pPr>
        <w:pStyle w:val="ListBullet2"/>
        <w:tabs>
          <w:tab w:val="clear" w:pos="643"/>
          <w:tab w:val="num" w:pos="1003"/>
        </w:tabs>
        <w:ind w:left="1003"/>
        <w:pPrChange w:id="177" w:author="Francisco J Lopez Pellicer" w:date="2016-06-13T20:20:00Z">
          <w:pPr>
            <w:numPr>
              <w:ilvl w:val="1"/>
              <w:numId w:val="4"/>
            </w:numPr>
            <w:ind w:left="1440" w:hanging="360"/>
          </w:pPr>
        </w:pPrChange>
      </w:pPr>
      <w:r w:rsidRPr="00D36F1D">
        <w:rPr>
          <w:rFonts w:ascii="Consolas" w:hAnsi="Consolas"/>
        </w:rPr>
        <w:t>Crawl.sh</w:t>
      </w:r>
      <w:r>
        <w:t xml:space="preserve"> – Permite la ejecución entera del flujo completo de Nutch. Se deben introducir una serie de parámetros para la configuración básica de la ejecución.</w:t>
      </w:r>
    </w:p>
    <w:p w14:paraId="2422BC99" w14:textId="77777777" w:rsidR="009D4B04" w:rsidRDefault="009D4B04" w:rsidP="008E1D94">
      <w:pPr>
        <w:pStyle w:val="ListBullet2"/>
        <w:pPrChange w:id="178" w:author="Francisco J Lopez Pellicer" w:date="2016-06-13T20:19:00Z">
          <w:pPr>
            <w:numPr>
              <w:numId w:val="4"/>
            </w:numPr>
            <w:ind w:left="720" w:hanging="360"/>
          </w:pPr>
        </w:pPrChange>
      </w:pPr>
      <w:proofErr w:type="spellStart"/>
      <w:r w:rsidRPr="000E56A9">
        <w:rPr>
          <w:rPrChange w:id="179" w:author="Francisco J Lopez Pellicer" w:date="2016-06-13T20:30:00Z">
            <w:rPr>
              <w:rStyle w:val="FicherosycarpetasCar"/>
            </w:rPr>
          </w:rPrChange>
        </w:rPr>
        <w:t>build</w:t>
      </w:r>
      <w:proofErr w:type="spellEnd"/>
      <w:r>
        <w:t xml:space="preserve"> – Carpeta generada automáticamente al compilar </w:t>
      </w:r>
      <w:proofErr w:type="spellStart"/>
      <w:r>
        <w:t>Nutch</w:t>
      </w:r>
      <w:proofErr w:type="spellEnd"/>
      <w:r>
        <w:t xml:space="preserve"> con </w:t>
      </w:r>
      <w:proofErr w:type="spellStart"/>
      <w:r>
        <w:t>Ant</w:t>
      </w:r>
      <w:proofErr w:type="spellEnd"/>
      <w:r>
        <w:t>. Contiene todos los ficheros necesarios para la ejecución de Nutch. Para más información se puede consultar</w:t>
      </w:r>
      <w:r w:rsidR="00451DA4">
        <w:t xml:space="preserve">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1B37D5">
        <w:t xml:space="preserve">Compilación de </w:t>
      </w:r>
      <w:proofErr w:type="spellStart"/>
      <w:r w:rsidR="001B37D5">
        <w:t>Nutch</w:t>
      </w:r>
      <w:proofErr w:type="spellEnd"/>
      <w:r w:rsidR="00451DA4">
        <w:fldChar w:fldCharType="end"/>
      </w:r>
      <w:r>
        <w:t>.</w:t>
      </w:r>
    </w:p>
    <w:p w14:paraId="63A9EC4E" w14:textId="77777777" w:rsidR="009D4B04" w:rsidRDefault="009D4B04" w:rsidP="008E1D94">
      <w:pPr>
        <w:pStyle w:val="ListBullet2"/>
        <w:pPrChange w:id="180" w:author="Francisco J Lopez Pellicer" w:date="2016-06-13T20:19:00Z">
          <w:pPr>
            <w:numPr>
              <w:numId w:val="4"/>
            </w:numPr>
            <w:ind w:left="720" w:hanging="360"/>
          </w:pPr>
        </w:pPrChange>
      </w:pPr>
      <w:proofErr w:type="spellStart"/>
      <w:r w:rsidRPr="000E56A9">
        <w:rPr>
          <w:rPrChange w:id="181" w:author="Francisco J Lopez Pellicer" w:date="2016-06-13T20:30:00Z">
            <w:rPr>
              <w:rStyle w:val="FicherosycarpetasCar"/>
            </w:rPr>
          </w:rPrChange>
        </w:rPr>
        <w:t>conf</w:t>
      </w:r>
      <w:proofErr w:type="spellEnd"/>
      <w:r>
        <w:t xml:space="preserve"> – Contiene todos los ficheros de configuración de Nutch. Con estos ficheros se puede alterar el comportamiento de Nutch como se desee. Se pueden editar los plugins a usar, el tipo de </w:t>
      </w:r>
      <w:proofErr w:type="spellStart"/>
      <w:r>
        <w:t>URLs</w:t>
      </w:r>
      <w:proofErr w:type="spellEnd"/>
      <w:r>
        <w:t xml:space="preserve"> aceptadas, etc. Se pueden consultar detalles de los ficheros de configuración de Nutch en </w:t>
      </w:r>
      <w:r w:rsidR="00451DA4">
        <w:t xml:space="preserve">la sección </w:t>
      </w:r>
      <w:r>
        <w:fldChar w:fldCharType="begin"/>
      </w:r>
      <w:r>
        <w:instrText xml:space="preserve"> REF _Ref451008477 \h </w:instrText>
      </w:r>
      <w:r w:rsidR="008E1D94">
        <w:instrText xml:space="preserve"> \* MERGEFORMAT </w:instrText>
      </w:r>
      <w:r>
        <w:fldChar w:fldCharType="separate"/>
      </w:r>
      <w:r w:rsidR="001B37D5">
        <w:t xml:space="preserve">Configuración de </w:t>
      </w:r>
      <w:proofErr w:type="spellStart"/>
      <w:r w:rsidR="001B37D5">
        <w:t>Nutch</w:t>
      </w:r>
      <w:proofErr w:type="spellEnd"/>
      <w:r>
        <w:fldChar w:fldCharType="end"/>
      </w:r>
      <w:r>
        <w:t>.</w:t>
      </w:r>
    </w:p>
    <w:p w14:paraId="08DB6B6B" w14:textId="77777777" w:rsidR="009D4B04" w:rsidRDefault="009D4B04" w:rsidP="008E1D94">
      <w:pPr>
        <w:pStyle w:val="ListBullet2"/>
        <w:pPrChange w:id="182" w:author="Francisco J Lopez Pellicer" w:date="2016-06-13T20:19:00Z">
          <w:pPr>
            <w:numPr>
              <w:numId w:val="4"/>
            </w:numPr>
            <w:ind w:left="720" w:hanging="360"/>
          </w:pPr>
        </w:pPrChange>
      </w:pPr>
      <w:proofErr w:type="spellStart"/>
      <w:r w:rsidRPr="000E56A9">
        <w:rPr>
          <w:rPrChange w:id="183" w:author="Francisco J Lopez Pellicer" w:date="2016-06-13T20:30:00Z">
            <w:rPr>
              <w:rStyle w:val="FicherosycarpetasCar"/>
            </w:rPr>
          </w:rPrChange>
        </w:rPr>
        <w:t>docker</w:t>
      </w:r>
      <w:proofErr w:type="spellEnd"/>
      <w:r>
        <w:t xml:space="preserve"> – Ficheros necesarios para desplegar </w:t>
      </w:r>
      <w:proofErr w:type="spellStart"/>
      <w:r>
        <w:t>Nutch</w:t>
      </w:r>
      <w:proofErr w:type="spellEnd"/>
      <w:r>
        <w:t xml:space="preserve"> en </w:t>
      </w:r>
      <w:proofErr w:type="spellStart"/>
      <w:r>
        <w:t>Docker</w:t>
      </w:r>
      <w:proofErr w:type="spellEnd"/>
      <w:r>
        <w:t>.</w:t>
      </w:r>
    </w:p>
    <w:p w14:paraId="64B49DBE" w14:textId="77777777" w:rsidR="009D4B04" w:rsidRDefault="009D4B04" w:rsidP="008E1D94">
      <w:pPr>
        <w:pStyle w:val="ListBullet2"/>
        <w:pPrChange w:id="184" w:author="Francisco J Lopez Pellicer" w:date="2016-06-13T20:19:00Z">
          <w:pPr>
            <w:numPr>
              <w:numId w:val="4"/>
            </w:numPr>
            <w:ind w:left="720" w:hanging="360"/>
          </w:pPr>
        </w:pPrChange>
      </w:pPr>
      <w:proofErr w:type="spellStart"/>
      <w:r w:rsidRPr="000E56A9">
        <w:rPr>
          <w:rPrChange w:id="185" w:author="Francisco J Lopez Pellicer" w:date="2016-06-13T20:30:00Z">
            <w:rPr>
              <w:rStyle w:val="FicherosycarpetasCar"/>
            </w:rPr>
          </w:rPrChange>
        </w:rPr>
        <w:t>ivy</w:t>
      </w:r>
      <w:proofErr w:type="spellEnd"/>
      <w:r>
        <w:t xml:space="preserve"> – Configuración de la compilación de </w:t>
      </w:r>
      <w:r w:rsidR="00451DA4">
        <w:t>N</w:t>
      </w:r>
      <w:r>
        <w:t>utch</w:t>
      </w:r>
      <w:r w:rsidR="00451DA4">
        <w:t xml:space="preserve">. Se usan </w:t>
      </w:r>
      <w:proofErr w:type="spellStart"/>
      <w:r w:rsidR="00451DA4">
        <w:t>Ivy</w:t>
      </w:r>
      <w:proofErr w:type="spellEnd"/>
      <w:r w:rsidR="00451DA4">
        <w:t xml:space="preserve"> como gestor de dependencias y </w:t>
      </w:r>
      <w:proofErr w:type="spellStart"/>
      <w:r w:rsidR="00451DA4" w:rsidRPr="00000DC7">
        <w:rPr>
          <w:b/>
        </w:rPr>
        <w:t>Ant</w:t>
      </w:r>
      <w:proofErr w:type="spellEnd"/>
      <w:r w:rsidR="00451DA4">
        <w:t xml:space="preserve"> para compilar. Para más información consultar la sección </w:t>
      </w:r>
      <w:r w:rsidR="00451DA4">
        <w:fldChar w:fldCharType="begin"/>
      </w:r>
      <w:r w:rsidR="00451DA4">
        <w:instrText xml:space="preserve"> REF _Ref451008628 \h </w:instrText>
      </w:r>
      <w:r w:rsidR="008E1D94">
        <w:instrText xml:space="preserve"> \* MERGEFORMAT </w:instrText>
      </w:r>
      <w:r w:rsidR="00451DA4">
        <w:fldChar w:fldCharType="separate"/>
      </w:r>
      <w:r w:rsidR="001B37D5">
        <w:t xml:space="preserve">Compilación de </w:t>
      </w:r>
      <w:proofErr w:type="spellStart"/>
      <w:r w:rsidR="001B37D5">
        <w:t>Nutch</w:t>
      </w:r>
      <w:proofErr w:type="spellEnd"/>
      <w:r w:rsidR="00451DA4">
        <w:fldChar w:fldCharType="end"/>
      </w:r>
      <w:r w:rsidR="00451DA4">
        <w:t>.</w:t>
      </w:r>
    </w:p>
    <w:p w14:paraId="001472DF" w14:textId="77777777" w:rsidR="009D4B04" w:rsidRDefault="009D4B04" w:rsidP="008E1D94">
      <w:pPr>
        <w:pStyle w:val="ListBullet2"/>
        <w:pPrChange w:id="186" w:author="Francisco J Lopez Pellicer" w:date="2016-06-13T20:19:00Z">
          <w:pPr>
            <w:numPr>
              <w:numId w:val="4"/>
            </w:numPr>
            <w:ind w:left="720" w:hanging="360"/>
          </w:pPr>
        </w:pPrChange>
      </w:pPr>
      <w:proofErr w:type="spellStart"/>
      <w:r w:rsidRPr="000E56A9">
        <w:rPr>
          <w:rPrChange w:id="187" w:author="Francisco J Lopez Pellicer" w:date="2016-06-13T20:30:00Z">
            <w:rPr>
              <w:rStyle w:val="FicherosycarpetasCar"/>
            </w:rPr>
          </w:rPrChange>
        </w:rPr>
        <w:t>src</w:t>
      </w:r>
      <w:proofErr w:type="spellEnd"/>
      <w:r>
        <w:t xml:space="preserve"> – </w:t>
      </w:r>
      <w:r w:rsidR="00451DA4">
        <w:t xml:space="preserve">Contiene todos los ficheros fuente de Nutch. Desde los ficheros originales del núcleo de Nutch hasta los plugins que vienen implementados o se implementan. </w:t>
      </w:r>
    </w:p>
    <w:p w14:paraId="2B877741" w14:textId="77777777" w:rsidR="00451DA4" w:rsidDel="008E1D94" w:rsidRDefault="00451DA4" w:rsidP="008E1D94">
      <w:pPr>
        <w:pStyle w:val="ListBullet2"/>
        <w:rPr>
          <w:del w:id="188" w:author="Francisco J Lopez Pellicer" w:date="2016-06-13T20:18:00Z"/>
        </w:rPr>
        <w:pPrChange w:id="189" w:author="Francisco J Lopez Pellicer" w:date="2016-06-13T20:19:00Z">
          <w:pPr>
            <w:numPr>
              <w:numId w:val="4"/>
            </w:numPr>
            <w:ind w:left="720" w:hanging="360"/>
          </w:pPr>
        </w:pPrChange>
      </w:pPr>
      <w:proofErr w:type="spellStart"/>
      <w:r w:rsidRPr="000E56A9">
        <w:rPr>
          <w:rPrChange w:id="190" w:author="Francisco J Lopez Pellicer" w:date="2016-06-13T20:30:00Z">
            <w:rPr>
              <w:rStyle w:val="FicherosycarpetasCar"/>
            </w:rPr>
          </w:rPrChange>
        </w:rPr>
        <w:t>urls</w:t>
      </w:r>
      <w:proofErr w:type="spellEnd"/>
      <w:r>
        <w:t xml:space="preserve"> – Dentro de este directorio se encuentra un único documento llamado seeds.txt. En este documento se encuentra la lista de </w:t>
      </w:r>
      <w:proofErr w:type="spellStart"/>
      <w:r>
        <w:t>URLs</w:t>
      </w:r>
      <w:proofErr w:type="spellEnd"/>
      <w:r>
        <w:t xml:space="preserve"> semilla.</w:t>
      </w:r>
    </w:p>
    <w:p w14:paraId="06F6D2D5" w14:textId="77777777" w:rsidR="009D4B04" w:rsidRPr="00DB464F" w:rsidRDefault="009D4B04" w:rsidP="008E1D94">
      <w:pPr>
        <w:pStyle w:val="ListBullet2"/>
        <w:pPrChange w:id="191" w:author="Francisco J Lopez Pellicer" w:date="2016-06-13T20:19:00Z">
          <w:pPr/>
        </w:pPrChange>
      </w:pPr>
    </w:p>
    <w:p w14:paraId="4602EACE" w14:textId="77777777" w:rsidR="00806449" w:rsidRDefault="00806449" w:rsidP="00806449">
      <w:pPr>
        <w:pStyle w:val="Heading2"/>
        <w:numPr>
          <w:ilvl w:val="1"/>
          <w:numId w:val="1"/>
        </w:numPr>
      </w:pPr>
      <w:bookmarkStart w:id="192" w:name="_Toc451013006"/>
      <w:bookmarkStart w:id="193" w:name="_Toc453002180"/>
      <w:bookmarkStart w:id="194" w:name="_Toc453500331"/>
      <w:r>
        <w:t>Principales componentes</w:t>
      </w:r>
      <w:bookmarkEnd w:id="192"/>
      <w:bookmarkEnd w:id="193"/>
      <w:bookmarkEnd w:id="194"/>
    </w:p>
    <w:p w14:paraId="78F6A7DD" w14:textId="77777777" w:rsidR="00B77571" w:rsidDel="008E1D94" w:rsidRDefault="00B77571" w:rsidP="00B77571">
      <w:pPr>
        <w:rPr>
          <w:del w:id="195" w:author="Francisco J Lopez Pellicer" w:date="2016-06-13T20:18:00Z"/>
        </w:rPr>
      </w:pPr>
      <w:r>
        <w:t xml:space="preserve">La representación del </w:t>
      </w:r>
      <w:r w:rsidRPr="00000DC7">
        <w:rPr>
          <w:b/>
        </w:rPr>
        <w:t>almacén</w:t>
      </w:r>
      <w:r>
        <w:t xml:space="preserve"> que utiliza Nutch para su ejecución e infraestructura se llama </w:t>
      </w:r>
      <w:proofErr w:type="spellStart"/>
      <w:r w:rsidRPr="00000DC7">
        <w:rPr>
          <w:b/>
        </w:rPr>
        <w:t>CrawlDB</w:t>
      </w:r>
      <w:proofErr w:type="spellEnd"/>
      <w:r>
        <w:t xml:space="preserve">. En este almacén se guarda información relativa a cada URL como pueden ser la dirección web, el nombre, el anchor, el estado, </w:t>
      </w:r>
      <w:r w:rsidR="00D30DD5">
        <w:t xml:space="preserve">el score, metadatos, </w:t>
      </w:r>
      <w:r>
        <w:t>etc.</w:t>
      </w:r>
    </w:p>
    <w:p w14:paraId="2992D0FB" w14:textId="77777777" w:rsidR="00000DC7" w:rsidRDefault="00000DC7" w:rsidP="00B77571"/>
    <w:p w14:paraId="0068053B" w14:textId="77777777" w:rsidR="00000DC7" w:rsidRPr="00000DC7" w:rsidDel="008E1D94" w:rsidRDefault="00000DC7" w:rsidP="00B77571">
      <w:pPr>
        <w:rPr>
          <w:del w:id="196" w:author="Francisco J Lopez Pellicer" w:date="2016-06-13T20:18:00Z"/>
          <w:b/>
        </w:rPr>
      </w:pPr>
      <w:r>
        <w:t xml:space="preserve">Existe una operación de Nutch que permite la lectura en un fichero </w:t>
      </w:r>
      <w:proofErr w:type="spellStart"/>
      <w:r>
        <w:t>txt</w:t>
      </w:r>
      <w:proofErr w:type="spellEnd"/>
      <w:r>
        <w:t xml:space="preserve"> del almacén anteriormente mencionado. Esta operación se llama </w:t>
      </w:r>
      <w:proofErr w:type="spellStart"/>
      <w:r>
        <w:rPr>
          <w:b/>
          <w:i/>
        </w:rPr>
        <w:t>readdb</w:t>
      </w:r>
      <w:proofErr w:type="spellEnd"/>
      <w:r>
        <w:rPr>
          <w:b/>
          <w:i/>
        </w:rPr>
        <w:t>.</w:t>
      </w:r>
    </w:p>
    <w:p w14:paraId="319D45F5" w14:textId="77777777" w:rsidR="00080324" w:rsidRDefault="00080324" w:rsidP="00B77571"/>
    <w:p w14:paraId="79919135" w14:textId="77777777" w:rsidR="00080324" w:rsidDel="008E1D94" w:rsidRDefault="00080324" w:rsidP="00B77571">
      <w:pPr>
        <w:rPr>
          <w:del w:id="197" w:author="Francisco J Lopez Pellicer" w:date="2016-06-13T20:18:00Z"/>
        </w:rPr>
      </w:pPr>
      <w:r>
        <w:lastRenderedPageBreak/>
        <w:t xml:space="preserve">A continuación, se van a presentar ver tres ejemplos reales extraídos de una de las ejecuciones de </w:t>
      </w:r>
      <w:proofErr w:type="spellStart"/>
      <w:r w:rsidRPr="00000DC7">
        <w:rPr>
          <w:b/>
        </w:rPr>
        <w:t>GeoCrawler</w:t>
      </w:r>
      <w:proofErr w:type="spellEnd"/>
      <w:r>
        <w:t>.</w:t>
      </w:r>
    </w:p>
    <w:p w14:paraId="607C983C" w14:textId="77777777" w:rsidR="00080324" w:rsidRDefault="00080324" w:rsidP="00B77571"/>
    <w:p w14:paraId="26E92AE9" w14:textId="77777777" w:rsidR="00080324" w:rsidDel="008E1D94" w:rsidRDefault="00080324" w:rsidP="00080324">
      <w:pPr>
        <w:rPr>
          <w:del w:id="198" w:author="Francisco J Lopez Pellicer" w:date="2016-06-13T20:18:00Z"/>
        </w:rPr>
      </w:pPr>
      <w:r>
        <w:t xml:space="preserve">El primero de ellos corresponde a una petición a un servicio que devuelve el código 404 de error de HTTP. Esto corresponde a un recurso no encontrado. Se puede observar en el campo </w:t>
      </w:r>
      <w:r w:rsidRPr="00000DC7">
        <w:rPr>
          <w:b/>
          <w:i/>
        </w:rPr>
        <w:t>Status</w:t>
      </w:r>
      <w:r>
        <w:t xml:space="preserve"> el valor </w:t>
      </w:r>
      <w:proofErr w:type="spellStart"/>
      <w:r>
        <w:t>db_gone</w:t>
      </w:r>
      <w:proofErr w:type="spellEnd"/>
      <w:r>
        <w:t xml:space="preserve"> con valor numérico 3 indicando el error al intentar acceder a este recurso.</w:t>
      </w:r>
    </w:p>
    <w:p w14:paraId="5A2002D0" w14:textId="77777777" w:rsidR="00080324" w:rsidRDefault="00080324" w:rsidP="00080324"/>
    <w:p w14:paraId="1918BB0F" w14:textId="77777777" w:rsidR="00080324" w:rsidRDefault="00080324" w:rsidP="00080324">
      <w:r>
        <w:t xml:space="preserve">Los valores del </w:t>
      </w:r>
      <w:r>
        <w:rPr>
          <w:i/>
        </w:rPr>
        <w:t>status</w:t>
      </w:r>
      <w:r>
        <w:t xml:space="preserve"> en Nutch pueden tomar los siguientes valores:</w:t>
      </w:r>
    </w:p>
    <w:p w14:paraId="64CCEB97" w14:textId="77777777" w:rsidR="00080324" w:rsidRDefault="00080324" w:rsidP="000E56A9">
      <w:pPr>
        <w:pStyle w:val="ListBullet2"/>
        <w:pPrChange w:id="199" w:author="Francisco J Lopez Pellicer" w:date="2016-06-13T20:28:00Z">
          <w:pPr>
            <w:pStyle w:val="ListParagraph"/>
            <w:numPr>
              <w:numId w:val="7"/>
            </w:numPr>
            <w:ind w:hanging="360"/>
          </w:pPr>
        </w:pPrChange>
      </w:pPr>
      <w:proofErr w:type="spellStart"/>
      <w:r w:rsidRPr="000E56A9">
        <w:rPr>
          <w:rPrChange w:id="200" w:author="Francisco J Lopez Pellicer" w:date="2016-06-13T20:30:00Z">
            <w:rPr>
              <w:rStyle w:val="FicherosycarpetasCar"/>
            </w:rPr>
          </w:rPrChange>
        </w:rPr>
        <w:t>db_unfetched</w:t>
      </w:r>
      <w:proofErr w:type="spellEnd"/>
      <w:r>
        <w:t xml:space="preserve"> – Representa un enlace que se ha almacenado en la lista, pero no ha sido procesado.</w:t>
      </w:r>
    </w:p>
    <w:p w14:paraId="2476E217" w14:textId="77777777" w:rsidR="00080324" w:rsidRDefault="00080324" w:rsidP="000E56A9">
      <w:pPr>
        <w:pStyle w:val="ListBullet2"/>
        <w:pPrChange w:id="201" w:author="Francisco J Lopez Pellicer" w:date="2016-06-13T20:28:00Z">
          <w:pPr>
            <w:pStyle w:val="ListParagraph"/>
            <w:numPr>
              <w:numId w:val="7"/>
            </w:numPr>
            <w:ind w:hanging="360"/>
          </w:pPr>
        </w:pPrChange>
      </w:pPr>
      <w:proofErr w:type="spellStart"/>
      <w:r w:rsidRPr="000E56A9">
        <w:rPr>
          <w:rPrChange w:id="202" w:author="Francisco J Lopez Pellicer" w:date="2016-06-13T20:30:00Z">
            <w:rPr>
              <w:rStyle w:val="FicherosycarpetasCar"/>
            </w:rPr>
          </w:rPrChange>
        </w:rPr>
        <w:t>db_fetched</w:t>
      </w:r>
      <w:proofErr w:type="spellEnd"/>
      <w:r>
        <w:t xml:space="preserve"> – Representa un enlace que ya ha sido procesado.</w:t>
      </w:r>
    </w:p>
    <w:p w14:paraId="7FCC44D9" w14:textId="77777777" w:rsidR="00080324" w:rsidRDefault="00080324" w:rsidP="000E56A9">
      <w:pPr>
        <w:pStyle w:val="ListBullet2"/>
        <w:pPrChange w:id="203" w:author="Francisco J Lopez Pellicer" w:date="2016-06-13T20:28:00Z">
          <w:pPr>
            <w:pStyle w:val="ListParagraph"/>
            <w:numPr>
              <w:numId w:val="7"/>
            </w:numPr>
            <w:ind w:hanging="360"/>
          </w:pPr>
        </w:pPrChange>
      </w:pPr>
      <w:proofErr w:type="spellStart"/>
      <w:r w:rsidRPr="000E56A9">
        <w:rPr>
          <w:rPrChange w:id="204" w:author="Francisco J Lopez Pellicer" w:date="2016-06-13T20:30:00Z">
            <w:rPr>
              <w:rStyle w:val="FicherosycarpetasCar"/>
            </w:rPr>
          </w:rPrChange>
        </w:rPr>
        <w:t>db_gone</w:t>
      </w:r>
      <w:proofErr w:type="spellEnd"/>
      <w:r>
        <w:t xml:space="preserve"> – Con este estado se marcan aquellos enlaces que llevan a recursos no encontrados o que ya no existen.</w:t>
      </w:r>
    </w:p>
    <w:p w14:paraId="5A7A3762" w14:textId="77777777" w:rsidR="00AB7ED1" w:rsidRDefault="00080324" w:rsidP="000E56A9">
      <w:pPr>
        <w:pStyle w:val="ListBullet2"/>
        <w:pPrChange w:id="205" w:author="Francisco J Lopez Pellicer" w:date="2016-06-13T20:28:00Z">
          <w:pPr>
            <w:pStyle w:val="ListParagraph"/>
            <w:numPr>
              <w:numId w:val="7"/>
            </w:numPr>
            <w:ind w:hanging="360"/>
          </w:pPr>
        </w:pPrChange>
      </w:pPr>
      <w:proofErr w:type="spellStart"/>
      <w:r w:rsidRPr="000E56A9">
        <w:rPr>
          <w:rPrChange w:id="206" w:author="Francisco J Lopez Pellicer" w:date="2016-06-13T20:30:00Z">
            <w:rPr>
              <w:rStyle w:val="FicherosycarpetasCar"/>
            </w:rPr>
          </w:rPrChange>
        </w:rPr>
        <w:t>db_redir_temp</w:t>
      </w:r>
      <w:proofErr w:type="spellEnd"/>
      <w:r>
        <w:t xml:space="preserve"> – </w:t>
      </w:r>
      <w:r w:rsidR="00AB7ED1">
        <w:t>Indica que la página redirige temporalmente a otra.</w:t>
      </w:r>
    </w:p>
    <w:p w14:paraId="1DABA2DD" w14:textId="77777777" w:rsidR="00080324" w:rsidRPr="00080324" w:rsidRDefault="00080324" w:rsidP="000E56A9">
      <w:pPr>
        <w:pStyle w:val="ListBullet2"/>
        <w:pPrChange w:id="207" w:author="Francisco J Lopez Pellicer" w:date="2016-06-13T20:28:00Z">
          <w:pPr>
            <w:pStyle w:val="ListParagraph"/>
            <w:numPr>
              <w:numId w:val="7"/>
            </w:numPr>
            <w:ind w:hanging="360"/>
          </w:pPr>
        </w:pPrChange>
      </w:pPr>
      <w:proofErr w:type="spellStart"/>
      <w:r w:rsidRPr="000E56A9">
        <w:rPr>
          <w:rPrChange w:id="208" w:author="Francisco J Lopez Pellicer" w:date="2016-06-13T20:30:00Z">
            <w:rPr>
              <w:rStyle w:val="FicherosycarpetasCar"/>
            </w:rPr>
          </w:rPrChange>
        </w:rPr>
        <w:t>db_redir_perm</w:t>
      </w:r>
      <w:proofErr w:type="spellEnd"/>
      <w:r>
        <w:t xml:space="preserve"> – </w:t>
      </w:r>
      <w:r w:rsidR="00AB7ED1">
        <w:t>Indica que la página redirige permanentemente a otra.</w:t>
      </w:r>
    </w:p>
    <w:p w14:paraId="5C93C037" w14:textId="77777777" w:rsidR="00080324" w:rsidRDefault="00080324" w:rsidP="000E56A9">
      <w:pPr>
        <w:pStyle w:val="ListBullet2"/>
        <w:pPrChange w:id="209" w:author="Francisco J Lopez Pellicer" w:date="2016-06-13T20:28:00Z">
          <w:pPr>
            <w:pStyle w:val="ListParagraph"/>
            <w:numPr>
              <w:numId w:val="7"/>
            </w:numPr>
            <w:ind w:hanging="360"/>
          </w:pPr>
        </w:pPrChange>
      </w:pPr>
      <w:proofErr w:type="spellStart"/>
      <w:r w:rsidRPr="000E56A9">
        <w:rPr>
          <w:rPrChange w:id="210" w:author="Francisco J Lopez Pellicer" w:date="2016-06-13T20:30:00Z">
            <w:rPr>
              <w:rStyle w:val="FicherosycarpetasCar"/>
            </w:rPr>
          </w:rPrChange>
        </w:rPr>
        <w:t>db_notmodified</w:t>
      </w:r>
      <w:proofErr w:type="spellEnd"/>
      <w:r>
        <w:t xml:space="preserve"> – </w:t>
      </w:r>
      <w:r w:rsidR="00D30DD5">
        <w:t>In</w:t>
      </w:r>
      <w:r w:rsidR="00520DCC">
        <w:t>dica que una página ha sido recuperada correctamente pero no se han encontrado modificaciones.</w:t>
      </w:r>
    </w:p>
    <w:p w14:paraId="2B41E635" w14:textId="77777777" w:rsidR="00D30DD5" w:rsidDel="008E1D94" w:rsidRDefault="00D30DD5" w:rsidP="000E56A9">
      <w:pPr>
        <w:pStyle w:val="ListBullet2"/>
        <w:rPr>
          <w:del w:id="211" w:author="Francisco J Lopez Pellicer" w:date="2016-06-13T20:20:00Z"/>
        </w:rPr>
        <w:pPrChange w:id="212" w:author="Francisco J Lopez Pellicer" w:date="2016-06-13T20:28:00Z">
          <w:pPr>
            <w:pStyle w:val="ListParagraph"/>
            <w:numPr>
              <w:numId w:val="7"/>
            </w:numPr>
            <w:ind w:hanging="360"/>
          </w:pPr>
        </w:pPrChange>
      </w:pPr>
      <w:proofErr w:type="spellStart"/>
      <w:r w:rsidRPr="000E56A9">
        <w:rPr>
          <w:rPrChange w:id="213" w:author="Francisco J Lopez Pellicer" w:date="2016-06-13T20:30:00Z">
            <w:rPr>
              <w:rStyle w:val="FicherosycarpetasCar"/>
            </w:rPr>
          </w:rPrChange>
        </w:rPr>
        <w:t>db_duplicate</w:t>
      </w:r>
      <w:proofErr w:type="spellEnd"/>
      <w:r>
        <w:t xml:space="preserve"> – Indica que el enlace ya existía.</w:t>
      </w:r>
    </w:p>
    <w:p w14:paraId="1A294C22" w14:textId="77777777" w:rsidR="00520DCC" w:rsidRPr="00080324" w:rsidRDefault="00520DCC" w:rsidP="000E56A9">
      <w:pPr>
        <w:pStyle w:val="ListBullet2"/>
        <w:pPrChange w:id="214" w:author="Francisco J Lopez Pellicer" w:date="2016-06-13T20:28:00Z">
          <w:pPr/>
        </w:pPrChange>
      </w:pPr>
    </w:p>
    <w:p w14:paraId="3D5A75C4" w14:textId="77777777" w:rsidR="00080324" w:rsidRDefault="00520DCC" w:rsidP="00080324">
      <w:del w:id="215" w:author="Francisco J Lopez Pellicer" w:date="2016-06-13T20:20:00Z">
        <w:r w:rsidDel="008E1D94">
          <w:rPr>
            <w:noProof/>
            <w:lang w:val="en-US" w:eastAsia="en-US"/>
          </w:rPr>
          <mc:AlternateContent>
            <mc:Choice Requires="wps">
              <w:drawing>
                <wp:inline distT="0" distB="0" distL="0" distR="0" wp14:anchorId="3517618E" wp14:editId="5D06501D">
                  <wp:extent cx="5375789" cy="609600"/>
                  <wp:effectExtent l="0" t="0" r="9525" b="0"/>
                  <wp:docPr id="14" name="Cuadro de texto 14"/>
                  <wp:cNvGraphicFramePr/>
                  <a:graphic xmlns:a="http://schemas.openxmlformats.org/drawingml/2006/main">
                    <a:graphicData uri="http://schemas.microsoft.com/office/word/2010/wordprocessingShape">
                      <wps:wsp>
                        <wps:cNvSpPr txBox="1"/>
                        <wps:spPr>
                          <a:xfrm>
                            <a:off x="0" y="0"/>
                            <a:ext cx="5375789" cy="609600"/>
                          </a:xfrm>
                          <a:prstGeom prst="rect">
                            <a:avLst/>
                          </a:prstGeom>
                          <a:solidFill>
                            <a:prstClr val="white"/>
                          </a:solidFill>
                          <a:ln>
                            <a:noFill/>
                          </a:ln>
                        </wps:spPr>
                        <wps:txbx>
                          <w:txbxContent>
                            <w:p w14:paraId="396D9BF2" w14:textId="77777777" w:rsidR="00A855A0" w:rsidRPr="00C52A8D" w:rsidRDefault="00A855A0" w:rsidP="00520DCC">
                              <w:pPr>
                                <w:pStyle w:val="Caption"/>
                                <w:rPr>
                                  <w:noProof/>
                                  <w:sz w:val="26"/>
                                  <w:szCs w:val="24"/>
                                </w:rPr>
                              </w:pPr>
                              <w:r>
                                <w:t xml:space="preserve">Ejemplo </w:t>
                              </w:r>
                              <w:r>
                                <w:fldChar w:fldCharType="begin"/>
                              </w:r>
                              <w:r>
                                <w:instrText xml:space="preserve"> SEQ Ejemplo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517618E" id="Cuadro de texto 14" o:spid="_x0000_s1032" type="#_x0000_t202" style="width:423.3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" stroked="f">
                  <v:textbox style="mso-fit-shape-to-text:t" inset="0,0,0,0">
                    <w:txbxContent>
                      <w:p w14:paraId="396D9BF2" w14:textId="77777777" w:rsidR="00A855A0" w:rsidRPr="00C52A8D" w:rsidRDefault="00A855A0" w:rsidP="00520DCC">
                        <w:pPr>
                          <w:pStyle w:val="Caption"/>
                          <w:rPr>
                            <w:noProof/>
                            <w:sz w:val="26"/>
                            <w:szCs w:val="24"/>
                          </w:rPr>
                        </w:pPr>
                        <w:r>
                          <w:t xml:space="preserve">Ejemplo </w:t>
                        </w:r>
                        <w:r>
                          <w:fldChar w:fldCharType="begin"/>
                        </w:r>
                        <w:r>
                          <w:instrText xml:space="preserve"> SEQ Ejemplo \* ARABIC </w:instrText>
                        </w:r>
                        <w:r>
                          <w:fldChar w:fldCharType="separate"/>
                        </w:r>
                        <w:r>
                          <w:rPr>
                            <w:noProof/>
                          </w:rPr>
                          <w:t>1</w:t>
                        </w:r>
                        <w:r>
                          <w:fldChar w:fldCharType="end"/>
                        </w:r>
                      </w:p>
                    </w:txbxContent>
                  </v:textbox>
                  <w10:anchorlock/>
                </v:shape>
              </w:pict>
            </mc:Fallback>
          </mc:AlternateContent>
        </w:r>
      </w:del>
      <w:r w:rsidR="00D30DD5">
        <w:rPr>
          <w:noProof/>
          <w:lang w:val="en-US" w:eastAsia="en-US"/>
        </w:rPr>
        <mc:AlternateContent>
          <mc:Choice Requires="wps">
            <w:drawing>
              <wp:inline distT="0" distB="0" distL="0" distR="0" wp14:anchorId="563C45F8" wp14:editId="61552856">
                <wp:extent cx="5375789" cy="2297927"/>
                <wp:effectExtent l="0" t="0" r="34925" b="13970"/>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5789" cy="2297927"/>
                        </a:xfrm>
                        <a:prstGeom prst="rect">
                          <a:avLst/>
                        </a:prstGeom>
                        <a:solidFill>
                          <a:srgbClr val="FFFFFF"/>
                        </a:solidFill>
                        <a:ln w="9525">
                          <a:solidFill>
                            <a:srgbClr val="000000"/>
                          </a:solidFill>
                          <a:miter lim="800000"/>
                          <a:headEnd/>
                          <a:tailEnd/>
                        </a:ln>
                      </wps:spPr>
                      <wps:txbx>
                        <w:txbxContent>
                          <w:p w14:paraId="6CD5C4E8" w14:textId="77777777" w:rsidR="00A855A0" w:rsidRPr="005669EA" w:rsidRDefault="00A855A0" w:rsidP="005669EA">
                            <w:pPr>
                              <w:shd w:val="clear" w:color="auto" w:fill="FFFFFF"/>
                              <w:jc w:val="left"/>
                              <w:rPr>
                                <w:rFonts w:ascii="Arial" w:hAnsi="Arial" w:cs="Arial"/>
                                <w:color w:val="222222"/>
                                <w:sz w:val="19"/>
                                <w:szCs w:val="19"/>
                                <w:lang w:val="en-US" w:eastAsia="es-ES"/>
                              </w:rPr>
                            </w:pPr>
                            <w:hyperlink r:id="rId17" w:tgtFrame="_blank" w:history="1">
                              <w:r w:rsidRPr="005669EA">
                                <w:rPr>
                                  <w:rStyle w:val="Hyperlink"/>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Status: 3 (</w:t>
                            </w:r>
                            <w:proofErr w:type="spellStart"/>
                            <w:r w:rsidRPr="005669EA">
                              <w:rPr>
                                <w:rFonts w:ascii="Arial" w:hAnsi="Arial" w:cs="Arial"/>
                                <w:color w:val="222222"/>
                                <w:sz w:val="19"/>
                                <w:szCs w:val="19"/>
                                <w:lang w:val="en-US"/>
                              </w:rPr>
                              <w:t>db_gone</w:t>
                            </w:r>
                            <w:proofErr w:type="spellEnd"/>
                            <w:r w:rsidRPr="005669EA">
                              <w:rPr>
                                <w:rFonts w:ascii="Arial" w:hAnsi="Arial" w:cs="Arial"/>
                                <w:color w:val="222222"/>
                                <w:sz w:val="19"/>
                                <w:szCs w:val="19"/>
                                <w:lang w:val="en-US"/>
                              </w:rPr>
                              <w:t>)</w:t>
                            </w:r>
                          </w:p>
                          <w:p w14:paraId="0FAA3203"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 xml:space="preserve">  </w:t>
                            </w:r>
                            <w:proofErr w:type="spellStart"/>
                            <w:r w:rsidRPr="005669EA">
                              <w:rPr>
                                <w:rFonts w:ascii="Arial" w:hAnsi="Arial" w:cs="Arial"/>
                                <w:color w:val="222222"/>
                                <w:sz w:val="19"/>
                                <w:szCs w:val="19"/>
                                <w:lang w:val="en-US"/>
                              </w:rPr>
                              <w:t>anchor_context</w:t>
                            </w:r>
                            <w:proofErr w:type="spellEnd"/>
                            <w:r w:rsidRPr="005669EA">
                              <w:rPr>
                                <w:rFonts w:ascii="Arial" w:hAnsi="Arial" w:cs="Arial"/>
                                <w:color w:val="222222"/>
                                <w:sz w:val="19"/>
                                <w:szCs w:val="19"/>
                                <w:lang w:val="en-US"/>
                              </w:rPr>
                              <w:t>=</w:t>
                            </w:r>
                          </w:p>
                          <w:p w14:paraId="4884E2C2"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pst</w:t>
                            </w:r>
                            <w:proofErr w:type="spellEnd"/>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notfound</w:t>
                            </w:r>
                            <w:proofErr w:type="spellEnd"/>
                            <w:r w:rsidRPr="005669EA">
                              <w:rPr>
                                <w:rFonts w:ascii="Arial" w:hAnsi="Arial" w:cs="Arial"/>
                                <w:color w:val="222222"/>
                                <w:sz w:val="19"/>
                                <w:szCs w:val="19"/>
                                <w:lang w:val="en-US"/>
                              </w:rPr>
                              <w:t xml:space="preserve">(14), </w:t>
                            </w:r>
                            <w:proofErr w:type="spellStart"/>
                            <w:r w:rsidRPr="005669EA">
                              <w:rPr>
                                <w:rFonts w:ascii="Arial" w:hAnsi="Arial" w:cs="Arial"/>
                                <w:color w:val="222222"/>
                                <w:sz w:val="19"/>
                                <w:szCs w:val="19"/>
                                <w:lang w:val="en-US"/>
                              </w:rPr>
                              <w:t>lastModified</w:t>
                            </w:r>
                            <w:proofErr w:type="spellEnd"/>
                            <w:r w:rsidRPr="005669EA">
                              <w:rPr>
                                <w:rFonts w:ascii="Arial" w:hAnsi="Arial" w:cs="Arial"/>
                                <w:color w:val="222222"/>
                                <w:sz w:val="19"/>
                                <w:szCs w:val="19"/>
                                <w:lang w:val="en-US"/>
                              </w:rPr>
                              <w:t>=0: </w:t>
                            </w:r>
                            <w:hyperlink r:id="rId18" w:tgtFrame="_blank" w:history="1">
                              <w:r w:rsidRPr="005669EA">
                                <w:rPr>
                                  <w:rStyle w:val="Hyperlink"/>
                                  <w:rFonts w:ascii="Arial" w:hAnsi="Arial" w:cs="Arial"/>
                                  <w:color w:val="1155CC"/>
                                  <w:sz w:val="19"/>
                                  <w:szCs w:val="19"/>
                                  <w:lang w:val="en-US"/>
                                </w:rPr>
                                <w:t>http://www.opengis.net/spec/WCS_service-model_scaling+interpolation/1.0/conf/scaling+interpolation</w:t>
                              </w:r>
                            </w:hyperlink>
                          </w:p>
                          <w:p w14:paraId="2CFC07BE"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rs</w:t>
                            </w:r>
                            <w:proofErr w:type="spellEnd"/>
                            <w:r w:rsidRPr="005669EA">
                              <w:rPr>
                                <w:rFonts w:ascii="Arial" w:hAnsi="Arial" w:cs="Arial"/>
                                <w:color w:val="222222"/>
                                <w:sz w:val="19"/>
                                <w:szCs w:val="19"/>
                                <w:lang w:val="en-US"/>
                              </w:rPr>
                              <w:t>_=424</w:t>
                            </w:r>
                          </w:p>
                          <w:p w14:paraId="5BC1C0A4"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A855A0" w:rsidRPr="005669EA" w:rsidRDefault="00A855A0" w:rsidP="005669EA">
                            <w:pPr>
                              <w:shd w:val="clear" w:color="auto" w:fill="FFFFFF"/>
                              <w:rPr>
                                <w:rFonts w:ascii="Arial" w:hAnsi="Arial" w:cs="Arial"/>
                                <w:color w:val="222222"/>
                                <w:sz w:val="19"/>
                                <w:szCs w:val="19"/>
                                <w:lang w:val="en-US"/>
                              </w:rPr>
                            </w:pPr>
                            <w:proofErr w:type="spellStart"/>
                            <w:proofErr w:type="gramStart"/>
                            <w:r w:rsidRPr="005669EA">
                              <w:rPr>
                                <w:rFonts w:ascii="Arial" w:hAnsi="Arial" w:cs="Arial"/>
                                <w:color w:val="222222"/>
                                <w:sz w:val="19"/>
                                <w:szCs w:val="19"/>
                                <w:lang w:val="en-US"/>
                              </w:rPr>
                              <w:t>nutch.protocol</w:t>
                            </w:r>
                            <w:proofErr w:type="gramEnd"/>
                            <w:r w:rsidRPr="005669EA">
                              <w:rPr>
                                <w:rFonts w:ascii="Arial" w:hAnsi="Arial" w:cs="Arial"/>
                                <w:color w:val="222222"/>
                                <w:sz w:val="19"/>
                                <w:szCs w:val="19"/>
                                <w:lang w:val="en-US"/>
                              </w:rPr>
                              <w:t>.code</w:t>
                            </w:r>
                            <w:proofErr w:type="spellEnd"/>
                            <w:r w:rsidRPr="005669EA">
                              <w:rPr>
                                <w:rFonts w:ascii="Arial" w:hAnsi="Arial" w:cs="Arial"/>
                                <w:color w:val="222222"/>
                                <w:sz w:val="19"/>
                                <w:szCs w:val="19"/>
                                <w:lang w:val="en-US"/>
                              </w:rPr>
                              <w:t>=404</w:t>
                            </w:r>
                          </w:p>
                          <w:p w14:paraId="5B759709" w14:textId="77777777" w:rsidR="00A855A0" w:rsidRPr="005669EA" w:rsidRDefault="00A855A0" w:rsidP="005669EA">
                            <w:pPr>
                              <w:rPr>
                                <w:lang w:val="en-US"/>
                              </w:rPr>
                            </w:pPr>
                          </w:p>
                        </w:txbxContent>
                      </wps:txbx>
                      <wps:bodyPr rot="0" vert="horz" wrap="square" lIns="91440" tIns="45720" rIns="91440" bIns="45720" anchor="t" anchorCtr="0" upright="1">
                        <a:noAutofit/>
                      </wps:bodyPr>
                    </wps:wsp>
                  </a:graphicData>
                </a:graphic>
              </wp:inline>
            </w:drawing>
          </mc:Choice>
          <mc:Fallback>
            <w:pict>
              <v:rect w14:anchorId="563C45F8" id="_x0000_s1033" style="width:423.3pt;height:180.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">
                <v:textbox>
                  <w:txbxContent>
                    <w:p w14:paraId="6CD5C4E8" w14:textId="77777777" w:rsidR="00A855A0" w:rsidRPr="005669EA" w:rsidRDefault="00A855A0" w:rsidP="005669EA">
                      <w:pPr>
                        <w:shd w:val="clear" w:color="auto" w:fill="FFFFFF"/>
                        <w:jc w:val="left"/>
                        <w:rPr>
                          <w:rFonts w:ascii="Arial" w:hAnsi="Arial" w:cs="Arial"/>
                          <w:color w:val="222222"/>
                          <w:sz w:val="19"/>
                          <w:szCs w:val="19"/>
                          <w:lang w:val="en-US" w:eastAsia="es-ES"/>
                        </w:rPr>
                      </w:pPr>
                      <w:hyperlink r:id="rId19" w:tgtFrame="_blank" w:history="1">
                        <w:r w:rsidRPr="005669EA">
                          <w:rPr>
                            <w:rStyle w:val="Hyperlink"/>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14:paraId="5FEFDACF"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Status: 3 (</w:t>
                      </w:r>
                      <w:proofErr w:type="spellStart"/>
                      <w:r w:rsidRPr="005669EA">
                        <w:rPr>
                          <w:rFonts w:ascii="Arial" w:hAnsi="Arial" w:cs="Arial"/>
                          <w:color w:val="222222"/>
                          <w:sz w:val="19"/>
                          <w:szCs w:val="19"/>
                          <w:lang w:val="en-US"/>
                        </w:rPr>
                        <w:t>db_gone</w:t>
                      </w:r>
                      <w:proofErr w:type="spellEnd"/>
                      <w:r w:rsidRPr="005669EA">
                        <w:rPr>
                          <w:rFonts w:ascii="Arial" w:hAnsi="Arial" w:cs="Arial"/>
                          <w:color w:val="222222"/>
                          <w:sz w:val="19"/>
                          <w:szCs w:val="19"/>
                          <w:lang w:val="en-US"/>
                        </w:rPr>
                        <w:t>)</w:t>
                      </w:r>
                    </w:p>
                    <w:p w14:paraId="0FAA3203"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14:paraId="0F4D4568"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14:paraId="226C4F9F"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Retries since fetch: 0</w:t>
                      </w:r>
                    </w:p>
                    <w:p w14:paraId="30373A04"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14:paraId="51B96838"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Score: 140000.0</w:t>
                      </w:r>
                    </w:p>
                    <w:p w14:paraId="50E01218"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Signature: null</w:t>
                      </w:r>
                    </w:p>
                    <w:p w14:paraId="3F23162F"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Metadata: </w:t>
                      </w:r>
                    </w:p>
                    <w:p w14:paraId="4016DF64"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 xml:space="preserve">  </w:t>
                      </w:r>
                      <w:proofErr w:type="spellStart"/>
                      <w:r w:rsidRPr="005669EA">
                        <w:rPr>
                          <w:rFonts w:ascii="Arial" w:hAnsi="Arial" w:cs="Arial"/>
                          <w:color w:val="222222"/>
                          <w:sz w:val="19"/>
                          <w:szCs w:val="19"/>
                          <w:lang w:val="en-US"/>
                        </w:rPr>
                        <w:t>anchor_context</w:t>
                      </w:r>
                      <w:proofErr w:type="spellEnd"/>
                      <w:r w:rsidRPr="005669EA">
                        <w:rPr>
                          <w:rFonts w:ascii="Arial" w:hAnsi="Arial" w:cs="Arial"/>
                          <w:color w:val="222222"/>
                          <w:sz w:val="19"/>
                          <w:szCs w:val="19"/>
                          <w:lang w:val="en-US"/>
                        </w:rPr>
                        <w:t>=</w:t>
                      </w:r>
                    </w:p>
                    <w:p w14:paraId="4884E2C2"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pst</w:t>
                      </w:r>
                      <w:proofErr w:type="spellEnd"/>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notfound</w:t>
                      </w:r>
                      <w:proofErr w:type="spellEnd"/>
                      <w:r w:rsidRPr="005669EA">
                        <w:rPr>
                          <w:rFonts w:ascii="Arial" w:hAnsi="Arial" w:cs="Arial"/>
                          <w:color w:val="222222"/>
                          <w:sz w:val="19"/>
                          <w:szCs w:val="19"/>
                          <w:lang w:val="en-US"/>
                        </w:rPr>
                        <w:t xml:space="preserve">(14), </w:t>
                      </w:r>
                      <w:proofErr w:type="spellStart"/>
                      <w:r w:rsidRPr="005669EA">
                        <w:rPr>
                          <w:rFonts w:ascii="Arial" w:hAnsi="Arial" w:cs="Arial"/>
                          <w:color w:val="222222"/>
                          <w:sz w:val="19"/>
                          <w:szCs w:val="19"/>
                          <w:lang w:val="en-US"/>
                        </w:rPr>
                        <w:t>lastModified</w:t>
                      </w:r>
                      <w:proofErr w:type="spellEnd"/>
                      <w:r w:rsidRPr="005669EA">
                        <w:rPr>
                          <w:rFonts w:ascii="Arial" w:hAnsi="Arial" w:cs="Arial"/>
                          <w:color w:val="222222"/>
                          <w:sz w:val="19"/>
                          <w:szCs w:val="19"/>
                          <w:lang w:val="en-US"/>
                        </w:rPr>
                        <w:t>=0: </w:t>
                      </w:r>
                      <w:hyperlink r:id="rId20" w:tgtFrame="_blank" w:history="1">
                        <w:r w:rsidRPr="005669EA">
                          <w:rPr>
                            <w:rStyle w:val="Hyperlink"/>
                            <w:rFonts w:ascii="Arial" w:hAnsi="Arial" w:cs="Arial"/>
                            <w:color w:val="1155CC"/>
                            <w:sz w:val="19"/>
                            <w:szCs w:val="19"/>
                            <w:lang w:val="en-US"/>
                          </w:rPr>
                          <w:t>http://www.opengis.net/spec/WCS_service-model_scaling+interpolation/1.0/conf/scaling+interpolation</w:t>
                        </w:r>
                      </w:hyperlink>
                    </w:p>
                    <w:p w14:paraId="2CFC07BE"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rs</w:t>
                      </w:r>
                      <w:proofErr w:type="spellEnd"/>
                      <w:r w:rsidRPr="005669EA">
                        <w:rPr>
                          <w:rFonts w:ascii="Arial" w:hAnsi="Arial" w:cs="Arial"/>
                          <w:color w:val="222222"/>
                          <w:sz w:val="19"/>
                          <w:szCs w:val="19"/>
                          <w:lang w:val="en-US"/>
                        </w:rPr>
                        <w:t>_=424</w:t>
                      </w:r>
                    </w:p>
                    <w:p w14:paraId="5BC1C0A4" w14:textId="77777777" w:rsidR="00A855A0" w:rsidRPr="005669EA" w:rsidRDefault="00A855A0"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anchor=</w:t>
                      </w:r>
                    </w:p>
                    <w:p w14:paraId="33082B65" w14:textId="77777777" w:rsidR="00A855A0" w:rsidRPr="005669EA" w:rsidRDefault="00A855A0" w:rsidP="005669EA">
                      <w:pPr>
                        <w:shd w:val="clear" w:color="auto" w:fill="FFFFFF"/>
                        <w:rPr>
                          <w:rFonts w:ascii="Arial" w:hAnsi="Arial" w:cs="Arial"/>
                          <w:color w:val="222222"/>
                          <w:sz w:val="19"/>
                          <w:szCs w:val="19"/>
                          <w:lang w:val="en-US"/>
                        </w:rPr>
                      </w:pPr>
                      <w:proofErr w:type="spellStart"/>
                      <w:proofErr w:type="gramStart"/>
                      <w:r w:rsidRPr="005669EA">
                        <w:rPr>
                          <w:rFonts w:ascii="Arial" w:hAnsi="Arial" w:cs="Arial"/>
                          <w:color w:val="222222"/>
                          <w:sz w:val="19"/>
                          <w:szCs w:val="19"/>
                          <w:lang w:val="en-US"/>
                        </w:rPr>
                        <w:t>nutch.protocol</w:t>
                      </w:r>
                      <w:proofErr w:type="gramEnd"/>
                      <w:r w:rsidRPr="005669EA">
                        <w:rPr>
                          <w:rFonts w:ascii="Arial" w:hAnsi="Arial" w:cs="Arial"/>
                          <w:color w:val="222222"/>
                          <w:sz w:val="19"/>
                          <w:szCs w:val="19"/>
                          <w:lang w:val="en-US"/>
                        </w:rPr>
                        <w:t>.code</w:t>
                      </w:r>
                      <w:proofErr w:type="spellEnd"/>
                      <w:r w:rsidRPr="005669EA">
                        <w:rPr>
                          <w:rFonts w:ascii="Arial" w:hAnsi="Arial" w:cs="Arial"/>
                          <w:color w:val="222222"/>
                          <w:sz w:val="19"/>
                          <w:szCs w:val="19"/>
                          <w:lang w:val="en-US"/>
                        </w:rPr>
                        <w:t>=404</w:t>
                      </w:r>
                    </w:p>
                    <w:p w14:paraId="5B759709" w14:textId="77777777" w:rsidR="00A855A0" w:rsidRPr="005669EA" w:rsidRDefault="00A855A0" w:rsidP="005669EA">
                      <w:pPr>
                        <w:rPr>
                          <w:lang w:val="en-US"/>
                        </w:rPr>
                      </w:pPr>
                    </w:p>
                  </w:txbxContent>
                </v:textbox>
                <w10:anchorlock/>
              </v:rect>
            </w:pict>
          </mc:Fallback>
        </mc:AlternateContent>
      </w:r>
    </w:p>
    <w:p w14:paraId="5264A9A2" w14:textId="77777777" w:rsidR="00D30DD5" w:rsidDel="008E1D94" w:rsidRDefault="008E1D94" w:rsidP="00080324">
      <w:pPr>
        <w:rPr>
          <w:del w:id="216" w:author="Francisco J Lopez Pellicer" w:date="2016-06-13T20:20:00Z"/>
        </w:rPr>
      </w:pPr>
      <w:ins w:id="217" w:author="Francisco J Lopez Pellicer" w:date="2016-06-13T20:21:00Z">
        <w:r>
          <w:rPr>
            <w:noProof/>
            <w:lang w:val="en-US" w:eastAsia="en-US"/>
          </w:rPr>
          <mc:AlternateContent>
            <mc:Choice Requires="wps">
              <w:drawing>
                <wp:inline distT="0" distB="0" distL="0" distR="0" wp14:anchorId="1AF96501" wp14:editId="6CA49135">
                  <wp:extent cx="5375789" cy="609600"/>
                  <wp:effectExtent l="0" t="0" r="9525" b="0"/>
                  <wp:docPr id="26" name="Cuadro de texto 14"/>
                  <wp:cNvGraphicFramePr/>
                  <a:graphic xmlns:a="http://schemas.openxmlformats.org/drawingml/2006/main">
                    <a:graphicData uri="http://schemas.microsoft.com/office/word/2010/wordprocessingShape">
                      <wps:wsp>
                        <wps:cNvSpPr txBox="1"/>
                        <wps:spPr>
                          <a:xfrm>
                            <a:off x="0" y="0"/>
                            <a:ext cx="5375789" cy="609600"/>
                          </a:xfrm>
                          <a:prstGeom prst="rect">
                            <a:avLst/>
                          </a:prstGeom>
                          <a:solidFill>
                            <a:prstClr val="white"/>
                          </a:solidFill>
                          <a:ln>
                            <a:noFill/>
                          </a:ln>
                        </wps:spPr>
                        <wps:txbx>
                          <w:txbxContent>
                            <w:p w14:paraId="3BF4BA5D" w14:textId="77777777" w:rsidR="008E1D94" w:rsidRPr="00C52A8D" w:rsidRDefault="008E1D94" w:rsidP="008E1D94">
                              <w:pPr>
                                <w:pStyle w:val="Caption"/>
                                <w:rPr>
                                  <w:noProof/>
                                  <w:sz w:val="26"/>
                                  <w:szCs w:val="24"/>
                                </w:rPr>
                              </w:pPr>
                              <w:r>
                                <w:t xml:space="preserve">Ejemplo </w:t>
                              </w:r>
                              <w:r>
                                <w:fldChar w:fldCharType="begin"/>
                              </w:r>
                              <w:r>
                                <w:instrText xml:space="preserve"> SEQ Ejemplo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AF96501" id="_x0000_s1034" type="#_x0000_t202" style="width:423.3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" stroked="f">
                  <v:textbox style="mso-fit-shape-to-text:t" inset="0,0,0,0">
                    <w:txbxContent>
                      <w:p w14:paraId="3BF4BA5D" w14:textId="77777777" w:rsidR="008E1D94" w:rsidRPr="00C52A8D" w:rsidRDefault="008E1D94" w:rsidP="008E1D94">
                        <w:pPr>
                          <w:pStyle w:val="Caption"/>
                          <w:rPr>
                            <w:noProof/>
                            <w:sz w:val="26"/>
                            <w:szCs w:val="24"/>
                          </w:rPr>
                        </w:pPr>
                        <w:r>
                          <w:t xml:space="preserve">Ejemplo </w:t>
                        </w:r>
                        <w:r>
                          <w:fldChar w:fldCharType="begin"/>
                        </w:r>
                        <w:r>
                          <w:instrText xml:space="preserve"> SEQ Ejemplo \* ARABIC </w:instrText>
                        </w:r>
                        <w:r>
                          <w:fldChar w:fldCharType="separate"/>
                        </w:r>
                        <w:r>
                          <w:rPr>
                            <w:noProof/>
                          </w:rPr>
                          <w:t>1</w:t>
                        </w:r>
                        <w:r>
                          <w:fldChar w:fldCharType="end"/>
                        </w:r>
                      </w:p>
                    </w:txbxContent>
                  </v:textbox>
                  <w10:anchorlock/>
                </v:shape>
              </w:pict>
            </mc:Fallback>
          </mc:AlternateContent>
        </w:r>
      </w:ins>
    </w:p>
    <w:p w14:paraId="7ACC85FD" w14:textId="77777777" w:rsidR="00D30DD5" w:rsidDel="008E1D94" w:rsidRDefault="00D30DD5" w:rsidP="00080324">
      <w:pPr>
        <w:rPr>
          <w:del w:id="218" w:author="Francisco J Lopez Pellicer" w:date="2016-06-13T20:20:00Z"/>
        </w:rPr>
      </w:pPr>
    </w:p>
    <w:p w14:paraId="133D2875" w14:textId="77777777" w:rsidR="00D30DD5" w:rsidDel="008E1D94" w:rsidRDefault="00D30DD5" w:rsidP="00080324">
      <w:pPr>
        <w:rPr>
          <w:del w:id="219" w:author="Francisco J Lopez Pellicer" w:date="2016-06-13T20:20:00Z"/>
        </w:rPr>
      </w:pPr>
    </w:p>
    <w:p w14:paraId="2C45D98F" w14:textId="77777777" w:rsidR="00D30DD5" w:rsidDel="008E1D94" w:rsidRDefault="00D30DD5" w:rsidP="00080324">
      <w:pPr>
        <w:rPr>
          <w:del w:id="220" w:author="Francisco J Lopez Pellicer" w:date="2016-06-13T20:20:00Z"/>
        </w:rPr>
      </w:pPr>
    </w:p>
    <w:p w14:paraId="0EB8209D" w14:textId="77777777" w:rsidR="00D30DD5" w:rsidDel="008E1D94" w:rsidRDefault="00D30DD5" w:rsidP="00080324">
      <w:pPr>
        <w:rPr>
          <w:del w:id="221" w:author="Francisco J Lopez Pellicer" w:date="2016-06-13T20:20:00Z"/>
        </w:rPr>
      </w:pPr>
    </w:p>
    <w:p w14:paraId="48C7DC75" w14:textId="77777777" w:rsidR="00D30DD5" w:rsidDel="008E1D94" w:rsidRDefault="00D30DD5" w:rsidP="00080324">
      <w:pPr>
        <w:rPr>
          <w:del w:id="222" w:author="Francisco J Lopez Pellicer" w:date="2016-06-13T20:20:00Z"/>
        </w:rPr>
      </w:pPr>
    </w:p>
    <w:p w14:paraId="366161E6" w14:textId="77777777" w:rsidR="00D30DD5" w:rsidDel="008E1D94" w:rsidRDefault="00D30DD5" w:rsidP="00080324">
      <w:pPr>
        <w:rPr>
          <w:del w:id="223" w:author="Francisco J Lopez Pellicer" w:date="2016-06-13T20:20:00Z"/>
        </w:rPr>
      </w:pPr>
    </w:p>
    <w:p w14:paraId="50F595E3" w14:textId="77777777" w:rsidR="00D30DD5" w:rsidDel="008E1D94" w:rsidRDefault="00D30DD5" w:rsidP="00080324">
      <w:pPr>
        <w:rPr>
          <w:del w:id="224" w:author="Francisco J Lopez Pellicer" w:date="2016-06-13T20:20:00Z"/>
        </w:rPr>
      </w:pPr>
    </w:p>
    <w:p w14:paraId="7883FD6D" w14:textId="77777777" w:rsidR="00D30DD5" w:rsidRPr="00080324" w:rsidDel="008E1D94" w:rsidRDefault="00D30DD5" w:rsidP="00080324">
      <w:pPr>
        <w:rPr>
          <w:del w:id="225" w:author="Francisco J Lopez Pellicer" w:date="2016-06-13T20:20:00Z"/>
        </w:rPr>
      </w:pPr>
    </w:p>
    <w:p w14:paraId="7A9E483D" w14:textId="77777777" w:rsidR="005669EA" w:rsidDel="008E1D94" w:rsidRDefault="005669EA" w:rsidP="00B77571">
      <w:pPr>
        <w:rPr>
          <w:del w:id="226" w:author="Francisco J Lopez Pellicer" w:date="2016-06-13T20:20:00Z"/>
        </w:rPr>
      </w:pPr>
    </w:p>
    <w:p w14:paraId="25463FED" w14:textId="77777777" w:rsidR="005669EA" w:rsidDel="008E1D94" w:rsidRDefault="005669EA" w:rsidP="00B77571">
      <w:pPr>
        <w:rPr>
          <w:del w:id="227" w:author="Francisco J Lopez Pellicer" w:date="2016-06-13T20:20:00Z"/>
        </w:rPr>
      </w:pPr>
    </w:p>
    <w:p w14:paraId="130F3301" w14:textId="77777777" w:rsidR="005669EA" w:rsidDel="008E1D94" w:rsidRDefault="005669EA" w:rsidP="00B77571">
      <w:pPr>
        <w:rPr>
          <w:del w:id="228" w:author="Francisco J Lopez Pellicer" w:date="2016-06-13T20:20:00Z"/>
        </w:rPr>
      </w:pPr>
    </w:p>
    <w:p w14:paraId="492460EA" w14:textId="77777777" w:rsidR="00082ED0" w:rsidDel="008E1D94" w:rsidRDefault="00082ED0" w:rsidP="00B77571">
      <w:pPr>
        <w:rPr>
          <w:del w:id="229" w:author="Francisco J Lopez Pellicer" w:date="2016-06-13T20:20:00Z"/>
        </w:rPr>
      </w:pPr>
    </w:p>
    <w:p w14:paraId="13A6C9A7" w14:textId="77777777" w:rsidR="005669EA" w:rsidRDefault="00082ED0" w:rsidP="00B77571">
      <w:r>
        <w:t>El segundo ejemplo representa un caso de éxito. Se encuentra un recurso de tipo WMS, se analiza y se indexa.</w:t>
      </w:r>
    </w:p>
    <w:p w14:paraId="0092BA94" w14:textId="77777777" w:rsidR="00000DC7" w:rsidRDefault="00000DC7" w:rsidP="00B77571"/>
    <w:p w14:paraId="180C6801" w14:textId="77777777" w:rsidR="00000DC7" w:rsidRDefault="00000DC7" w:rsidP="00B77571">
      <w:r>
        <w:lastRenderedPageBreak/>
        <w:t xml:space="preserve">Como se puede ver, el </w:t>
      </w:r>
      <w:r w:rsidRPr="00000DC7">
        <w:rPr>
          <w:b/>
        </w:rPr>
        <w:t>tipo de contenido</w:t>
      </w:r>
      <w:r>
        <w:t xml:space="preserve"> que hay en esa URL es de tipo </w:t>
      </w:r>
      <w:proofErr w:type="spellStart"/>
      <w:r>
        <w:t>application</w:t>
      </w:r>
      <w:proofErr w:type="spellEnd"/>
      <w:r>
        <w:t>/</w:t>
      </w:r>
      <w:proofErr w:type="spellStart"/>
      <w:r>
        <w:t>xml</w:t>
      </w:r>
      <w:proofErr w:type="spellEnd"/>
      <w:r>
        <w:t xml:space="preserve">. Este tipo de documento es en lo que se centra en buscar </w:t>
      </w:r>
      <w:proofErr w:type="spellStart"/>
      <w:r>
        <w:t>GeoCrawler</w:t>
      </w:r>
      <w:proofErr w:type="spellEnd"/>
      <w:r>
        <w:t>.</w:t>
      </w:r>
    </w:p>
    <w:p w14:paraId="2EFEB699" w14:textId="77777777" w:rsidR="00000DC7" w:rsidDel="008E1D94" w:rsidRDefault="00000DC7" w:rsidP="00B77571">
      <w:pPr>
        <w:rPr>
          <w:del w:id="230" w:author="Francisco J Lopez Pellicer" w:date="2016-06-13T20:20:00Z"/>
        </w:rPr>
      </w:pPr>
    </w:p>
    <w:p w14:paraId="7CAFCE74" w14:textId="77777777" w:rsidR="00000DC7" w:rsidRPr="00000DC7" w:rsidRDefault="00000DC7" w:rsidP="00B77571">
      <w:r>
        <w:t xml:space="preserve">También aparece el </w:t>
      </w:r>
      <w:r w:rsidRPr="00000DC7">
        <w:rPr>
          <w:b/>
          <w:i/>
        </w:rPr>
        <w:t>anchor</w:t>
      </w:r>
      <w:r>
        <w:rPr>
          <w:rStyle w:val="FootnoteReference"/>
          <w:b/>
        </w:rPr>
        <w:footnoteReference w:id="3"/>
      </w:r>
      <w:r>
        <w:rPr>
          <w:b/>
        </w:rPr>
        <w:t xml:space="preserve"> </w:t>
      </w:r>
      <w:r>
        <w:t>y algunos otros elementos que serán explicados más adelante en esta memoria.</w:t>
      </w:r>
    </w:p>
    <w:p w14:paraId="7F90298B" w14:textId="77777777" w:rsidR="00D36F1D" w:rsidRDefault="00D36F1D" w:rsidP="00D36F1D">
      <w:pPr>
        <w:keepNext/>
      </w:pPr>
      <w:r>
        <w:rPr>
          <w:noProof/>
          <w:lang w:val="en-US" w:eastAsia="en-US"/>
        </w:rPr>
        <mc:AlternateContent>
          <mc:Choice Requires="wps">
            <w:drawing>
              <wp:inline distT="0" distB="0" distL="0" distR="0" wp14:anchorId="006380CA" wp14:editId="04507378">
                <wp:extent cx="5705475" cy="2297927"/>
                <wp:effectExtent l="0" t="0" r="28575" b="26670"/>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297927"/>
                        </a:xfrm>
                        <a:prstGeom prst="rect">
                          <a:avLst/>
                        </a:prstGeom>
                        <a:solidFill>
                          <a:srgbClr val="FFFFFF"/>
                        </a:solidFill>
                        <a:ln w="9525">
                          <a:solidFill>
                            <a:srgbClr val="000000"/>
                          </a:solidFill>
                          <a:miter lim="800000"/>
                          <a:headEnd/>
                          <a:tailEnd/>
                        </a:ln>
                      </wps:spPr>
                      <wps:txbx>
                        <w:txbxContent>
                          <w:p w14:paraId="52F64137" w14:textId="77777777" w:rsidR="00A855A0" w:rsidRPr="000942D3" w:rsidRDefault="00A855A0" w:rsidP="000942D3">
                            <w:pPr>
                              <w:shd w:val="clear" w:color="auto" w:fill="FFFFFF"/>
                              <w:jc w:val="left"/>
                              <w:rPr>
                                <w:rFonts w:ascii="Arial" w:hAnsi="Arial" w:cs="Arial"/>
                                <w:color w:val="222222"/>
                                <w:sz w:val="19"/>
                                <w:szCs w:val="19"/>
                                <w:lang w:val="en-US" w:eastAsia="es-ES"/>
                              </w:rPr>
                            </w:pPr>
                            <w:hyperlink r:id="rId21" w:tgtFrame="_blank" w:history="1">
                              <w:r w:rsidRPr="000942D3">
                                <w:rPr>
                                  <w:rStyle w:val="Hyperlink"/>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Status: 2 (</w:t>
                            </w:r>
                            <w:proofErr w:type="spellStart"/>
                            <w:r w:rsidRPr="000942D3">
                              <w:rPr>
                                <w:rFonts w:ascii="Arial" w:hAnsi="Arial" w:cs="Arial"/>
                                <w:color w:val="222222"/>
                                <w:sz w:val="19"/>
                                <w:szCs w:val="19"/>
                                <w:lang w:val="en-US"/>
                              </w:rPr>
                              <w:t>db_fetched</w:t>
                            </w:r>
                            <w:proofErr w:type="spellEnd"/>
                            <w:r w:rsidRPr="000942D3">
                              <w:rPr>
                                <w:rFonts w:ascii="Arial" w:hAnsi="Arial" w:cs="Arial"/>
                                <w:color w:val="222222"/>
                                <w:sz w:val="19"/>
                                <w:szCs w:val="19"/>
                                <w:lang w:val="en-US"/>
                              </w:rPr>
                              <w:t>)</w:t>
                            </w:r>
                          </w:p>
                          <w:p w14:paraId="04398698"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A855A0" w:rsidRDefault="00A855A0" w:rsidP="000942D3">
                            <w:pPr>
                              <w:shd w:val="clear" w:color="auto" w:fill="FFFFFF"/>
                              <w:rPr>
                                <w:rFonts w:ascii="Arial" w:hAnsi="Arial" w:cs="Arial"/>
                                <w:color w:val="222222"/>
                                <w:sz w:val="19"/>
                                <w:szCs w:val="19"/>
                              </w:rPr>
                            </w:pPr>
                            <w:r>
                              <w:rPr>
                                <w:rFonts w:ascii="Arial" w:hAnsi="Arial" w:cs="Arial"/>
                                <w:color w:val="222222"/>
                                <w:sz w:val="19"/>
                                <w:szCs w:val="19"/>
                              </w:rPr>
                              <w:t>Score: 1.221E7</w:t>
                            </w:r>
                          </w:p>
                          <w:p w14:paraId="6038198E" w14:textId="77777777" w:rsidR="00A855A0" w:rsidRDefault="00A855A0" w:rsidP="000942D3">
                            <w:pPr>
                              <w:shd w:val="clear" w:color="auto" w:fill="FFFFFF"/>
                              <w:rPr>
                                <w:rFonts w:ascii="Arial" w:hAnsi="Arial" w:cs="Arial"/>
                                <w:color w:val="222222"/>
                                <w:sz w:val="19"/>
                                <w:szCs w:val="19"/>
                              </w:rPr>
                            </w:pPr>
                            <w:proofErr w:type="spellStart"/>
                            <w:r>
                              <w:rPr>
                                <w:rFonts w:ascii="Arial" w:hAnsi="Arial" w:cs="Arial"/>
                                <w:color w:val="222222"/>
                                <w:sz w:val="19"/>
                                <w:szCs w:val="19"/>
                              </w:rPr>
                              <w:t>Signature</w:t>
                            </w:r>
                            <w:proofErr w:type="spellEnd"/>
                            <w:r>
                              <w:rPr>
                                <w:rFonts w:ascii="Arial" w:hAnsi="Arial" w:cs="Arial"/>
                                <w:color w:val="222222"/>
                                <w:sz w:val="19"/>
                                <w:szCs w:val="19"/>
                              </w:rPr>
                              <w:t>: 5e59a5d17e7b9c6aa45711779e6c942b</w:t>
                            </w:r>
                          </w:p>
                          <w:p w14:paraId="63395140" w14:textId="77777777" w:rsidR="00A855A0" w:rsidRDefault="00A855A0" w:rsidP="000942D3">
                            <w:pPr>
                              <w:shd w:val="clear" w:color="auto" w:fill="FFFFFF"/>
                              <w:rPr>
                                <w:rFonts w:ascii="Arial" w:hAnsi="Arial" w:cs="Arial"/>
                                <w:color w:val="222222"/>
                                <w:sz w:val="19"/>
                                <w:szCs w:val="19"/>
                              </w:rPr>
                            </w:pPr>
                            <w:proofErr w:type="spellStart"/>
                            <w:r>
                              <w:rPr>
                                <w:rFonts w:ascii="Arial" w:hAnsi="Arial" w:cs="Arial"/>
                                <w:color w:val="222222"/>
                                <w:sz w:val="19"/>
                                <w:szCs w:val="19"/>
                              </w:rPr>
                              <w:t>Metadata</w:t>
                            </w:r>
                            <w:proofErr w:type="spellEnd"/>
                            <w:r>
                              <w:rPr>
                                <w:rFonts w:ascii="Arial" w:hAnsi="Arial" w:cs="Arial"/>
                                <w:color w:val="222222"/>
                                <w:sz w:val="19"/>
                                <w:szCs w:val="19"/>
                              </w:rPr>
                              <w:t>: </w:t>
                            </w:r>
                          </w:p>
                          <w:p w14:paraId="28EEEDFA" w14:textId="77777777" w:rsidR="00A855A0" w:rsidRDefault="00A855A0" w:rsidP="000942D3">
                            <w:pPr>
                              <w:shd w:val="clear" w:color="auto" w:fill="FFFFFF"/>
                              <w:rPr>
                                <w:rFonts w:ascii="Arial" w:hAnsi="Arial" w:cs="Arial"/>
                                <w:color w:val="222222"/>
                                <w:sz w:val="19"/>
                                <w:szCs w:val="19"/>
                              </w:rPr>
                            </w:pPr>
                            <w:r>
                              <w:rPr>
                                <w:rFonts w:ascii="Arial" w:hAnsi="Arial" w:cs="Arial"/>
                                <w:color w:val="222222"/>
                                <w:sz w:val="19"/>
                                <w:szCs w:val="19"/>
                              </w:rPr>
                              <w:t xml:space="preserve">  </w:t>
                            </w:r>
                            <w:proofErr w:type="spellStart"/>
                            <w:r>
                              <w:rPr>
                                <w:rFonts w:ascii="Arial" w:hAnsi="Arial" w:cs="Arial"/>
                                <w:color w:val="222222"/>
                                <w:sz w:val="19"/>
                                <w:szCs w:val="19"/>
                              </w:rPr>
                              <w:t>anchor_context</w:t>
                            </w:r>
                            <w:proofErr w:type="spellEnd"/>
                            <w:r>
                              <w:rPr>
                                <w:rFonts w:ascii="Arial" w:hAnsi="Arial" w:cs="Arial"/>
                                <w:color w:val="222222"/>
                                <w:sz w:val="19"/>
                                <w:szCs w:val="19"/>
                              </w:rPr>
                              <w:t>=ática de las especies leñosas </w:t>
                            </w:r>
                            <w:hyperlink r:id="rId22" w:tgtFrame="_blank" w:history="1">
                              <w:r>
                                <w:rPr>
                                  <w:rStyle w:val="Hyperlink"/>
                                  <w:rFonts w:ascii="Arial" w:hAnsi="Arial" w:cs="Arial"/>
                                  <w:color w:val="1155CC"/>
                                  <w:sz w:val="19"/>
                                  <w:szCs w:val="19"/>
                                </w:rPr>
                                <w:t>http://www.opengis.uab.es/cgi-</w:t>
                              </w:r>
                            </w:hyperlink>
                          </w:p>
                          <w:p w14:paraId="712C4E9C"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pst</w:t>
                            </w:r>
                            <w:proofErr w:type="spellEnd"/>
                            <w:r w:rsidRPr="000942D3">
                              <w:rPr>
                                <w:rFonts w:ascii="Arial" w:hAnsi="Arial" w:cs="Arial"/>
                                <w:color w:val="222222"/>
                                <w:sz w:val="19"/>
                                <w:szCs w:val="19"/>
                                <w:lang w:val="en-US"/>
                              </w:rPr>
                              <w:t>_=</w:t>
                            </w:r>
                            <w:proofErr w:type="gramStart"/>
                            <w:r w:rsidRPr="000942D3">
                              <w:rPr>
                                <w:rFonts w:ascii="Arial" w:hAnsi="Arial" w:cs="Arial"/>
                                <w:color w:val="222222"/>
                                <w:sz w:val="19"/>
                                <w:szCs w:val="19"/>
                                <w:lang w:val="en-US"/>
                              </w:rPr>
                              <w:t>success(</w:t>
                            </w:r>
                            <w:proofErr w:type="gramEnd"/>
                            <w:r w:rsidRPr="000942D3">
                              <w:rPr>
                                <w:rFonts w:ascii="Arial" w:hAnsi="Arial" w:cs="Arial"/>
                                <w:color w:val="222222"/>
                                <w:sz w:val="19"/>
                                <w:szCs w:val="19"/>
                                <w:lang w:val="en-US"/>
                              </w:rPr>
                              <w:t xml:space="preserve">1), </w:t>
                            </w:r>
                            <w:proofErr w:type="spellStart"/>
                            <w:r w:rsidRPr="000942D3">
                              <w:rPr>
                                <w:rFonts w:ascii="Arial" w:hAnsi="Arial" w:cs="Arial"/>
                                <w:color w:val="222222"/>
                                <w:sz w:val="19"/>
                                <w:szCs w:val="19"/>
                                <w:lang w:val="en-US"/>
                              </w:rPr>
                              <w:t>lastModified</w:t>
                            </w:r>
                            <w:proofErr w:type="spellEnd"/>
                            <w:r w:rsidRPr="000942D3">
                              <w:rPr>
                                <w:rFonts w:ascii="Arial" w:hAnsi="Arial" w:cs="Arial"/>
                                <w:color w:val="222222"/>
                                <w:sz w:val="19"/>
                                <w:szCs w:val="19"/>
                                <w:lang w:val="en-US"/>
                              </w:rPr>
                              <w:t>=0</w:t>
                            </w:r>
                          </w:p>
                          <w:p w14:paraId="4BD098C1"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rs</w:t>
                            </w:r>
                            <w:proofErr w:type="spellEnd"/>
                            <w:r w:rsidRPr="000942D3">
                              <w:rPr>
                                <w:rFonts w:ascii="Arial" w:hAnsi="Arial" w:cs="Arial"/>
                                <w:color w:val="222222"/>
                                <w:sz w:val="19"/>
                                <w:szCs w:val="19"/>
                                <w:lang w:val="en-US"/>
                              </w:rPr>
                              <w:t>_=963</w:t>
                            </w:r>
                          </w:p>
                          <w:p w14:paraId="1C80F51D"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anchor=</w:t>
                            </w:r>
                            <w:hyperlink r:id="rId23" w:tgtFrame="_blank" w:history="1">
                              <w:r w:rsidRPr="000942D3">
                                <w:rPr>
                                  <w:rStyle w:val="Hyperlink"/>
                                  <w:rFonts w:ascii="Arial" w:hAnsi="Arial" w:cs="Arial"/>
                                  <w:color w:val="1155CC"/>
                                  <w:sz w:val="19"/>
                                  <w:szCs w:val="19"/>
                                  <w:lang w:val="en-US"/>
                                </w:rPr>
                                <w:t>http://www.opengis.uab.es/cgi-bin/IdoneitatPI/MiraMon5_0.cgi</w:t>
                              </w:r>
                            </w:hyperlink>
                          </w:p>
                          <w:p w14:paraId="5B30465A" w14:textId="77777777" w:rsidR="00A855A0" w:rsidRDefault="00A855A0" w:rsidP="000942D3">
                            <w:pPr>
                              <w:shd w:val="clear" w:color="auto" w:fill="FFFFFF"/>
                              <w:rPr>
                                <w:rFonts w:ascii="Arial" w:hAnsi="Arial" w:cs="Arial"/>
                                <w:color w:val="222222"/>
                                <w:sz w:val="19"/>
                                <w:szCs w:val="19"/>
                              </w:rPr>
                            </w:pPr>
                            <w:proofErr w:type="spellStart"/>
                            <w:r>
                              <w:rPr>
                                <w:rFonts w:ascii="Arial" w:hAnsi="Arial" w:cs="Arial"/>
                                <w:color w:val="222222"/>
                                <w:sz w:val="19"/>
                                <w:szCs w:val="19"/>
                              </w:rPr>
                              <w:t>nutch.protocol.code</w:t>
                            </w:r>
                            <w:proofErr w:type="spellEnd"/>
                            <w:r>
                              <w:rPr>
                                <w:rFonts w:ascii="Arial" w:hAnsi="Arial" w:cs="Arial"/>
                                <w:color w:val="222222"/>
                                <w:sz w:val="19"/>
                                <w:szCs w:val="19"/>
                              </w:rPr>
                              <w:t>=200</w:t>
                            </w:r>
                          </w:p>
                          <w:p w14:paraId="6607D970" w14:textId="77777777" w:rsidR="00A855A0" w:rsidRPr="005669EA" w:rsidRDefault="00A855A0" w:rsidP="000942D3">
                            <w:pPr>
                              <w:rPr>
                                <w:lang w:val="en-US"/>
                              </w:rPr>
                            </w:pPr>
                          </w:p>
                        </w:txbxContent>
                      </wps:txbx>
                      <wps:bodyPr rot="0" vert="horz" wrap="square" lIns="91440" tIns="45720" rIns="91440" bIns="45720" anchor="t" anchorCtr="0" upright="1">
                        <a:noAutofit/>
                      </wps:bodyPr>
                    </wps:wsp>
                  </a:graphicData>
                </a:graphic>
              </wp:inline>
            </w:drawing>
          </mc:Choice>
          <mc:Fallback>
            <w:pict>
              <v:rect w14:anchorId="006380CA" id="_x0000_s1035" style="width:449.25pt;height:180.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">
                <v:textbox>
                  <w:txbxContent>
                    <w:p w14:paraId="52F64137" w14:textId="77777777" w:rsidR="00A855A0" w:rsidRPr="000942D3" w:rsidRDefault="00A855A0" w:rsidP="000942D3">
                      <w:pPr>
                        <w:shd w:val="clear" w:color="auto" w:fill="FFFFFF"/>
                        <w:jc w:val="left"/>
                        <w:rPr>
                          <w:rFonts w:ascii="Arial" w:hAnsi="Arial" w:cs="Arial"/>
                          <w:color w:val="222222"/>
                          <w:sz w:val="19"/>
                          <w:szCs w:val="19"/>
                          <w:lang w:val="en-US" w:eastAsia="es-ES"/>
                        </w:rPr>
                      </w:pPr>
                      <w:hyperlink r:id="rId24" w:tgtFrame="_blank" w:history="1">
                        <w:r w:rsidRPr="000942D3">
                          <w:rPr>
                            <w:rStyle w:val="Hyperlink"/>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14:paraId="4C30B917"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Status: 2 (</w:t>
                      </w:r>
                      <w:proofErr w:type="spellStart"/>
                      <w:r w:rsidRPr="000942D3">
                        <w:rPr>
                          <w:rFonts w:ascii="Arial" w:hAnsi="Arial" w:cs="Arial"/>
                          <w:color w:val="222222"/>
                          <w:sz w:val="19"/>
                          <w:szCs w:val="19"/>
                          <w:lang w:val="en-US"/>
                        </w:rPr>
                        <w:t>db_fetched</w:t>
                      </w:r>
                      <w:proofErr w:type="spellEnd"/>
                      <w:r w:rsidRPr="000942D3">
                        <w:rPr>
                          <w:rFonts w:ascii="Arial" w:hAnsi="Arial" w:cs="Arial"/>
                          <w:color w:val="222222"/>
                          <w:sz w:val="19"/>
                          <w:szCs w:val="19"/>
                          <w:lang w:val="en-US"/>
                        </w:rPr>
                        <w:t>)</w:t>
                      </w:r>
                    </w:p>
                    <w:p w14:paraId="04398698"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14:paraId="2DED2387"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14:paraId="7D78AF42"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Retries since fetch: 0</w:t>
                      </w:r>
                    </w:p>
                    <w:p w14:paraId="19E8602E"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14:paraId="02BE7917" w14:textId="77777777" w:rsidR="00A855A0" w:rsidRDefault="00A855A0" w:rsidP="000942D3">
                      <w:pPr>
                        <w:shd w:val="clear" w:color="auto" w:fill="FFFFFF"/>
                        <w:rPr>
                          <w:rFonts w:ascii="Arial" w:hAnsi="Arial" w:cs="Arial"/>
                          <w:color w:val="222222"/>
                          <w:sz w:val="19"/>
                          <w:szCs w:val="19"/>
                        </w:rPr>
                      </w:pPr>
                      <w:r>
                        <w:rPr>
                          <w:rFonts w:ascii="Arial" w:hAnsi="Arial" w:cs="Arial"/>
                          <w:color w:val="222222"/>
                          <w:sz w:val="19"/>
                          <w:szCs w:val="19"/>
                        </w:rPr>
                        <w:t>Score: 1.221E7</w:t>
                      </w:r>
                    </w:p>
                    <w:p w14:paraId="6038198E" w14:textId="77777777" w:rsidR="00A855A0" w:rsidRDefault="00A855A0" w:rsidP="000942D3">
                      <w:pPr>
                        <w:shd w:val="clear" w:color="auto" w:fill="FFFFFF"/>
                        <w:rPr>
                          <w:rFonts w:ascii="Arial" w:hAnsi="Arial" w:cs="Arial"/>
                          <w:color w:val="222222"/>
                          <w:sz w:val="19"/>
                          <w:szCs w:val="19"/>
                        </w:rPr>
                      </w:pPr>
                      <w:proofErr w:type="spellStart"/>
                      <w:r>
                        <w:rPr>
                          <w:rFonts w:ascii="Arial" w:hAnsi="Arial" w:cs="Arial"/>
                          <w:color w:val="222222"/>
                          <w:sz w:val="19"/>
                          <w:szCs w:val="19"/>
                        </w:rPr>
                        <w:t>Signature</w:t>
                      </w:r>
                      <w:proofErr w:type="spellEnd"/>
                      <w:r>
                        <w:rPr>
                          <w:rFonts w:ascii="Arial" w:hAnsi="Arial" w:cs="Arial"/>
                          <w:color w:val="222222"/>
                          <w:sz w:val="19"/>
                          <w:szCs w:val="19"/>
                        </w:rPr>
                        <w:t>: 5e59a5d17e7b9c6aa45711779e6c942b</w:t>
                      </w:r>
                    </w:p>
                    <w:p w14:paraId="63395140" w14:textId="77777777" w:rsidR="00A855A0" w:rsidRDefault="00A855A0" w:rsidP="000942D3">
                      <w:pPr>
                        <w:shd w:val="clear" w:color="auto" w:fill="FFFFFF"/>
                        <w:rPr>
                          <w:rFonts w:ascii="Arial" w:hAnsi="Arial" w:cs="Arial"/>
                          <w:color w:val="222222"/>
                          <w:sz w:val="19"/>
                          <w:szCs w:val="19"/>
                        </w:rPr>
                      </w:pPr>
                      <w:proofErr w:type="spellStart"/>
                      <w:r>
                        <w:rPr>
                          <w:rFonts w:ascii="Arial" w:hAnsi="Arial" w:cs="Arial"/>
                          <w:color w:val="222222"/>
                          <w:sz w:val="19"/>
                          <w:szCs w:val="19"/>
                        </w:rPr>
                        <w:t>Metadata</w:t>
                      </w:r>
                      <w:proofErr w:type="spellEnd"/>
                      <w:r>
                        <w:rPr>
                          <w:rFonts w:ascii="Arial" w:hAnsi="Arial" w:cs="Arial"/>
                          <w:color w:val="222222"/>
                          <w:sz w:val="19"/>
                          <w:szCs w:val="19"/>
                        </w:rPr>
                        <w:t>: </w:t>
                      </w:r>
                    </w:p>
                    <w:p w14:paraId="28EEEDFA" w14:textId="77777777" w:rsidR="00A855A0" w:rsidRDefault="00A855A0" w:rsidP="000942D3">
                      <w:pPr>
                        <w:shd w:val="clear" w:color="auto" w:fill="FFFFFF"/>
                        <w:rPr>
                          <w:rFonts w:ascii="Arial" w:hAnsi="Arial" w:cs="Arial"/>
                          <w:color w:val="222222"/>
                          <w:sz w:val="19"/>
                          <w:szCs w:val="19"/>
                        </w:rPr>
                      </w:pPr>
                      <w:r>
                        <w:rPr>
                          <w:rFonts w:ascii="Arial" w:hAnsi="Arial" w:cs="Arial"/>
                          <w:color w:val="222222"/>
                          <w:sz w:val="19"/>
                          <w:szCs w:val="19"/>
                        </w:rPr>
                        <w:t xml:space="preserve">  </w:t>
                      </w:r>
                      <w:proofErr w:type="spellStart"/>
                      <w:r>
                        <w:rPr>
                          <w:rFonts w:ascii="Arial" w:hAnsi="Arial" w:cs="Arial"/>
                          <w:color w:val="222222"/>
                          <w:sz w:val="19"/>
                          <w:szCs w:val="19"/>
                        </w:rPr>
                        <w:t>anchor_context</w:t>
                      </w:r>
                      <w:proofErr w:type="spellEnd"/>
                      <w:r>
                        <w:rPr>
                          <w:rFonts w:ascii="Arial" w:hAnsi="Arial" w:cs="Arial"/>
                          <w:color w:val="222222"/>
                          <w:sz w:val="19"/>
                          <w:szCs w:val="19"/>
                        </w:rPr>
                        <w:t>=ática de las especies leñosas </w:t>
                      </w:r>
                      <w:hyperlink r:id="rId25" w:tgtFrame="_blank" w:history="1">
                        <w:r>
                          <w:rPr>
                            <w:rStyle w:val="Hyperlink"/>
                            <w:rFonts w:ascii="Arial" w:hAnsi="Arial" w:cs="Arial"/>
                            <w:color w:val="1155CC"/>
                            <w:sz w:val="19"/>
                            <w:szCs w:val="19"/>
                          </w:rPr>
                          <w:t>http://www.opengis.uab.es/cgi-</w:t>
                        </w:r>
                      </w:hyperlink>
                    </w:p>
                    <w:p w14:paraId="712C4E9C"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pst</w:t>
                      </w:r>
                      <w:proofErr w:type="spellEnd"/>
                      <w:r w:rsidRPr="000942D3">
                        <w:rPr>
                          <w:rFonts w:ascii="Arial" w:hAnsi="Arial" w:cs="Arial"/>
                          <w:color w:val="222222"/>
                          <w:sz w:val="19"/>
                          <w:szCs w:val="19"/>
                          <w:lang w:val="en-US"/>
                        </w:rPr>
                        <w:t>_=</w:t>
                      </w:r>
                      <w:proofErr w:type="gramStart"/>
                      <w:r w:rsidRPr="000942D3">
                        <w:rPr>
                          <w:rFonts w:ascii="Arial" w:hAnsi="Arial" w:cs="Arial"/>
                          <w:color w:val="222222"/>
                          <w:sz w:val="19"/>
                          <w:szCs w:val="19"/>
                          <w:lang w:val="en-US"/>
                        </w:rPr>
                        <w:t>success(</w:t>
                      </w:r>
                      <w:proofErr w:type="gramEnd"/>
                      <w:r w:rsidRPr="000942D3">
                        <w:rPr>
                          <w:rFonts w:ascii="Arial" w:hAnsi="Arial" w:cs="Arial"/>
                          <w:color w:val="222222"/>
                          <w:sz w:val="19"/>
                          <w:szCs w:val="19"/>
                          <w:lang w:val="en-US"/>
                        </w:rPr>
                        <w:t xml:space="preserve">1), </w:t>
                      </w:r>
                      <w:proofErr w:type="spellStart"/>
                      <w:r w:rsidRPr="000942D3">
                        <w:rPr>
                          <w:rFonts w:ascii="Arial" w:hAnsi="Arial" w:cs="Arial"/>
                          <w:color w:val="222222"/>
                          <w:sz w:val="19"/>
                          <w:szCs w:val="19"/>
                          <w:lang w:val="en-US"/>
                        </w:rPr>
                        <w:t>lastModified</w:t>
                      </w:r>
                      <w:proofErr w:type="spellEnd"/>
                      <w:r w:rsidRPr="000942D3">
                        <w:rPr>
                          <w:rFonts w:ascii="Arial" w:hAnsi="Arial" w:cs="Arial"/>
                          <w:color w:val="222222"/>
                          <w:sz w:val="19"/>
                          <w:szCs w:val="19"/>
                          <w:lang w:val="en-US"/>
                        </w:rPr>
                        <w:t>=0</w:t>
                      </w:r>
                    </w:p>
                    <w:p w14:paraId="4BD098C1"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rs</w:t>
                      </w:r>
                      <w:proofErr w:type="spellEnd"/>
                      <w:r w:rsidRPr="000942D3">
                        <w:rPr>
                          <w:rFonts w:ascii="Arial" w:hAnsi="Arial" w:cs="Arial"/>
                          <w:color w:val="222222"/>
                          <w:sz w:val="19"/>
                          <w:szCs w:val="19"/>
                          <w:lang w:val="en-US"/>
                        </w:rPr>
                        <w:t>_=963</w:t>
                      </w:r>
                    </w:p>
                    <w:p w14:paraId="1C80F51D"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14:paraId="1A481A93" w14:textId="77777777" w:rsidR="00A855A0" w:rsidRPr="000942D3" w:rsidRDefault="00A855A0"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anchor=</w:t>
                      </w:r>
                      <w:hyperlink r:id="rId26" w:tgtFrame="_blank" w:history="1">
                        <w:r w:rsidRPr="000942D3">
                          <w:rPr>
                            <w:rStyle w:val="Hyperlink"/>
                            <w:rFonts w:ascii="Arial" w:hAnsi="Arial" w:cs="Arial"/>
                            <w:color w:val="1155CC"/>
                            <w:sz w:val="19"/>
                            <w:szCs w:val="19"/>
                            <w:lang w:val="en-US"/>
                          </w:rPr>
                          <w:t>http://www.opengis.uab.es/cgi-bin/IdoneitatPI/MiraMon5_0.cgi</w:t>
                        </w:r>
                      </w:hyperlink>
                    </w:p>
                    <w:p w14:paraId="5B30465A" w14:textId="77777777" w:rsidR="00A855A0" w:rsidRDefault="00A855A0" w:rsidP="000942D3">
                      <w:pPr>
                        <w:shd w:val="clear" w:color="auto" w:fill="FFFFFF"/>
                        <w:rPr>
                          <w:rFonts w:ascii="Arial" w:hAnsi="Arial" w:cs="Arial"/>
                          <w:color w:val="222222"/>
                          <w:sz w:val="19"/>
                          <w:szCs w:val="19"/>
                        </w:rPr>
                      </w:pPr>
                      <w:proofErr w:type="spellStart"/>
                      <w:r>
                        <w:rPr>
                          <w:rFonts w:ascii="Arial" w:hAnsi="Arial" w:cs="Arial"/>
                          <w:color w:val="222222"/>
                          <w:sz w:val="19"/>
                          <w:szCs w:val="19"/>
                        </w:rPr>
                        <w:t>nutch.protocol.code</w:t>
                      </w:r>
                      <w:proofErr w:type="spellEnd"/>
                      <w:r>
                        <w:rPr>
                          <w:rFonts w:ascii="Arial" w:hAnsi="Arial" w:cs="Arial"/>
                          <w:color w:val="222222"/>
                          <w:sz w:val="19"/>
                          <w:szCs w:val="19"/>
                        </w:rPr>
                        <w:t>=200</w:t>
                      </w:r>
                    </w:p>
                    <w:p w14:paraId="6607D970" w14:textId="77777777" w:rsidR="00A855A0" w:rsidRPr="005669EA" w:rsidRDefault="00A855A0" w:rsidP="000942D3">
                      <w:pPr>
                        <w:rPr>
                          <w:lang w:val="en-US"/>
                        </w:rPr>
                      </w:pPr>
                    </w:p>
                  </w:txbxContent>
                </v:textbox>
                <w10:anchorlock/>
              </v:rect>
            </w:pict>
          </mc:Fallback>
        </mc:AlternateContent>
      </w:r>
    </w:p>
    <w:p w14:paraId="5896A338" w14:textId="77777777" w:rsidR="00000DC7" w:rsidRDefault="00D36F1D" w:rsidP="00D36F1D">
      <w:pPr>
        <w:pStyle w:val="Caption"/>
      </w:pPr>
      <w:r>
        <w:t xml:space="preserve">Ejemplo </w:t>
      </w:r>
      <w:r>
        <w:fldChar w:fldCharType="begin"/>
      </w:r>
      <w:r>
        <w:instrText xml:space="preserve"> SEQ Ejemplo \* ARABIC </w:instrText>
      </w:r>
      <w:r>
        <w:fldChar w:fldCharType="separate"/>
      </w:r>
      <w:r w:rsidR="001B37D5">
        <w:rPr>
          <w:noProof/>
        </w:rPr>
        <w:t>2</w:t>
      </w:r>
      <w:r>
        <w:fldChar w:fldCharType="end"/>
      </w:r>
    </w:p>
    <w:p w14:paraId="26008093" w14:textId="77777777" w:rsidR="005669EA" w:rsidDel="008E1D94" w:rsidRDefault="005669EA" w:rsidP="00B77571">
      <w:pPr>
        <w:rPr>
          <w:del w:id="231" w:author="Francisco J Lopez Pellicer" w:date="2016-06-13T20:21:00Z"/>
        </w:rPr>
      </w:pPr>
    </w:p>
    <w:p w14:paraId="7C514A16" w14:textId="77777777" w:rsidR="00095AE2" w:rsidRDefault="00095AE2" w:rsidP="00B77571">
      <w:r>
        <w:t>Para terminar, en el tercer ejemplo, que se puede ver abajo, se puede apreciar un caso en el que se ha intentado recuperar un documento que ya existía.</w:t>
      </w:r>
    </w:p>
    <w:p w14:paraId="55942128" w14:textId="77777777" w:rsidR="00D36F1D" w:rsidRDefault="00D36F1D" w:rsidP="00D36F1D">
      <w:pPr>
        <w:keepNext/>
      </w:pPr>
      <w:r>
        <w:rPr>
          <w:noProof/>
          <w:lang w:val="en-US" w:eastAsia="en-US"/>
        </w:rPr>
        <w:lastRenderedPageBreak/>
        <mc:AlternateContent>
          <mc:Choice Requires="wps">
            <w:drawing>
              <wp:inline distT="0" distB="0" distL="0" distR="0" wp14:anchorId="1D6A6AE9" wp14:editId="169423DB">
                <wp:extent cx="5396230" cy="2172906"/>
                <wp:effectExtent l="0" t="0" r="13970" b="18415"/>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2172906"/>
                        </a:xfrm>
                        <a:prstGeom prst="rect">
                          <a:avLst/>
                        </a:prstGeom>
                        <a:solidFill>
                          <a:srgbClr val="FFFFFF"/>
                        </a:solidFill>
                        <a:ln w="9525">
                          <a:solidFill>
                            <a:srgbClr val="000000"/>
                          </a:solidFill>
                          <a:miter lim="800000"/>
                          <a:headEnd/>
                          <a:tailEnd/>
                        </a:ln>
                      </wps:spPr>
                      <wps:txbx>
                        <w:txbxContent>
                          <w:p w14:paraId="2BFB68F0" w14:textId="77777777" w:rsidR="00A855A0" w:rsidRPr="00D30DD5" w:rsidRDefault="00A855A0" w:rsidP="00D36F1D">
                            <w:pPr>
                              <w:shd w:val="clear" w:color="auto" w:fill="FFFFFF"/>
                              <w:jc w:val="left"/>
                              <w:rPr>
                                <w:rFonts w:ascii="Arial" w:hAnsi="Arial" w:cs="Arial"/>
                                <w:color w:val="222222"/>
                                <w:sz w:val="19"/>
                                <w:szCs w:val="19"/>
                                <w:lang w:val="en-US" w:eastAsia="es-ES"/>
                              </w:rPr>
                            </w:pPr>
                            <w:hyperlink r:id="rId27" w:tgtFrame="_blank" w:history="1">
                              <w:r w:rsidRPr="00D30DD5">
                                <w:rPr>
                                  <w:rStyle w:val="Hyperlink"/>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Status: 7 (</w:t>
                            </w:r>
                            <w:proofErr w:type="spellStart"/>
                            <w:r w:rsidRPr="00D30DD5">
                              <w:rPr>
                                <w:rFonts w:ascii="Arial" w:hAnsi="Arial" w:cs="Arial"/>
                                <w:color w:val="222222"/>
                                <w:sz w:val="19"/>
                                <w:szCs w:val="19"/>
                                <w:lang w:val="en-US"/>
                              </w:rPr>
                              <w:t>db_duplicate</w:t>
                            </w:r>
                            <w:proofErr w:type="spellEnd"/>
                            <w:r w:rsidRPr="00D30DD5">
                              <w:rPr>
                                <w:rFonts w:ascii="Arial" w:hAnsi="Arial" w:cs="Arial"/>
                                <w:color w:val="222222"/>
                                <w:sz w:val="19"/>
                                <w:szCs w:val="19"/>
                                <w:lang w:val="en-US"/>
                              </w:rPr>
                              <w:t>)</w:t>
                            </w:r>
                          </w:p>
                          <w:p w14:paraId="73A9997E"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anchor_context</w:t>
                            </w:r>
                            <w:proofErr w:type="spellEnd"/>
                            <w:r w:rsidRPr="00D30DD5">
                              <w:rPr>
                                <w:rFonts w:ascii="Arial" w:hAnsi="Arial" w:cs="Arial"/>
                                <w:color w:val="222222"/>
                                <w:sz w:val="19"/>
                                <w:szCs w:val="19"/>
                                <w:lang w:val="en-US"/>
                              </w:rPr>
                              <w:t>=</w:t>
                            </w:r>
                            <w:proofErr w:type="spellStart"/>
                            <w:r w:rsidRPr="00D30DD5">
                              <w:rPr>
                                <w:rFonts w:ascii="Arial" w:hAnsi="Arial" w:cs="Arial"/>
                                <w:color w:val="222222"/>
                                <w:sz w:val="19"/>
                                <w:szCs w:val="19"/>
                                <w:lang w:val="en-US"/>
                              </w:rPr>
                              <w:t>ut</w:t>
                            </w:r>
                            <w:proofErr w:type="spellEnd"/>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Cartogràfic</w:t>
                            </w:r>
                            <w:proofErr w:type="spellEnd"/>
                            <w:r w:rsidRPr="00D30DD5">
                              <w:rPr>
                                <w:rFonts w:ascii="Arial" w:hAnsi="Arial" w:cs="Arial"/>
                                <w:color w:val="222222"/>
                                <w:sz w:val="19"/>
                                <w:szCs w:val="19"/>
                                <w:lang w:val="en-US"/>
                              </w:rPr>
                              <w:t xml:space="preserve"> de </w:t>
                            </w:r>
                            <w:proofErr w:type="spellStart"/>
                            <w:r w:rsidRPr="00D30DD5">
                              <w:rPr>
                                <w:rFonts w:ascii="Arial" w:hAnsi="Arial" w:cs="Arial"/>
                                <w:color w:val="222222"/>
                                <w:sz w:val="19"/>
                                <w:szCs w:val="19"/>
                                <w:lang w:val="en-US"/>
                              </w:rPr>
                              <w:t>Catalunya</w:t>
                            </w:r>
                            <w:proofErr w:type="spellEnd"/>
                            <w:r w:rsidRPr="00D30DD5">
                              <w:rPr>
                                <w:rFonts w:ascii="Arial" w:hAnsi="Arial" w:cs="Arial"/>
                                <w:color w:val="222222"/>
                                <w:sz w:val="19"/>
                                <w:szCs w:val="19"/>
                                <w:lang w:val="en-US"/>
                              </w:rPr>
                              <w:t xml:space="preserve"> </w:t>
                            </w:r>
                            <w:proofErr w:type="gramStart"/>
                            <w:r w:rsidRPr="00D30DD5">
                              <w:rPr>
                                <w:rFonts w:ascii="Arial" w:hAnsi="Arial" w:cs="Arial"/>
                                <w:color w:val="222222"/>
                                <w:sz w:val="19"/>
                                <w:szCs w:val="19"/>
                                <w:lang w:val="en-US"/>
                              </w:rPr>
                              <w:t>( Capabilities</w:t>
                            </w:r>
                            <w:proofErr w:type="gramEnd"/>
                            <w:r w:rsidRPr="00D30DD5">
                              <w:rPr>
                                <w:rFonts w:ascii="Arial" w:hAnsi="Arial" w:cs="Arial"/>
                                <w:color w:val="222222"/>
                                <w:sz w:val="19"/>
                                <w:szCs w:val="19"/>
                                <w:lang w:val="en-US"/>
                              </w:rPr>
                              <w:t xml:space="preserve"> ) WMS Base </w:t>
                            </w:r>
                            <w:proofErr w:type="spellStart"/>
                            <w:r w:rsidRPr="00D30DD5">
                              <w:rPr>
                                <w:rFonts w:ascii="Arial" w:hAnsi="Arial" w:cs="Arial"/>
                                <w:color w:val="222222"/>
                                <w:sz w:val="19"/>
                                <w:szCs w:val="19"/>
                                <w:lang w:val="en-US"/>
                              </w:rPr>
                              <w:t>topogr</w:t>
                            </w:r>
                            <w:proofErr w:type="spellEnd"/>
                          </w:p>
                          <w:p w14:paraId="33638887"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pst</w:t>
                            </w:r>
                            <w:proofErr w:type="spellEnd"/>
                            <w:r w:rsidRPr="00D30DD5">
                              <w:rPr>
                                <w:rFonts w:ascii="Arial" w:hAnsi="Arial" w:cs="Arial"/>
                                <w:color w:val="222222"/>
                                <w:sz w:val="19"/>
                                <w:szCs w:val="19"/>
                                <w:lang w:val="en-US"/>
                              </w:rPr>
                              <w:t>_=</w:t>
                            </w:r>
                            <w:proofErr w:type="gramStart"/>
                            <w:r w:rsidRPr="00D30DD5">
                              <w:rPr>
                                <w:rFonts w:ascii="Arial" w:hAnsi="Arial" w:cs="Arial"/>
                                <w:color w:val="222222"/>
                                <w:sz w:val="19"/>
                                <w:szCs w:val="19"/>
                                <w:lang w:val="en-US"/>
                              </w:rPr>
                              <w:t>success(</w:t>
                            </w:r>
                            <w:proofErr w:type="gramEnd"/>
                            <w:r w:rsidRPr="00D30DD5">
                              <w:rPr>
                                <w:rFonts w:ascii="Arial" w:hAnsi="Arial" w:cs="Arial"/>
                                <w:color w:val="222222"/>
                                <w:sz w:val="19"/>
                                <w:szCs w:val="19"/>
                                <w:lang w:val="en-US"/>
                              </w:rPr>
                              <w:t xml:space="preserve">1), </w:t>
                            </w:r>
                            <w:proofErr w:type="spellStart"/>
                            <w:r w:rsidRPr="00D30DD5">
                              <w:rPr>
                                <w:rFonts w:ascii="Arial" w:hAnsi="Arial" w:cs="Arial"/>
                                <w:color w:val="222222"/>
                                <w:sz w:val="19"/>
                                <w:szCs w:val="19"/>
                                <w:lang w:val="en-US"/>
                              </w:rPr>
                              <w:t>lastModified</w:t>
                            </w:r>
                            <w:proofErr w:type="spellEnd"/>
                            <w:r w:rsidRPr="00D30DD5">
                              <w:rPr>
                                <w:rFonts w:ascii="Arial" w:hAnsi="Arial" w:cs="Arial"/>
                                <w:color w:val="222222"/>
                                <w:sz w:val="19"/>
                                <w:szCs w:val="19"/>
                                <w:lang w:val="en-US"/>
                              </w:rPr>
                              <w:t>=0</w:t>
                            </w:r>
                          </w:p>
                          <w:p w14:paraId="0C7976D1"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rs</w:t>
                            </w:r>
                            <w:proofErr w:type="spellEnd"/>
                            <w:r w:rsidRPr="00D30DD5">
                              <w:rPr>
                                <w:rFonts w:ascii="Arial" w:hAnsi="Arial" w:cs="Arial"/>
                                <w:color w:val="222222"/>
                                <w:sz w:val="19"/>
                                <w:szCs w:val="19"/>
                                <w:lang w:val="en-US"/>
                              </w:rPr>
                              <w:t>_=573</w:t>
                            </w:r>
                          </w:p>
                          <w:p w14:paraId="2ACFE640"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A855A0" w:rsidRPr="00C86C01" w:rsidRDefault="00A855A0" w:rsidP="00D36F1D">
                            <w:pPr>
                              <w:shd w:val="clear" w:color="auto" w:fill="FFFFFF"/>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A855A0" w:rsidRDefault="00A855A0" w:rsidP="00D36F1D">
                            <w:pPr>
                              <w:shd w:val="clear" w:color="auto" w:fill="FFFFFF"/>
                              <w:rPr>
                                <w:rFonts w:ascii="Arial" w:hAnsi="Arial" w:cs="Arial"/>
                                <w:color w:val="222222"/>
                                <w:sz w:val="19"/>
                                <w:szCs w:val="19"/>
                              </w:rPr>
                            </w:pPr>
                            <w:proofErr w:type="spellStart"/>
                            <w:r>
                              <w:rPr>
                                <w:rFonts w:ascii="Arial" w:hAnsi="Arial" w:cs="Arial"/>
                                <w:color w:val="222222"/>
                                <w:sz w:val="19"/>
                                <w:szCs w:val="19"/>
                              </w:rPr>
                              <w:t>nutch.protocol.code</w:t>
                            </w:r>
                            <w:proofErr w:type="spellEnd"/>
                            <w:r>
                              <w:rPr>
                                <w:rFonts w:ascii="Arial" w:hAnsi="Arial" w:cs="Arial"/>
                                <w:color w:val="222222"/>
                                <w:sz w:val="19"/>
                                <w:szCs w:val="19"/>
                              </w:rPr>
                              <w:t>=200</w:t>
                            </w:r>
                          </w:p>
                          <w:p w14:paraId="551E0C51" w14:textId="77777777" w:rsidR="00A855A0" w:rsidRPr="005669EA" w:rsidRDefault="00A855A0" w:rsidP="00D36F1D">
                            <w:pPr>
                              <w:rPr>
                                <w:lang w:val="en-US"/>
                              </w:rPr>
                            </w:pPr>
                          </w:p>
                        </w:txbxContent>
                      </wps:txbx>
                      <wps:bodyPr rot="0" vert="horz" wrap="square" lIns="91440" tIns="45720" rIns="91440" bIns="45720" anchor="t" anchorCtr="0" upright="1">
                        <a:noAutofit/>
                      </wps:bodyPr>
                    </wps:wsp>
                  </a:graphicData>
                </a:graphic>
              </wp:inline>
            </w:drawing>
          </mc:Choice>
          <mc:Fallback>
            <w:pict>
              <v:rect w14:anchorId="1D6A6AE9" id="_x0000_s1036" style="width:424.9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">
                <v:textbox>
                  <w:txbxContent>
                    <w:p w14:paraId="2BFB68F0" w14:textId="77777777" w:rsidR="00A855A0" w:rsidRPr="00D30DD5" w:rsidRDefault="00A855A0" w:rsidP="00D36F1D">
                      <w:pPr>
                        <w:shd w:val="clear" w:color="auto" w:fill="FFFFFF"/>
                        <w:jc w:val="left"/>
                        <w:rPr>
                          <w:rFonts w:ascii="Arial" w:hAnsi="Arial" w:cs="Arial"/>
                          <w:color w:val="222222"/>
                          <w:sz w:val="19"/>
                          <w:szCs w:val="19"/>
                          <w:lang w:val="en-US" w:eastAsia="es-ES"/>
                        </w:rPr>
                      </w:pPr>
                      <w:hyperlink r:id="rId28" w:tgtFrame="_blank" w:history="1">
                        <w:r w:rsidRPr="00D30DD5">
                          <w:rPr>
                            <w:rStyle w:val="Hyperlink"/>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14:paraId="66F582D8"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Status: 7 (</w:t>
                      </w:r>
                      <w:proofErr w:type="spellStart"/>
                      <w:r w:rsidRPr="00D30DD5">
                        <w:rPr>
                          <w:rFonts w:ascii="Arial" w:hAnsi="Arial" w:cs="Arial"/>
                          <w:color w:val="222222"/>
                          <w:sz w:val="19"/>
                          <w:szCs w:val="19"/>
                          <w:lang w:val="en-US"/>
                        </w:rPr>
                        <w:t>db_duplicate</w:t>
                      </w:r>
                      <w:proofErr w:type="spellEnd"/>
                      <w:r w:rsidRPr="00D30DD5">
                        <w:rPr>
                          <w:rFonts w:ascii="Arial" w:hAnsi="Arial" w:cs="Arial"/>
                          <w:color w:val="222222"/>
                          <w:sz w:val="19"/>
                          <w:szCs w:val="19"/>
                          <w:lang w:val="en-US"/>
                        </w:rPr>
                        <w:t>)</w:t>
                      </w:r>
                    </w:p>
                    <w:p w14:paraId="73A9997E"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14:paraId="4C726EBC"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14:paraId="5D0EF4CB"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Retries since fetch: 0</w:t>
                      </w:r>
                    </w:p>
                    <w:p w14:paraId="21D1E910"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14:paraId="0CE6D213"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Score: 3333000.0</w:t>
                      </w:r>
                    </w:p>
                    <w:p w14:paraId="0E15CC6A"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14:paraId="754FCA1C"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Metadata: </w:t>
                      </w:r>
                    </w:p>
                    <w:p w14:paraId="11097894"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anchor_context</w:t>
                      </w:r>
                      <w:proofErr w:type="spellEnd"/>
                      <w:r w:rsidRPr="00D30DD5">
                        <w:rPr>
                          <w:rFonts w:ascii="Arial" w:hAnsi="Arial" w:cs="Arial"/>
                          <w:color w:val="222222"/>
                          <w:sz w:val="19"/>
                          <w:szCs w:val="19"/>
                          <w:lang w:val="en-US"/>
                        </w:rPr>
                        <w:t>=</w:t>
                      </w:r>
                      <w:proofErr w:type="spellStart"/>
                      <w:r w:rsidRPr="00D30DD5">
                        <w:rPr>
                          <w:rFonts w:ascii="Arial" w:hAnsi="Arial" w:cs="Arial"/>
                          <w:color w:val="222222"/>
                          <w:sz w:val="19"/>
                          <w:szCs w:val="19"/>
                          <w:lang w:val="en-US"/>
                        </w:rPr>
                        <w:t>ut</w:t>
                      </w:r>
                      <w:proofErr w:type="spellEnd"/>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Cartogràfic</w:t>
                      </w:r>
                      <w:proofErr w:type="spellEnd"/>
                      <w:r w:rsidRPr="00D30DD5">
                        <w:rPr>
                          <w:rFonts w:ascii="Arial" w:hAnsi="Arial" w:cs="Arial"/>
                          <w:color w:val="222222"/>
                          <w:sz w:val="19"/>
                          <w:szCs w:val="19"/>
                          <w:lang w:val="en-US"/>
                        </w:rPr>
                        <w:t xml:space="preserve"> de </w:t>
                      </w:r>
                      <w:proofErr w:type="spellStart"/>
                      <w:r w:rsidRPr="00D30DD5">
                        <w:rPr>
                          <w:rFonts w:ascii="Arial" w:hAnsi="Arial" w:cs="Arial"/>
                          <w:color w:val="222222"/>
                          <w:sz w:val="19"/>
                          <w:szCs w:val="19"/>
                          <w:lang w:val="en-US"/>
                        </w:rPr>
                        <w:t>Catalunya</w:t>
                      </w:r>
                      <w:proofErr w:type="spellEnd"/>
                      <w:r w:rsidRPr="00D30DD5">
                        <w:rPr>
                          <w:rFonts w:ascii="Arial" w:hAnsi="Arial" w:cs="Arial"/>
                          <w:color w:val="222222"/>
                          <w:sz w:val="19"/>
                          <w:szCs w:val="19"/>
                          <w:lang w:val="en-US"/>
                        </w:rPr>
                        <w:t xml:space="preserve"> </w:t>
                      </w:r>
                      <w:proofErr w:type="gramStart"/>
                      <w:r w:rsidRPr="00D30DD5">
                        <w:rPr>
                          <w:rFonts w:ascii="Arial" w:hAnsi="Arial" w:cs="Arial"/>
                          <w:color w:val="222222"/>
                          <w:sz w:val="19"/>
                          <w:szCs w:val="19"/>
                          <w:lang w:val="en-US"/>
                        </w:rPr>
                        <w:t>( Capabilities</w:t>
                      </w:r>
                      <w:proofErr w:type="gramEnd"/>
                      <w:r w:rsidRPr="00D30DD5">
                        <w:rPr>
                          <w:rFonts w:ascii="Arial" w:hAnsi="Arial" w:cs="Arial"/>
                          <w:color w:val="222222"/>
                          <w:sz w:val="19"/>
                          <w:szCs w:val="19"/>
                          <w:lang w:val="en-US"/>
                        </w:rPr>
                        <w:t xml:space="preserve"> ) WMS Base </w:t>
                      </w:r>
                      <w:proofErr w:type="spellStart"/>
                      <w:r w:rsidRPr="00D30DD5">
                        <w:rPr>
                          <w:rFonts w:ascii="Arial" w:hAnsi="Arial" w:cs="Arial"/>
                          <w:color w:val="222222"/>
                          <w:sz w:val="19"/>
                          <w:szCs w:val="19"/>
                          <w:lang w:val="en-US"/>
                        </w:rPr>
                        <w:t>topogr</w:t>
                      </w:r>
                      <w:proofErr w:type="spellEnd"/>
                    </w:p>
                    <w:p w14:paraId="33638887"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pst</w:t>
                      </w:r>
                      <w:proofErr w:type="spellEnd"/>
                      <w:r w:rsidRPr="00D30DD5">
                        <w:rPr>
                          <w:rFonts w:ascii="Arial" w:hAnsi="Arial" w:cs="Arial"/>
                          <w:color w:val="222222"/>
                          <w:sz w:val="19"/>
                          <w:szCs w:val="19"/>
                          <w:lang w:val="en-US"/>
                        </w:rPr>
                        <w:t>_=</w:t>
                      </w:r>
                      <w:proofErr w:type="gramStart"/>
                      <w:r w:rsidRPr="00D30DD5">
                        <w:rPr>
                          <w:rFonts w:ascii="Arial" w:hAnsi="Arial" w:cs="Arial"/>
                          <w:color w:val="222222"/>
                          <w:sz w:val="19"/>
                          <w:szCs w:val="19"/>
                          <w:lang w:val="en-US"/>
                        </w:rPr>
                        <w:t>success(</w:t>
                      </w:r>
                      <w:proofErr w:type="gramEnd"/>
                      <w:r w:rsidRPr="00D30DD5">
                        <w:rPr>
                          <w:rFonts w:ascii="Arial" w:hAnsi="Arial" w:cs="Arial"/>
                          <w:color w:val="222222"/>
                          <w:sz w:val="19"/>
                          <w:szCs w:val="19"/>
                          <w:lang w:val="en-US"/>
                        </w:rPr>
                        <w:t xml:space="preserve">1), </w:t>
                      </w:r>
                      <w:proofErr w:type="spellStart"/>
                      <w:r w:rsidRPr="00D30DD5">
                        <w:rPr>
                          <w:rFonts w:ascii="Arial" w:hAnsi="Arial" w:cs="Arial"/>
                          <w:color w:val="222222"/>
                          <w:sz w:val="19"/>
                          <w:szCs w:val="19"/>
                          <w:lang w:val="en-US"/>
                        </w:rPr>
                        <w:t>lastModified</w:t>
                      </w:r>
                      <w:proofErr w:type="spellEnd"/>
                      <w:r w:rsidRPr="00D30DD5">
                        <w:rPr>
                          <w:rFonts w:ascii="Arial" w:hAnsi="Arial" w:cs="Arial"/>
                          <w:color w:val="222222"/>
                          <w:sz w:val="19"/>
                          <w:szCs w:val="19"/>
                          <w:lang w:val="en-US"/>
                        </w:rPr>
                        <w:t>=0</w:t>
                      </w:r>
                    </w:p>
                    <w:p w14:paraId="0C7976D1"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rs</w:t>
                      </w:r>
                      <w:proofErr w:type="spellEnd"/>
                      <w:r w:rsidRPr="00D30DD5">
                        <w:rPr>
                          <w:rFonts w:ascii="Arial" w:hAnsi="Arial" w:cs="Arial"/>
                          <w:color w:val="222222"/>
                          <w:sz w:val="19"/>
                          <w:szCs w:val="19"/>
                          <w:lang w:val="en-US"/>
                        </w:rPr>
                        <w:t>_=573</w:t>
                      </w:r>
                    </w:p>
                    <w:p w14:paraId="2ACFE640" w14:textId="77777777" w:rsidR="00A855A0" w:rsidRPr="00D30DD5" w:rsidRDefault="00A855A0"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14:paraId="04C0F32E" w14:textId="77777777" w:rsidR="00A855A0" w:rsidRPr="00C86C01" w:rsidRDefault="00A855A0" w:rsidP="00D36F1D">
                      <w:pPr>
                        <w:shd w:val="clear" w:color="auto" w:fill="FFFFFF"/>
                        <w:rPr>
                          <w:rFonts w:ascii="Arial" w:hAnsi="Arial" w:cs="Arial"/>
                          <w:color w:val="222222"/>
                          <w:sz w:val="19"/>
                          <w:szCs w:val="19"/>
                          <w:lang w:val="en-US"/>
                        </w:rPr>
                      </w:pPr>
                      <w:r w:rsidRPr="00C86C01">
                        <w:rPr>
                          <w:rFonts w:ascii="Arial" w:hAnsi="Arial" w:cs="Arial"/>
                          <w:color w:val="222222"/>
                          <w:sz w:val="19"/>
                          <w:szCs w:val="19"/>
                          <w:lang w:val="en-US"/>
                        </w:rPr>
                        <w:t>anchor=Capabilities</w:t>
                      </w:r>
                    </w:p>
                    <w:p w14:paraId="793DDB96" w14:textId="77777777" w:rsidR="00A855A0" w:rsidRDefault="00A855A0" w:rsidP="00D36F1D">
                      <w:pPr>
                        <w:shd w:val="clear" w:color="auto" w:fill="FFFFFF"/>
                        <w:rPr>
                          <w:rFonts w:ascii="Arial" w:hAnsi="Arial" w:cs="Arial"/>
                          <w:color w:val="222222"/>
                          <w:sz w:val="19"/>
                          <w:szCs w:val="19"/>
                        </w:rPr>
                      </w:pPr>
                      <w:proofErr w:type="spellStart"/>
                      <w:r>
                        <w:rPr>
                          <w:rFonts w:ascii="Arial" w:hAnsi="Arial" w:cs="Arial"/>
                          <w:color w:val="222222"/>
                          <w:sz w:val="19"/>
                          <w:szCs w:val="19"/>
                        </w:rPr>
                        <w:t>nutch.protocol.code</w:t>
                      </w:r>
                      <w:proofErr w:type="spellEnd"/>
                      <w:r>
                        <w:rPr>
                          <w:rFonts w:ascii="Arial" w:hAnsi="Arial" w:cs="Arial"/>
                          <w:color w:val="222222"/>
                          <w:sz w:val="19"/>
                          <w:szCs w:val="19"/>
                        </w:rPr>
                        <w:t>=200</w:t>
                      </w:r>
                    </w:p>
                    <w:p w14:paraId="551E0C51" w14:textId="77777777" w:rsidR="00A855A0" w:rsidRPr="005669EA" w:rsidRDefault="00A855A0" w:rsidP="00D36F1D">
                      <w:pPr>
                        <w:rPr>
                          <w:lang w:val="en-US"/>
                        </w:rPr>
                      </w:pPr>
                    </w:p>
                  </w:txbxContent>
                </v:textbox>
                <w10:anchorlock/>
              </v:rect>
            </w:pict>
          </mc:Fallback>
        </mc:AlternateContent>
      </w:r>
    </w:p>
    <w:p w14:paraId="2EC8DC6A" w14:textId="77777777" w:rsidR="00000DC7" w:rsidRDefault="00D36F1D" w:rsidP="00D36F1D">
      <w:pPr>
        <w:pStyle w:val="Caption"/>
      </w:pPr>
      <w:r>
        <w:t xml:space="preserve">Ejemplo </w:t>
      </w:r>
      <w:r>
        <w:fldChar w:fldCharType="begin"/>
      </w:r>
      <w:r>
        <w:instrText xml:space="preserve"> SEQ Ejemplo \* ARABIC </w:instrText>
      </w:r>
      <w:r>
        <w:fldChar w:fldCharType="separate"/>
      </w:r>
      <w:r w:rsidR="001B37D5">
        <w:rPr>
          <w:noProof/>
        </w:rPr>
        <w:t>3</w:t>
      </w:r>
      <w:r>
        <w:fldChar w:fldCharType="end"/>
      </w:r>
    </w:p>
    <w:p w14:paraId="6ABCA306" w14:textId="77777777" w:rsidR="00095AE2" w:rsidRPr="00B77571" w:rsidRDefault="00095AE2" w:rsidP="00095AE2">
      <w:pPr>
        <w:pStyle w:val="Heading2"/>
        <w:numPr>
          <w:ilvl w:val="1"/>
          <w:numId w:val="1"/>
        </w:numPr>
      </w:pPr>
      <w:bookmarkStart w:id="232" w:name="_Toc453002181"/>
      <w:bookmarkStart w:id="233" w:name="_Toc453500332"/>
      <w:r>
        <w:t>Flujo principal de Nutch</w:t>
      </w:r>
      <w:bookmarkEnd w:id="232"/>
      <w:bookmarkEnd w:id="233"/>
    </w:p>
    <w:p w14:paraId="61C7192F" w14:textId="77777777" w:rsidR="00DC46A8" w:rsidDel="008E1D94" w:rsidRDefault="00DC46A8" w:rsidP="00DC46A8">
      <w:pPr>
        <w:rPr>
          <w:del w:id="234" w:author="Francisco J Lopez Pellicer" w:date="2016-06-13T20:21:00Z"/>
        </w:rPr>
      </w:pPr>
      <w:r>
        <w:t>El flujo de trabajo principal de Nutch sigue el esquema</w:t>
      </w:r>
      <w:r w:rsidR="00082ED0">
        <w:t xml:space="preserve"> de un crawler general</w:t>
      </w:r>
      <w:r>
        <w:t xml:space="preserve"> explicado con anterioridad en esta memoria. No obstante, tienen sus particularidades debido a que Nutch posee un mayor número de operaciones disponibles.</w:t>
      </w:r>
    </w:p>
    <w:p w14:paraId="2E1E1184" w14:textId="77777777" w:rsidR="00DB464F" w:rsidRDefault="00DB464F" w:rsidP="00DC46A8"/>
    <w:p w14:paraId="5292CEF1" w14:textId="77777777" w:rsidR="000E7F5C" w:rsidRDefault="00DB464F" w:rsidP="00DC46A8">
      <w:r>
        <w:t xml:space="preserve">Nutch también trabaja por iteraciones, es decir, repite un conjunto de operaciones un numero especificado de veces. </w:t>
      </w:r>
    </w:p>
    <w:p w14:paraId="6519D328" w14:textId="77777777" w:rsidR="000E7F5C" w:rsidDel="008E1D94" w:rsidRDefault="000E7F5C" w:rsidP="000E7F5C">
      <w:pPr>
        <w:pStyle w:val="Heading3"/>
        <w:numPr>
          <w:ilvl w:val="2"/>
          <w:numId w:val="1"/>
        </w:numPr>
        <w:rPr>
          <w:del w:id="235" w:author="Francisco J Lopez Pellicer" w:date="2016-06-13T20:21:00Z"/>
        </w:rPr>
      </w:pPr>
      <w:bookmarkStart w:id="236" w:name="_Toc453002182"/>
      <w:bookmarkStart w:id="237" w:name="_Toc453500333"/>
      <w:proofErr w:type="spellStart"/>
      <w:r>
        <w:t>Inject</w:t>
      </w:r>
      <w:bookmarkEnd w:id="236"/>
      <w:bookmarkEnd w:id="237"/>
      <w:proofErr w:type="spellEnd"/>
    </w:p>
    <w:p w14:paraId="2AC69D0B" w14:textId="77777777" w:rsidR="00DB464F" w:rsidRDefault="00DB464F" w:rsidP="00DC46A8">
      <w:pPr>
        <w:pStyle w:val="Heading3"/>
        <w:numPr>
          <w:ilvl w:val="2"/>
          <w:numId w:val="1"/>
        </w:numPr>
        <w:pPrChange w:id="238" w:author="Francisco J Lopez Pellicer" w:date="2016-06-13T20:21:00Z">
          <w:pPr/>
        </w:pPrChange>
      </w:pPr>
    </w:p>
    <w:p w14:paraId="20837DF9" w14:textId="77777777" w:rsidR="00DB464F" w:rsidDel="008E1D94" w:rsidRDefault="00DB464F" w:rsidP="000E56A9">
      <w:pPr>
        <w:pStyle w:val="ListBullet2"/>
        <w:rPr>
          <w:del w:id="239" w:author="Francisco J Lopez Pellicer" w:date="2016-06-13T20:21:00Z"/>
          <w:rFonts w:ascii="Courier New" w:hAnsi="Courier New" w:cs="Courier New"/>
          <w:color w:val="000000"/>
          <w:sz w:val="20"/>
          <w:szCs w:val="20"/>
          <w:lang w:val="es-ES" w:eastAsia="es-ES"/>
        </w:rPr>
        <w:pPrChange w:id="240" w:author="Francisco J Lopez Pellicer" w:date="2016-06-13T20:30:00Z">
          <w:pPr>
            <w:shd w:val="clear" w:color="auto" w:fill="FFFFFF" w:themeFill="background1"/>
          </w:pPr>
        </w:pPrChange>
      </w:pPr>
      <w:r>
        <w:t xml:space="preserve">Previo al inicio de la fase iterativa Nutch </w:t>
      </w:r>
      <w:r w:rsidRPr="00B516AA">
        <w:rPr>
          <w:b/>
        </w:rPr>
        <w:t>inyecta</w:t>
      </w:r>
      <w:r>
        <w:t xml:space="preserve"> las URL semilla. Estas son las </w:t>
      </w:r>
      <w:proofErr w:type="spellStart"/>
      <w:r>
        <w:t>URLs</w:t>
      </w:r>
      <w:proofErr w:type="spellEnd"/>
      <w:r>
        <w:t xml:space="preserve"> de las cuales va a partir el </w:t>
      </w:r>
      <w:r>
        <w:rPr>
          <w:i/>
        </w:rPr>
        <w:t>crawler.</w:t>
      </w:r>
      <w:r>
        <w:t xml:space="preserve"> </w:t>
      </w:r>
      <w:r w:rsidR="00451DA4">
        <w:t xml:space="preserve">Estas direcciones se recogen del fichero seeds.txt, el cual está localizado en la carpeta </w:t>
      </w:r>
      <w:proofErr w:type="spellStart"/>
      <w:r w:rsidR="00820CC0">
        <w:t>URLs</w:t>
      </w:r>
      <w:proofErr w:type="spellEnd"/>
      <w:r w:rsidR="00451DA4">
        <w:t>.</w:t>
      </w:r>
      <w:r w:rsidR="000B3E1E">
        <w:t xml:space="preserve"> La clase que implementa esta operación es </w:t>
      </w:r>
      <w:proofErr w:type="spellStart"/>
      <w:r w:rsidR="00163F69" w:rsidRPr="00D36F1D">
        <w:rPr>
          <w:rStyle w:val="FicherosycarpetasCar"/>
          <w:shd w:val="clear" w:color="auto" w:fill="FFFFFF" w:themeFill="background1"/>
        </w:rPr>
        <w:t>org.apache.nutch.crawl.Injector</w:t>
      </w:r>
      <w:proofErr w:type="spellEnd"/>
      <w:r w:rsidR="00163F69">
        <w:rPr>
          <w:rFonts w:ascii="Courier New" w:hAnsi="Courier New" w:cs="Courier New"/>
          <w:color w:val="000000"/>
          <w:sz w:val="20"/>
          <w:szCs w:val="20"/>
          <w:lang w:val="es-ES" w:eastAsia="es-ES"/>
        </w:rPr>
        <w:t>.</w:t>
      </w:r>
    </w:p>
    <w:p w14:paraId="6F847E2A" w14:textId="77777777" w:rsidR="000E7F5C" w:rsidDel="008E1D94" w:rsidRDefault="000E7F5C" w:rsidP="000E56A9">
      <w:pPr>
        <w:pStyle w:val="ListBullet2"/>
        <w:rPr>
          <w:del w:id="241" w:author="Francisco J Lopez Pellicer" w:date="2016-06-13T20:21:00Z"/>
          <w:rFonts w:ascii="Courier New" w:hAnsi="Courier New" w:cs="Courier New"/>
          <w:color w:val="000000"/>
          <w:sz w:val="20"/>
          <w:szCs w:val="20"/>
          <w:lang w:val="es-ES" w:eastAsia="es-ES"/>
        </w:rPr>
        <w:pPrChange w:id="242" w:author="Francisco J Lopez Pellicer" w:date="2016-06-13T20:30:00Z">
          <w:pPr>
            <w:shd w:val="clear" w:color="auto" w:fill="FFFFFF" w:themeFill="background1"/>
          </w:pPr>
        </w:pPrChange>
      </w:pPr>
    </w:p>
    <w:p w14:paraId="48E900C0" w14:textId="77777777" w:rsidR="00072F22" w:rsidRDefault="00072F22" w:rsidP="000E56A9">
      <w:pPr>
        <w:pStyle w:val="ListBullet2"/>
        <w:rPr>
          <w:rFonts w:ascii="Courier New" w:hAnsi="Courier New" w:cs="Courier New"/>
          <w:color w:val="000000"/>
          <w:sz w:val="20"/>
          <w:szCs w:val="20"/>
          <w:lang w:val="es-ES" w:eastAsia="es-ES"/>
        </w:rPr>
        <w:pPrChange w:id="243" w:author="Francisco J Lopez Pellicer" w:date="2016-06-13T20:30:00Z">
          <w:pPr>
            <w:shd w:val="clear" w:color="auto" w:fill="FFFFFF" w:themeFill="background1"/>
          </w:pPr>
        </w:pPrChange>
      </w:pPr>
    </w:p>
    <w:p w14:paraId="2DCEAA61" w14:textId="77777777" w:rsidR="000E7F5C" w:rsidDel="008E1D94" w:rsidRDefault="000E7F5C" w:rsidP="000E7F5C">
      <w:pPr>
        <w:pStyle w:val="Heading3"/>
        <w:numPr>
          <w:ilvl w:val="2"/>
          <w:numId w:val="1"/>
        </w:numPr>
        <w:rPr>
          <w:del w:id="244" w:author="Francisco J Lopez Pellicer" w:date="2016-06-13T20:21:00Z"/>
          <w:lang w:val="es-ES" w:eastAsia="es-ES"/>
        </w:rPr>
      </w:pPr>
      <w:bookmarkStart w:id="245" w:name="_Toc453002183"/>
      <w:bookmarkStart w:id="246" w:name="_Toc453500334"/>
      <w:proofErr w:type="spellStart"/>
      <w:r>
        <w:rPr>
          <w:lang w:val="es-ES" w:eastAsia="es-ES"/>
        </w:rPr>
        <w:t>Generate</w:t>
      </w:r>
      <w:bookmarkEnd w:id="245"/>
      <w:bookmarkEnd w:id="246"/>
      <w:proofErr w:type="spellEnd"/>
    </w:p>
    <w:p w14:paraId="6C6B22E7" w14:textId="77777777" w:rsidR="00451541" w:rsidRPr="008E1D94" w:rsidRDefault="00451541" w:rsidP="008E1D94">
      <w:pPr>
        <w:pStyle w:val="Heading3"/>
        <w:numPr>
          <w:ilvl w:val="2"/>
          <w:numId w:val="1"/>
        </w:numPr>
        <w:rPr>
          <w:rFonts w:ascii="Courier New" w:hAnsi="Courier New" w:cs="Courier New"/>
          <w:color w:val="000000"/>
          <w:sz w:val="20"/>
          <w:szCs w:val="20"/>
          <w:lang w:val="es-ES" w:eastAsia="es-ES"/>
          <w:rPrChange w:id="247" w:author="Francisco J Lopez Pellicer" w:date="2016-06-13T20:21:00Z">
            <w:rPr>
              <w:lang w:val="es-ES" w:eastAsia="es-ES"/>
            </w:rPr>
          </w:rPrChange>
        </w:rPr>
        <w:pPrChange w:id="248" w:author="Francisco J Lopez Pellicer" w:date="2016-06-13T20:21:00Z">
          <w:pPr>
            <w:shd w:val="clear" w:color="auto" w:fill="FFFFFF" w:themeFill="background1"/>
          </w:pPr>
        </w:pPrChange>
      </w:pPr>
    </w:p>
    <w:p w14:paraId="6526E5B0" w14:textId="77777777" w:rsidR="00451541" w:rsidRDefault="00451541" w:rsidP="00451541">
      <w:r>
        <w:t xml:space="preserve">Una vez dentro del bucle, la primera operación es </w:t>
      </w:r>
      <w:proofErr w:type="spellStart"/>
      <w:r w:rsidRPr="00D36F1D">
        <w:rPr>
          <w:b/>
          <w:i/>
          <w:lang w:val="es-ES" w:eastAsia="es-ES"/>
        </w:rPr>
        <w:t>generate</w:t>
      </w:r>
      <w:proofErr w:type="spellEnd"/>
      <w:r>
        <w:rPr>
          <w:lang w:val="es-ES" w:eastAsia="es-ES"/>
        </w:rPr>
        <w:t xml:space="preserve">. En esta operación se seleccionan los documentos para continuar con el proceso. </w:t>
      </w:r>
      <w:r w:rsidR="00B32125">
        <w:t>Nutch permite e</w:t>
      </w:r>
      <w:r>
        <w:t xml:space="preserve">specificar en la configuración cuantos documentos van a ser seleccionados para ser procesados. Así, Nutch seleccionará los N enlaces con más score para su procesamiento. </w:t>
      </w:r>
    </w:p>
    <w:p w14:paraId="20466ED3" w14:textId="77777777" w:rsidR="00451541" w:rsidRDefault="00451541" w:rsidP="00451541"/>
    <w:p w14:paraId="49165EFB" w14:textId="77777777" w:rsidR="00451541" w:rsidDel="008E1D94" w:rsidRDefault="00451541" w:rsidP="00451541">
      <w:pPr>
        <w:rPr>
          <w:del w:id="249" w:author="Francisco J Lopez Pellicer" w:date="2016-06-13T20:21:00Z"/>
        </w:rPr>
      </w:pPr>
      <w:r>
        <w:lastRenderedPageBreak/>
        <w:t xml:space="preserve">Esta operación genera un </w:t>
      </w:r>
      <w:proofErr w:type="spellStart"/>
      <w:r w:rsidRPr="00B516AA">
        <w:rPr>
          <w:b/>
          <w:i/>
        </w:rPr>
        <w:t>segment</w:t>
      </w:r>
      <w:proofErr w:type="spellEnd"/>
      <w:r w:rsidR="00560326">
        <w:t xml:space="preserve">, este es el elemento de almacenamiento temporal que se utiliza para las distintas fases del flujo de trabajo. </w:t>
      </w:r>
    </w:p>
    <w:p w14:paraId="7A46A436" w14:textId="77777777" w:rsidR="00560326" w:rsidRDefault="00560326" w:rsidP="00451541"/>
    <w:p w14:paraId="0316B471" w14:textId="77777777" w:rsidR="00560326" w:rsidRDefault="00560326" w:rsidP="00451541">
      <w:r>
        <w:t xml:space="preserve">En un </w:t>
      </w:r>
      <w:proofErr w:type="spellStart"/>
      <w:r>
        <w:rPr>
          <w:i/>
        </w:rPr>
        <w:t>segment</w:t>
      </w:r>
      <w:proofErr w:type="spellEnd"/>
      <w:r>
        <w:t xml:space="preserve"> se guarda:</w:t>
      </w:r>
    </w:p>
    <w:p w14:paraId="1914FA3E" w14:textId="77777777" w:rsidR="00560326" w:rsidRDefault="00560326" w:rsidP="000E56A9">
      <w:pPr>
        <w:pStyle w:val="ListBullet2"/>
        <w:pPrChange w:id="250" w:author="Francisco J Lopez Pellicer" w:date="2016-06-13T20:28:00Z">
          <w:pPr>
            <w:pStyle w:val="ListParagraph"/>
            <w:numPr>
              <w:numId w:val="8"/>
            </w:numPr>
            <w:ind w:hanging="360"/>
          </w:pPr>
        </w:pPrChange>
      </w:pPr>
      <w:r>
        <w:t xml:space="preserve">El contenido de las páginas en crudo (texto sin procesar con las etiquetas de </w:t>
      </w:r>
      <w:proofErr w:type="spellStart"/>
      <w:r>
        <w:t>html</w:t>
      </w:r>
      <w:proofErr w:type="spellEnd"/>
      <w:r>
        <w:t>).</w:t>
      </w:r>
    </w:p>
    <w:p w14:paraId="54D0CFED" w14:textId="77777777" w:rsidR="00560326" w:rsidRDefault="00560326" w:rsidP="000E56A9">
      <w:pPr>
        <w:pStyle w:val="ListBullet2"/>
        <w:pPrChange w:id="251" w:author="Francisco J Lopez Pellicer" w:date="2016-06-13T20:28:00Z">
          <w:pPr>
            <w:pStyle w:val="ListParagraph"/>
            <w:numPr>
              <w:numId w:val="8"/>
            </w:numPr>
            <w:ind w:hanging="360"/>
          </w:pPr>
        </w:pPrChange>
      </w:pPr>
      <w:r>
        <w:t xml:space="preserve">Contenido después de pasar por la fase de </w:t>
      </w:r>
      <w:r>
        <w:rPr>
          <w:i/>
        </w:rPr>
        <w:t>parse</w:t>
      </w:r>
      <w:r>
        <w:t>.</w:t>
      </w:r>
    </w:p>
    <w:p w14:paraId="69C598CD" w14:textId="77777777" w:rsidR="00560326" w:rsidRDefault="00560326" w:rsidP="000E56A9">
      <w:pPr>
        <w:pStyle w:val="ListBullet2"/>
        <w:pPrChange w:id="252" w:author="Francisco J Lopez Pellicer" w:date="2016-06-13T20:28:00Z">
          <w:pPr>
            <w:pStyle w:val="ListParagraph"/>
            <w:numPr>
              <w:numId w:val="8"/>
            </w:numPr>
            <w:ind w:hanging="360"/>
          </w:pPr>
        </w:pPrChange>
      </w:pPr>
      <w:r>
        <w:t xml:space="preserve">Metadatos descubiertos o </w:t>
      </w:r>
      <w:proofErr w:type="spellStart"/>
      <w:r>
        <w:t>extraidos</w:t>
      </w:r>
      <w:proofErr w:type="spellEnd"/>
      <w:r>
        <w:t>.</w:t>
      </w:r>
    </w:p>
    <w:p w14:paraId="5C83EB47" w14:textId="77777777" w:rsidR="00560326" w:rsidRDefault="00560326" w:rsidP="000E56A9">
      <w:pPr>
        <w:pStyle w:val="ListBullet2"/>
        <w:pPrChange w:id="253" w:author="Francisco J Lopez Pellicer" w:date="2016-06-13T20:28:00Z">
          <w:pPr>
            <w:pStyle w:val="ListParagraph"/>
            <w:numPr>
              <w:numId w:val="8"/>
            </w:numPr>
            <w:ind w:hanging="360"/>
          </w:pPr>
        </w:pPrChange>
      </w:pPr>
      <w:r>
        <w:t>Enlaces de salida de la web (</w:t>
      </w:r>
      <w:proofErr w:type="spellStart"/>
      <w:r>
        <w:rPr>
          <w:i/>
        </w:rPr>
        <w:t>outlinks</w:t>
      </w:r>
      <w:proofErr w:type="spellEnd"/>
      <w:r>
        <w:rPr>
          <w:i/>
        </w:rPr>
        <w:t>).</w:t>
      </w:r>
    </w:p>
    <w:p w14:paraId="4BE5F7D5" w14:textId="77777777" w:rsidR="00451541" w:rsidRPr="005B721C" w:rsidDel="008E1D94" w:rsidRDefault="00B516AA" w:rsidP="000E56A9">
      <w:pPr>
        <w:pStyle w:val="ListBullet2"/>
        <w:rPr>
          <w:del w:id="254" w:author="Francisco J Lopez Pellicer" w:date="2016-06-13T20:21:00Z"/>
          <w:u w:val="single"/>
          <w:lang w:eastAsia="es-ES"/>
        </w:rPr>
        <w:pPrChange w:id="255" w:author="Francisco J Lopez Pellicer" w:date="2016-06-13T20:28:00Z">
          <w:pPr>
            <w:pStyle w:val="ListParagraph"/>
            <w:numPr>
              <w:numId w:val="8"/>
            </w:numPr>
            <w:ind w:hanging="360"/>
          </w:pPr>
        </w:pPrChange>
      </w:pPr>
      <w:r>
        <w:t>Texto plano para la indexación.</w:t>
      </w:r>
    </w:p>
    <w:p w14:paraId="50617594" w14:textId="77777777" w:rsidR="00163F69" w:rsidRPr="000E56A9" w:rsidDel="008E1D94" w:rsidRDefault="00163F69" w:rsidP="000E56A9">
      <w:pPr>
        <w:pStyle w:val="ListBullet2"/>
        <w:rPr>
          <w:del w:id="256" w:author="Francisco J Lopez Pellicer" w:date="2016-06-13T20:21:00Z"/>
          <w:lang w:val="es-ES" w:eastAsia="es-ES"/>
        </w:rPr>
        <w:pPrChange w:id="257" w:author="Francisco J Lopez Pellicer" w:date="2016-06-13T20:28:00Z">
          <w:pPr>
            <w:shd w:val="clear" w:color="auto" w:fill="FFFFFF" w:themeFill="background1"/>
          </w:pPr>
        </w:pPrChange>
      </w:pPr>
    </w:p>
    <w:p w14:paraId="45E88861" w14:textId="77777777" w:rsidR="00163F69" w:rsidRDefault="00163F69" w:rsidP="000E56A9">
      <w:pPr>
        <w:pStyle w:val="ListBullet2"/>
        <w:pPrChange w:id="258" w:author="Francisco J Lopez Pellicer" w:date="2016-06-13T20:28:00Z">
          <w:pPr>
            <w:shd w:val="clear" w:color="auto" w:fill="FFFFFF" w:themeFill="background1"/>
          </w:pPr>
        </w:pPrChange>
      </w:pPr>
    </w:p>
    <w:p w14:paraId="04C4D45F" w14:textId="77777777" w:rsidR="000E7F5C" w:rsidRPr="000B3E1E" w:rsidRDefault="000E7F5C" w:rsidP="000E7F5C">
      <w:pPr>
        <w:pStyle w:val="Heading3"/>
        <w:numPr>
          <w:ilvl w:val="2"/>
          <w:numId w:val="1"/>
        </w:numPr>
      </w:pPr>
      <w:bookmarkStart w:id="259" w:name="_Toc453002184"/>
      <w:bookmarkStart w:id="260" w:name="_Toc453500335"/>
      <w:proofErr w:type="spellStart"/>
      <w:r>
        <w:t>Fetch</w:t>
      </w:r>
      <w:bookmarkEnd w:id="259"/>
      <w:bookmarkEnd w:id="260"/>
      <w:proofErr w:type="spellEnd"/>
    </w:p>
    <w:p w14:paraId="0E13FFE8" w14:textId="77777777" w:rsidR="006B025D" w:rsidRDefault="00B516AA" w:rsidP="006B025D">
      <w:r>
        <w:t xml:space="preserve">Después de haber generado un </w:t>
      </w:r>
      <w:proofErr w:type="spellStart"/>
      <w:r w:rsidRPr="00B516AA">
        <w:rPr>
          <w:i/>
        </w:rPr>
        <w:t>segment</w:t>
      </w:r>
      <w:proofErr w:type="spellEnd"/>
      <w:r>
        <w:rPr>
          <w:i/>
        </w:rPr>
        <w:t xml:space="preserve"> </w:t>
      </w:r>
      <w:r>
        <w:t xml:space="preserve">se procede a realizar la operación de </w:t>
      </w:r>
      <w:proofErr w:type="spellStart"/>
      <w:r w:rsidR="00163F69" w:rsidRPr="00B516AA">
        <w:rPr>
          <w:b/>
          <w:i/>
        </w:rPr>
        <w:t>f</w:t>
      </w:r>
      <w:r w:rsidR="006B025D" w:rsidRPr="00B516AA">
        <w:rPr>
          <w:b/>
          <w:i/>
        </w:rPr>
        <w:t>etch</w:t>
      </w:r>
      <w:proofErr w:type="spellEnd"/>
      <w:r w:rsidR="00163F69">
        <w:t xml:space="preserve">. </w:t>
      </w:r>
      <w:r>
        <w:t xml:space="preserve"> Durante esta operación se recupera el contenido de las páginas web seleccionadas para ser procesadas. Extrae tanto el contenido como los metadatos de la misma. </w:t>
      </w:r>
    </w:p>
    <w:p w14:paraId="304D0E05" w14:textId="77777777" w:rsidR="005B721C" w:rsidDel="008E1D94" w:rsidRDefault="005B721C" w:rsidP="006B025D">
      <w:pPr>
        <w:rPr>
          <w:del w:id="261" w:author="Francisco J Lopez Pellicer" w:date="2016-06-13T20:21:00Z"/>
        </w:rPr>
      </w:pPr>
    </w:p>
    <w:p w14:paraId="171FAC23" w14:textId="77777777" w:rsidR="000E7F5C" w:rsidRDefault="000E7F5C" w:rsidP="000E7F5C">
      <w:pPr>
        <w:pStyle w:val="Heading3"/>
        <w:numPr>
          <w:ilvl w:val="2"/>
          <w:numId w:val="1"/>
        </w:numPr>
      </w:pPr>
      <w:bookmarkStart w:id="262" w:name="_Toc453002185"/>
      <w:bookmarkStart w:id="263" w:name="_Toc453500336"/>
      <w:proofErr w:type="spellStart"/>
      <w:r>
        <w:t>Parse</w:t>
      </w:r>
      <w:bookmarkEnd w:id="262"/>
      <w:bookmarkEnd w:id="263"/>
      <w:proofErr w:type="spellEnd"/>
    </w:p>
    <w:p w14:paraId="351B77C8" w14:textId="77777777" w:rsidR="005B721C" w:rsidRDefault="000E7F5C" w:rsidP="006B025D">
      <w:r>
        <w:t xml:space="preserve">El proceso de </w:t>
      </w:r>
      <w:r>
        <w:rPr>
          <w:i/>
        </w:rPr>
        <w:t>parse</w:t>
      </w:r>
      <w:r>
        <w:t xml:space="preserve"> es uno de los más importantes en el proceso de </w:t>
      </w:r>
      <w:r>
        <w:rPr>
          <w:i/>
        </w:rPr>
        <w:t>crawling</w:t>
      </w:r>
      <w:r>
        <w:t xml:space="preserve"> para conseguir los resultados deseados. </w:t>
      </w:r>
    </w:p>
    <w:p w14:paraId="79CF0EEA" w14:textId="77777777" w:rsidR="000E7F5C" w:rsidDel="008E1D94" w:rsidRDefault="000E7F5C" w:rsidP="006B025D">
      <w:pPr>
        <w:rPr>
          <w:del w:id="264" w:author="Francisco J Lopez Pellicer" w:date="2016-06-13T20:21:00Z"/>
        </w:rPr>
      </w:pPr>
    </w:p>
    <w:p w14:paraId="177C305B" w14:textId="77777777" w:rsidR="008D78FC" w:rsidRPr="008D78FC" w:rsidRDefault="008D78FC" w:rsidP="006B025D">
      <w:r>
        <w:t xml:space="preserve">El proceso de </w:t>
      </w:r>
      <w:r>
        <w:rPr>
          <w:i/>
        </w:rPr>
        <w:t>parse</w:t>
      </w:r>
      <w:r>
        <w:t xml:space="preserve"> no guarda una </w:t>
      </w:r>
      <w:r w:rsidR="0060786F">
        <w:t xml:space="preserve">gran </w:t>
      </w:r>
      <w:r>
        <w:t>relación</w:t>
      </w:r>
      <w:r w:rsidR="0060786F">
        <w:t xml:space="preserve"> </w:t>
      </w:r>
      <w:r>
        <w:t xml:space="preserve">con el procedimiento homologa referida a los compiladores de lenguajes. </w:t>
      </w:r>
      <w:r w:rsidR="0060786F">
        <w:t xml:space="preserve">En los dos casos se trabaja con conjuntos de caracteres con el objetivo de interpretarlos. No obstante, en el caso que nos ocupa el proceso se relaciona más con la extracción del texto perteneciente a la página que se está procesando. </w:t>
      </w:r>
    </w:p>
    <w:p w14:paraId="1257C497" w14:textId="77777777" w:rsidR="000E7F5C" w:rsidDel="008E1D94" w:rsidRDefault="000E7F5C" w:rsidP="006B025D">
      <w:pPr>
        <w:rPr>
          <w:del w:id="265" w:author="Francisco J Lopez Pellicer" w:date="2016-06-13T20:21:00Z"/>
        </w:rPr>
      </w:pPr>
    </w:p>
    <w:p w14:paraId="4C1D8ACE" w14:textId="77777777" w:rsidR="000E7F5C" w:rsidRDefault="000E7F5C" w:rsidP="006B025D">
      <w:r>
        <w:t xml:space="preserve">Dependiendo del tipo de contenido que tienen una web, se debe usar un </w:t>
      </w:r>
      <w:proofErr w:type="spellStart"/>
      <w:r>
        <w:rPr>
          <w:i/>
        </w:rPr>
        <w:t>parser</w:t>
      </w:r>
      <w:proofErr w:type="spellEnd"/>
      <w:r>
        <w:t xml:space="preserve"> u otro. Cada tipo de contenido necesita que se tengan en cuenta sus peculiaridades con el objetivo de extraer la mayor cantidad de información y de manera correcta.</w:t>
      </w:r>
    </w:p>
    <w:p w14:paraId="2462D249" w14:textId="77777777" w:rsidR="00B664B9" w:rsidDel="008E1D94" w:rsidRDefault="00B664B9" w:rsidP="006B025D">
      <w:pPr>
        <w:rPr>
          <w:del w:id="266" w:author="Francisco J Lopez Pellicer" w:date="2016-06-13T20:21:00Z"/>
        </w:rPr>
      </w:pPr>
    </w:p>
    <w:p w14:paraId="7E29FF00" w14:textId="77777777" w:rsidR="00B664B9" w:rsidRDefault="000E7F5C" w:rsidP="00E45E60">
      <w:r>
        <w:t xml:space="preserve">Un ejemplo sería una página que contiene un </w:t>
      </w:r>
      <w:r w:rsidRPr="00B664B9">
        <w:t>documento XML</w:t>
      </w:r>
      <w:r w:rsidR="00B664B9">
        <w:rPr>
          <w:rStyle w:val="FootnoteReference"/>
        </w:rPr>
        <w:footnoteReference w:id="4"/>
      </w:r>
      <w:r w:rsidR="00B664B9">
        <w:t xml:space="preserve">. Para realizar el </w:t>
      </w:r>
      <w:r w:rsidR="00B664B9">
        <w:rPr>
          <w:i/>
        </w:rPr>
        <w:t xml:space="preserve">parse </w:t>
      </w:r>
      <w:r w:rsidR="00B664B9">
        <w:t>de ese tipo de documentos se utilizan analizadores específicos basados en la arquitectura DOM</w:t>
      </w:r>
      <w:r w:rsidR="00B664B9">
        <w:rPr>
          <w:rStyle w:val="FootnoteReference"/>
        </w:rPr>
        <w:footnoteReference w:id="5"/>
      </w:r>
      <w:r w:rsidR="00B664B9">
        <w:t xml:space="preserve">. </w:t>
      </w:r>
    </w:p>
    <w:p w14:paraId="2C28A3F4" w14:textId="77777777" w:rsidR="00B664B9" w:rsidDel="008E1D94" w:rsidRDefault="00B664B9" w:rsidP="00E45E60">
      <w:pPr>
        <w:rPr>
          <w:del w:id="267" w:author="Francisco J Lopez Pellicer" w:date="2016-06-13T20:21:00Z"/>
        </w:rPr>
      </w:pPr>
    </w:p>
    <w:p w14:paraId="2E269258" w14:textId="77777777" w:rsidR="00805B88" w:rsidDel="008E1D94" w:rsidRDefault="00805B88" w:rsidP="00B664B9">
      <w:pPr>
        <w:rPr>
          <w:del w:id="268" w:author="Francisco J Lopez Pellicer" w:date="2016-06-13T20:21:00Z"/>
        </w:rPr>
      </w:pPr>
    </w:p>
    <w:p w14:paraId="18C9177B" w14:textId="77777777" w:rsidR="00805B88" w:rsidRDefault="00805B88" w:rsidP="00805B88">
      <w:pPr>
        <w:pStyle w:val="Heading4"/>
      </w:pPr>
      <w:r>
        <w:t>DOM</w:t>
      </w:r>
    </w:p>
    <w:p w14:paraId="75969788" w14:textId="77777777" w:rsidR="00B664B9" w:rsidRDefault="00B664B9" w:rsidP="00B664B9">
      <w:r>
        <w:t>Cuando se creó el lenguaje XML también surgió la necesidad de procesar y manipular el contenido de los archivos XML mediante los lenguajes de programación tradicionales. XML es un lenguaje sencillo de escribir, pero complejo para procesar y manipular de forma eficiente. Por este motivo, surgieron algunas técnicas entre las que se encuentra DOM</w:t>
      </w:r>
      <w:r w:rsidR="00805B88">
        <w:t xml:space="preserve"> </w:t>
      </w:r>
      <w:r w:rsidR="00805B88">
        <w:fldChar w:fldCharType="begin" w:fldLock="1"/>
      </w:r>
      <w:r w:rsidR="00334B49">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"[5]", "plainTextFormattedCitation" : "[5]", "previouslyFormattedCitation" : "[5]" }, "properties" : { "noteIndex" : 0 }, "schema" : "https://github.com/citation-style-language/schema/raw/master/csl-citation.json" }</w:instrText>
      </w:r>
      <w:r w:rsidR="00805B88">
        <w:fldChar w:fldCharType="separate"/>
      </w:r>
      <w:r w:rsidR="00805B88" w:rsidRPr="00805B88">
        <w:rPr>
          <w:noProof/>
        </w:rPr>
        <w:t>[5]</w:t>
      </w:r>
      <w:r w:rsidR="00805B88">
        <w:fldChar w:fldCharType="end"/>
      </w:r>
      <w:r>
        <w:t>.</w:t>
      </w:r>
    </w:p>
    <w:p w14:paraId="2D40320C" w14:textId="77777777" w:rsidR="00B664B9" w:rsidDel="008E1D94" w:rsidRDefault="00B664B9" w:rsidP="00B664B9">
      <w:pPr>
        <w:rPr>
          <w:del w:id="269" w:author="Francisco J Lopez Pellicer" w:date="2016-06-13T20:21:00Z"/>
          <w:lang w:val="es-ES" w:eastAsia="es-ES"/>
        </w:rPr>
      </w:pPr>
    </w:p>
    <w:p w14:paraId="12CCB0BB" w14:textId="77777777" w:rsidR="00B664B9" w:rsidRDefault="00B664B9" w:rsidP="00B664B9">
      <w:r>
        <w:t>DOM es un conjunto de utilidades específicamente diseñadas para manipular documentos XML. Por extensión, DOM también se puede utilizar para manipular documentos XHTML y HTML. Se puede utilizar DOM para manipular las páginas XHTML de forma rápida y eficiente.</w:t>
      </w:r>
    </w:p>
    <w:p w14:paraId="51A4BC84" w14:textId="77777777" w:rsidR="00B664B9" w:rsidDel="008E1D94" w:rsidRDefault="00B664B9" w:rsidP="00B664B9">
      <w:pPr>
        <w:rPr>
          <w:del w:id="270" w:author="Francisco J Lopez Pellicer" w:date="2016-06-13T20:21:00Z"/>
        </w:rPr>
      </w:pPr>
    </w:p>
    <w:p w14:paraId="37E0F1D7" w14:textId="77777777" w:rsidR="00B664B9" w:rsidRDefault="00B664B9" w:rsidP="00F559D9">
      <w:r w:rsidRPr="00F559D9">
        <w:t>Antes de poder utilizar sus funciones, DOM transforma internamente el archivo XML original en una estructura más fácil de manejar formada por una jerarquía de nodos. De esta forma, DOM transforma el código XML en una serie de nodos interconectados en forma de</w:t>
      </w:r>
      <w:r w:rsidRPr="00F559D9">
        <w:rPr>
          <w:color w:val="201A1B"/>
        </w:rPr>
        <w:t> </w:t>
      </w:r>
      <w:r w:rsidRPr="00F559D9">
        <w:rPr>
          <w:rStyle w:val="Emphasis"/>
          <w:i w:val="0"/>
          <w:color w:val="201A1B"/>
          <w:szCs w:val="26"/>
        </w:rPr>
        <w:t>árbol</w:t>
      </w:r>
      <w:r w:rsidRPr="00F559D9">
        <w:t>.</w:t>
      </w:r>
    </w:p>
    <w:p w14:paraId="4BAA8F6F" w14:textId="77777777" w:rsidR="00F559D9" w:rsidRPr="00F559D9" w:rsidDel="008E1D94" w:rsidRDefault="00F559D9" w:rsidP="00F559D9">
      <w:pPr>
        <w:rPr>
          <w:del w:id="271" w:author="Francisco J Lopez Pellicer" w:date="2016-06-13T20:21:00Z"/>
          <w:lang w:val="es-ES" w:eastAsia="es-ES"/>
        </w:rPr>
      </w:pPr>
    </w:p>
    <w:p w14:paraId="694D765B" w14:textId="77777777" w:rsidR="00B664B9" w:rsidRDefault="00B664B9" w:rsidP="00F559D9">
      <w:r w:rsidRPr="00F559D9">
        <w:t>El árbol generado no sólo representa los contenidos del archivo original</w:t>
      </w:r>
      <w:r w:rsidR="002763C8">
        <w:t xml:space="preserve">, </w:t>
      </w:r>
      <w:r w:rsidRPr="00F559D9">
        <w:t>también representa sus relaciones</w:t>
      </w:r>
      <w:r w:rsidR="002763C8">
        <w:t>.</w:t>
      </w:r>
      <w:r w:rsidRPr="00F559D9">
        <w:t xml:space="preserve"> </w:t>
      </w:r>
    </w:p>
    <w:p w14:paraId="5BC26383" w14:textId="77777777" w:rsidR="00F559D9" w:rsidRPr="00F559D9" w:rsidDel="008E1D94" w:rsidRDefault="00F559D9" w:rsidP="00F559D9">
      <w:pPr>
        <w:rPr>
          <w:del w:id="272" w:author="Francisco J Lopez Pellicer" w:date="2016-06-13T20:21:00Z"/>
        </w:rPr>
      </w:pPr>
    </w:p>
    <w:p w14:paraId="4B708C5B" w14:textId="77777777" w:rsidR="00B664B9" w:rsidRDefault="00B664B9" w:rsidP="00F559D9">
      <w:r w:rsidRPr="00F559D9">
        <w:t>Aunque en ocasiones DOM se asocia con la programación web y con JavaScript, la API de DOM es independiente de cualquier lenguaje de programación. De hecho, DOM está disponible en la mayoría de lenguajes de programación comúnmente empleados.</w:t>
      </w:r>
    </w:p>
    <w:p w14:paraId="37C54AE3" w14:textId="77777777" w:rsidR="00F559D9" w:rsidDel="008E1D94" w:rsidRDefault="00F559D9" w:rsidP="00F559D9">
      <w:pPr>
        <w:rPr>
          <w:del w:id="273" w:author="Francisco J Lopez Pellicer" w:date="2016-06-13T20:21:00Z"/>
        </w:rPr>
      </w:pPr>
    </w:p>
    <w:p w14:paraId="26D6B96A" w14:textId="77777777" w:rsidR="00F559D9" w:rsidRDefault="00F559D9" w:rsidP="00F559D9">
      <w:r>
        <w:t xml:space="preserve">En la </w:t>
      </w:r>
      <w:r>
        <w:fldChar w:fldCharType="begin"/>
      </w:r>
      <w:r>
        <w:instrText xml:space="preserve"> REF _Ref452741122 \h </w:instrText>
      </w:r>
      <w:r>
        <w:fldChar w:fldCharType="separate"/>
      </w:r>
      <w:r w:rsidR="001B37D5">
        <w:t xml:space="preserve">Ilustración </w:t>
      </w:r>
      <w:r w:rsidR="001B37D5">
        <w:rPr>
          <w:noProof/>
        </w:rPr>
        <w:t>4</w:t>
      </w:r>
      <w:r>
        <w:fldChar w:fldCharType="end"/>
      </w:r>
      <w:r>
        <w:t xml:space="preserve"> de puede ver un esquema de una jerarquía generada por un documento XHTML al ser transformado en DOM</w:t>
      </w:r>
      <w:r w:rsidR="00805B88">
        <w:t xml:space="preserve"> </w:t>
      </w:r>
      <w:r w:rsidR="00805B88">
        <w:fldChar w:fldCharType="begin" w:fldLock="1"/>
      </w:r>
      <w:r w:rsidR="00334B49">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"[5]", "plainTextFormattedCitation" : "[5]", "previouslyFormattedCitation" : "[5]" }, "properties" : { "noteIndex" : 0 }, "schema" : "https://github.com/citation-style-language/schema/raw/master/csl-citation.json" }</w:instrText>
      </w:r>
      <w:r w:rsidR="00805B88">
        <w:fldChar w:fldCharType="separate"/>
      </w:r>
      <w:r w:rsidR="00805B88" w:rsidRPr="00805B88">
        <w:rPr>
          <w:noProof/>
        </w:rPr>
        <w:t>[5]</w:t>
      </w:r>
      <w:r w:rsidR="00805B88">
        <w:fldChar w:fldCharType="end"/>
      </w:r>
      <w:r>
        <w:t>.</w:t>
      </w:r>
    </w:p>
    <w:p w14:paraId="1693CDE9" w14:textId="77777777" w:rsidR="00F559D9" w:rsidRDefault="00F559D9" w:rsidP="00F559D9"/>
    <w:p w14:paraId="3F4F122D" w14:textId="77777777" w:rsidR="00F559D9" w:rsidRDefault="00F559D9" w:rsidP="00F559D9">
      <w:pPr>
        <w:keepNext/>
        <w:jc w:val="center"/>
      </w:pPr>
      <w:r>
        <w:rPr>
          <w:noProof/>
          <w:lang w:val="en-US" w:eastAsia="en-US"/>
        </w:rPr>
        <w:drawing>
          <wp:inline distT="0" distB="0" distL="0" distR="0" wp14:anchorId="4C30467D" wp14:editId="730CF4E6">
            <wp:extent cx="3954093" cy="2663825"/>
            <wp:effectExtent l="0" t="0" r="889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401.gif"/>
                    <pic:cNvPicPr/>
                  </pic:nvPicPr>
                  <pic:blipFill>
                    <a:blip r:embed="rId29">
                      <a:extLst>
                        <a:ext uri="{28A0092B-C50C-407E-A947-70E740481C1C}">
                          <a14:useLocalDpi xmlns:a14="http://schemas.microsoft.com/office/drawing/2010/main" val="0"/>
                        </a:ext>
                      </a:extLst>
                    </a:blip>
                    <a:stretch>
                      <a:fillRect/>
                    </a:stretch>
                  </pic:blipFill>
                  <pic:spPr>
                    <a:xfrm>
                      <a:off x="0" y="0"/>
                      <a:ext cx="3957801" cy="2666323"/>
                    </a:xfrm>
                    <a:prstGeom prst="rect">
                      <a:avLst/>
                    </a:prstGeom>
                  </pic:spPr>
                </pic:pic>
              </a:graphicData>
            </a:graphic>
          </wp:inline>
        </w:drawing>
      </w:r>
    </w:p>
    <w:p w14:paraId="57791A78" w14:textId="77777777" w:rsidR="00F559D9" w:rsidRPr="00F559D9" w:rsidRDefault="00F559D9" w:rsidP="00F559D9">
      <w:pPr>
        <w:pStyle w:val="Caption"/>
        <w:jc w:val="center"/>
      </w:pPr>
      <w:bookmarkStart w:id="274" w:name="_Ref452741122"/>
      <w:r>
        <w:t xml:space="preserve">Ilustración </w:t>
      </w:r>
      <w:r>
        <w:fldChar w:fldCharType="begin"/>
      </w:r>
      <w:r>
        <w:instrText xml:space="preserve"> SEQ Ilustración \* ARABIC </w:instrText>
      </w:r>
      <w:r>
        <w:fldChar w:fldCharType="separate"/>
      </w:r>
      <w:r w:rsidR="001B37D5">
        <w:rPr>
          <w:noProof/>
        </w:rPr>
        <w:t>4</w:t>
      </w:r>
      <w:r>
        <w:fldChar w:fldCharType="end"/>
      </w:r>
      <w:bookmarkEnd w:id="274"/>
    </w:p>
    <w:p w14:paraId="5BF94A6E" w14:textId="77777777" w:rsidR="00B664B9" w:rsidDel="008E1D94" w:rsidRDefault="00B664B9" w:rsidP="00B664B9">
      <w:pPr>
        <w:rPr>
          <w:del w:id="275" w:author="Francisco J Lopez Pellicer" w:date="2016-06-13T20:21:00Z"/>
          <w:lang w:val="es-ES"/>
        </w:rPr>
      </w:pPr>
    </w:p>
    <w:p w14:paraId="05A939D4" w14:textId="77777777" w:rsidR="00F559D9" w:rsidRDefault="00F559D9" w:rsidP="00B664B9">
      <w:pPr>
        <w:rPr>
          <w:lang w:val="es-ES"/>
        </w:rPr>
      </w:pPr>
      <w:r>
        <w:rPr>
          <w:lang w:val="es-ES"/>
        </w:rPr>
        <w:t xml:space="preserve">Para el desarrollo de este trabajo este tipo de documentos son los más importantes. </w:t>
      </w:r>
    </w:p>
    <w:p w14:paraId="481C21A7" w14:textId="77777777" w:rsidR="00F559D9" w:rsidDel="008E1D94" w:rsidRDefault="00F559D9" w:rsidP="00B664B9">
      <w:pPr>
        <w:rPr>
          <w:del w:id="276" w:author="Francisco J Lopez Pellicer" w:date="2016-06-13T20:21:00Z"/>
          <w:lang w:val="es-ES"/>
        </w:rPr>
      </w:pPr>
    </w:p>
    <w:p w14:paraId="7A43E0E0" w14:textId="77777777" w:rsidR="00451541" w:rsidRPr="00B664B9" w:rsidRDefault="00F559D9" w:rsidP="006B025D">
      <w:pPr>
        <w:rPr>
          <w:lang w:val="es-ES"/>
        </w:rPr>
      </w:pPr>
      <w:proofErr w:type="spellStart"/>
      <w:r>
        <w:rPr>
          <w:lang w:val="es-ES"/>
        </w:rPr>
        <w:t>Nutch</w:t>
      </w:r>
      <w:proofErr w:type="spellEnd"/>
      <w:r>
        <w:rPr>
          <w:lang w:val="es-ES"/>
        </w:rPr>
        <w:t xml:space="preserve"> provee un </w:t>
      </w:r>
      <w:proofErr w:type="spellStart"/>
      <w:r>
        <w:rPr>
          <w:i/>
          <w:lang w:val="es-ES"/>
        </w:rPr>
        <w:t>parser</w:t>
      </w:r>
      <w:proofErr w:type="spellEnd"/>
      <w:r>
        <w:rPr>
          <w:lang w:val="es-ES"/>
        </w:rPr>
        <w:t xml:space="preserve"> para este tipo de contenidos. Viene implementado en </w:t>
      </w:r>
      <w:proofErr w:type="spellStart"/>
      <w:r w:rsidR="008B1E86">
        <w:rPr>
          <w:i/>
          <w:lang w:val="es-ES"/>
        </w:rPr>
        <w:t>Tika</w:t>
      </w:r>
      <w:proofErr w:type="spellEnd"/>
      <w:r w:rsidR="008B1E86">
        <w:rPr>
          <w:i/>
          <w:lang w:val="es-ES"/>
        </w:rPr>
        <w:t xml:space="preserve"> </w:t>
      </w:r>
      <w:proofErr w:type="spellStart"/>
      <w:r w:rsidR="008B1E86">
        <w:rPr>
          <w:i/>
          <w:lang w:val="es-ES"/>
        </w:rPr>
        <w:t>Parser</w:t>
      </w:r>
      <w:proofErr w:type="spellEnd"/>
      <w:r w:rsidR="008B1E86">
        <w:rPr>
          <w:lang w:val="es-ES"/>
        </w:rPr>
        <w:t xml:space="preserve">. </w:t>
      </w:r>
      <w:proofErr w:type="spellStart"/>
      <w:r w:rsidR="008B1E86">
        <w:rPr>
          <w:i/>
          <w:lang w:val="es-ES"/>
        </w:rPr>
        <w:t>Tika</w:t>
      </w:r>
      <w:proofErr w:type="spellEnd"/>
      <w:r w:rsidR="008B1E86">
        <w:rPr>
          <w:i/>
          <w:lang w:val="es-ES"/>
        </w:rPr>
        <w:t xml:space="preserve"> </w:t>
      </w:r>
      <w:proofErr w:type="spellStart"/>
      <w:r w:rsidR="008B1E86">
        <w:rPr>
          <w:i/>
          <w:lang w:val="es-ES"/>
        </w:rPr>
        <w:t>Parser</w:t>
      </w:r>
      <w:proofErr w:type="spellEnd"/>
      <w:r w:rsidR="008B1E86">
        <w:rPr>
          <w:lang w:val="es-ES"/>
        </w:rPr>
        <w:t xml:space="preserve"> es otra herramienta de </w:t>
      </w:r>
      <w:r w:rsidR="008B1E86">
        <w:rPr>
          <w:i/>
          <w:lang w:val="es-ES"/>
        </w:rPr>
        <w:t>Apache</w:t>
      </w:r>
      <w:r w:rsidR="008B1E86">
        <w:rPr>
          <w:lang w:val="es-ES"/>
        </w:rPr>
        <w:t xml:space="preserve"> que permite realizar el proceso de </w:t>
      </w:r>
      <w:r w:rsidR="008B1E86" w:rsidRPr="008B1E86">
        <w:rPr>
          <w:i/>
          <w:lang w:val="es-ES"/>
        </w:rPr>
        <w:t>parse</w:t>
      </w:r>
      <w:r w:rsidR="008B1E86">
        <w:rPr>
          <w:lang w:val="es-ES"/>
        </w:rPr>
        <w:t xml:space="preserve"> para muchos tipos de documentos entre ellos XML, HTML, PDF… . </w:t>
      </w:r>
    </w:p>
    <w:p w14:paraId="1916F015" w14:textId="77777777" w:rsidR="000E7F5C" w:rsidRDefault="00BC6B81" w:rsidP="000E7F5C">
      <w:pPr>
        <w:pStyle w:val="Heading3"/>
        <w:numPr>
          <w:ilvl w:val="2"/>
          <w:numId w:val="1"/>
        </w:numPr>
      </w:pPr>
      <w:bookmarkStart w:id="277" w:name="_Toc453500337"/>
      <w:proofErr w:type="spellStart"/>
      <w:r>
        <w:t>UpdateDb</w:t>
      </w:r>
      <w:bookmarkEnd w:id="277"/>
      <w:proofErr w:type="spellEnd"/>
    </w:p>
    <w:p w14:paraId="20050F1A" w14:textId="77777777" w:rsidR="00FB4B61" w:rsidRPr="00FB4B61" w:rsidRDefault="00673A99" w:rsidP="00FB4B61">
      <w:r>
        <w:t>Con esta operación se inserta toda la información recogida en la iteración en curso para guardarla en la unidad de persistencia que usa Nutch durante la ejecución. No tienen nada que ver con dónde se van a guardar los datos recolectados, solo es una unidad de persistencia para almacenar met5adatos sobre todos los enlaces y su estado actual.</w:t>
      </w:r>
    </w:p>
    <w:p w14:paraId="7D211822" w14:textId="77777777" w:rsidR="000E7F5C" w:rsidRDefault="000E7F5C" w:rsidP="000E7F5C">
      <w:pPr>
        <w:pStyle w:val="Heading3"/>
        <w:numPr>
          <w:ilvl w:val="2"/>
          <w:numId w:val="1"/>
        </w:numPr>
      </w:pPr>
      <w:bookmarkStart w:id="278" w:name="_Toc453002188"/>
      <w:bookmarkStart w:id="279" w:name="_Toc453500338"/>
      <w:proofErr w:type="spellStart"/>
      <w:r>
        <w:t>Index</w:t>
      </w:r>
      <w:bookmarkEnd w:id="278"/>
      <w:bookmarkEnd w:id="279"/>
      <w:proofErr w:type="spellEnd"/>
    </w:p>
    <w:p w14:paraId="79A7B953" w14:textId="77777777" w:rsidR="00673A99" w:rsidRPr="00FB2A4D" w:rsidRDefault="00FB2A4D" w:rsidP="00673A99">
      <w:r>
        <w:t xml:space="preserve">Durante esta operación se indexa el contenido que se ha recolectado en el resto de la ejecución del </w:t>
      </w:r>
      <w:r>
        <w:rPr>
          <w:i/>
        </w:rPr>
        <w:t>crawler</w:t>
      </w:r>
      <w:r>
        <w:t>. Por defecto Nutch está configurado para almacenar en Solr. No obstante, este comportamiento puede ser modificado.</w:t>
      </w:r>
    </w:p>
    <w:p w14:paraId="327D916D" w14:textId="77777777" w:rsidR="00900959" w:rsidRDefault="00900959" w:rsidP="00900959">
      <w:pPr>
        <w:pStyle w:val="Heading2"/>
        <w:numPr>
          <w:ilvl w:val="1"/>
          <w:numId w:val="1"/>
        </w:numPr>
      </w:pPr>
      <w:bookmarkStart w:id="280" w:name="_Toc451013007"/>
      <w:bookmarkStart w:id="281" w:name="_Toc453002189"/>
      <w:bookmarkStart w:id="282" w:name="_Toc453500339"/>
      <w:proofErr w:type="spellStart"/>
      <w:r>
        <w:lastRenderedPageBreak/>
        <w:t>Map</w:t>
      </w:r>
      <w:proofErr w:type="spellEnd"/>
      <w:r>
        <w:t>-Reduce</w:t>
      </w:r>
      <w:bookmarkEnd w:id="280"/>
      <w:bookmarkEnd w:id="281"/>
      <w:bookmarkEnd w:id="282"/>
    </w:p>
    <w:p w14:paraId="1640C835" w14:textId="77777777" w:rsidR="00B069BD" w:rsidRDefault="00A56245" w:rsidP="00CF0F78">
      <w:r>
        <w:t xml:space="preserve">Nutch hace uso de Hadoop para implementar operaciones de </w:t>
      </w:r>
      <w:proofErr w:type="spellStart"/>
      <w:r>
        <w:t>Map</w:t>
      </w:r>
      <w:proofErr w:type="spellEnd"/>
      <w:r>
        <w:t xml:space="preserve">-Reduce. El </w:t>
      </w:r>
      <w:proofErr w:type="spellStart"/>
      <w:r>
        <w:t>Map</w:t>
      </w:r>
      <w:proofErr w:type="spellEnd"/>
      <w:r>
        <w:t>-Reduce es</w:t>
      </w:r>
      <w:r w:rsidR="00B069BD">
        <w:t xml:space="preserve"> un modelo de </w:t>
      </w:r>
      <w:r w:rsidR="00A12282">
        <w:t>programación</w:t>
      </w:r>
      <w:r w:rsidR="00B069BD">
        <w:t xml:space="preserve"> utilizado por primera vez en Google para dar soporte al procesamiento de grandes </w:t>
      </w:r>
      <w:r w:rsidR="00A12282">
        <w:t>volúmenes</w:t>
      </w:r>
      <w:r w:rsidR="00B069BD">
        <w:t xml:space="preserve"> de datos</w:t>
      </w:r>
      <w:r w:rsidR="00805B88">
        <w:t xml:space="preserve"> </w:t>
      </w:r>
      <w:r w:rsidR="00805B88">
        <w:fldChar w:fldCharType="begin" w:fldLock="1"/>
      </w:r>
      <w:r w:rsidR="00334B49">
        <w:instrText>ADDIN CSL_CITATION { "citationItems" : [ { "id" : "ITEM-1", "itemData" : { "author" : [ { "dropping-particle" : "", "family" : "Wikipedia", "given" : "", "non-dropping-particle" : "", "parse-names" : false, "suffix" : "" } ], "id" : "ITEM-1", "issued" : { "date-parts" : [ [ "0" ] ] }, "title" : "MapReduce", "type" : "article-journal" }, "uris" : [ "http://www.mendeley.com/documents/?uuid=ebc7c9b9-c8f2-49c6-994d-8e9a31f93c49" ] } ], "mendeley" : { "formattedCitation" : "[6]", "plainTextFormattedCitation" : "[6]", "previouslyFormattedCitation" : "[6]" }, "properties" : { "noteIndex" : 0 }, "schema" : "https://github.com/citation-style-language/schema/raw/master/csl-citation.json" }</w:instrText>
      </w:r>
      <w:r w:rsidR="00805B88">
        <w:fldChar w:fldCharType="separate"/>
      </w:r>
      <w:r w:rsidR="00805B88" w:rsidRPr="00805B88">
        <w:rPr>
          <w:noProof/>
        </w:rPr>
        <w:t>[6]</w:t>
      </w:r>
      <w:r w:rsidR="00805B88">
        <w:fldChar w:fldCharType="end"/>
      </w:r>
      <w:r w:rsidR="00B069BD">
        <w:t>.</w:t>
      </w:r>
    </w:p>
    <w:p w14:paraId="4E4D6947" w14:textId="77777777" w:rsidR="00B069BD" w:rsidDel="008E1D94" w:rsidRDefault="00B069BD" w:rsidP="00CF0F78">
      <w:pPr>
        <w:rPr>
          <w:del w:id="283" w:author="Francisco J Lopez Pellicer" w:date="2016-06-13T20:21:00Z"/>
        </w:rPr>
      </w:pPr>
    </w:p>
    <w:p w14:paraId="0ACCA256" w14:textId="77777777" w:rsidR="00A12282" w:rsidRDefault="00A12282" w:rsidP="00CF0F78">
      <w:proofErr w:type="spellStart"/>
      <w:r>
        <w:t>Hadoop</w:t>
      </w:r>
      <w:proofErr w:type="spellEnd"/>
      <w:r>
        <w:t xml:space="preserve"> ofrece una implementación </w:t>
      </w:r>
      <w:r>
        <w:rPr>
          <w:i/>
        </w:rPr>
        <w:t xml:space="preserve">Open </w:t>
      </w:r>
      <w:proofErr w:type="spellStart"/>
      <w:r w:rsidRPr="00A12282">
        <w:t>Source</w:t>
      </w:r>
      <w:proofErr w:type="spellEnd"/>
      <w:r>
        <w:t xml:space="preserve">. Hadoop fue desarrollado en sus orígenes por </w:t>
      </w:r>
      <w:proofErr w:type="spellStart"/>
      <w:r>
        <w:t>Yahho</w:t>
      </w:r>
      <w:proofErr w:type="spellEnd"/>
      <w:r>
        <w:t xml:space="preserve"> para posteriormente pasar al proyecto Apache.</w:t>
      </w:r>
    </w:p>
    <w:p w14:paraId="677C730A" w14:textId="77777777" w:rsidR="00A12282" w:rsidDel="008E1D94" w:rsidRDefault="00A12282" w:rsidP="00CF0F78">
      <w:pPr>
        <w:rPr>
          <w:del w:id="284" w:author="Francisco J Lopez Pellicer" w:date="2016-06-13T20:21:00Z"/>
        </w:rPr>
      </w:pPr>
    </w:p>
    <w:p w14:paraId="2C563082" w14:textId="77777777" w:rsidR="00A12282" w:rsidRDefault="00A12282" w:rsidP="00CF0F78">
      <w:r>
        <w:t xml:space="preserve">El </w:t>
      </w:r>
      <w:proofErr w:type="spellStart"/>
      <w:r>
        <w:t>Map</w:t>
      </w:r>
      <w:proofErr w:type="spellEnd"/>
      <w:r>
        <w:t xml:space="preserve">-Reduce aborda problemas que se puedan disgregar en dos operaciones, la </w:t>
      </w:r>
      <w:proofErr w:type="spellStart"/>
      <w:r w:rsidRPr="00A12282">
        <w:rPr>
          <w:i/>
        </w:rPr>
        <w:t>map</w:t>
      </w:r>
      <w:proofErr w:type="spellEnd"/>
      <w:r>
        <w:t xml:space="preserve"> y la </w:t>
      </w:r>
      <w:r w:rsidRPr="00A12282">
        <w:rPr>
          <w:i/>
        </w:rPr>
        <w:t>reduce</w:t>
      </w:r>
      <w:r>
        <w:t>.</w:t>
      </w:r>
    </w:p>
    <w:p w14:paraId="018FB7F5" w14:textId="77777777" w:rsidR="0079539C" w:rsidRDefault="00AD0A45" w:rsidP="00072F22">
      <w:pPr>
        <w:pStyle w:val="Heading2"/>
        <w:numPr>
          <w:ilvl w:val="1"/>
          <w:numId w:val="1"/>
        </w:numPr>
      </w:pPr>
      <w:bookmarkStart w:id="285" w:name="_Toc451013008"/>
      <w:bookmarkStart w:id="286" w:name="_Toc453002190"/>
      <w:bookmarkStart w:id="287" w:name="_Toc453500340"/>
      <w:r>
        <w:t>Puntos de extensión</w:t>
      </w:r>
      <w:bookmarkEnd w:id="285"/>
      <w:bookmarkEnd w:id="286"/>
      <w:bookmarkEnd w:id="287"/>
    </w:p>
    <w:p w14:paraId="0190E57C" w14:textId="77777777" w:rsidR="0079539C" w:rsidRDefault="00EF427B" w:rsidP="0079539C">
      <w:r>
        <w:t>Nutch proporciona un conjunto de interfaces que representan los llamados puntos de extensión. A través de estos puntos se puede modificar el comportamiento de Nutch como se desee.</w:t>
      </w:r>
    </w:p>
    <w:p w14:paraId="2EC0715C" w14:textId="77777777" w:rsidR="00EF427B" w:rsidDel="008E1D94" w:rsidRDefault="00EF427B" w:rsidP="0079539C">
      <w:pPr>
        <w:rPr>
          <w:del w:id="288" w:author="Francisco J Lopez Pellicer" w:date="2016-06-13T20:22:00Z"/>
        </w:rPr>
      </w:pPr>
    </w:p>
    <w:p w14:paraId="27C994F3" w14:textId="77777777" w:rsidR="00EF427B" w:rsidRDefault="00EF427B" w:rsidP="0079539C">
      <w:r>
        <w:t>Estos puntos de extensión se desarrollan implementando la interfaz java correspondiente. Estos puntos actúan en determinados momentos del flujo de trabajo de Nutch.</w:t>
      </w:r>
    </w:p>
    <w:p w14:paraId="7B63F425" w14:textId="77777777" w:rsidR="00EF427B" w:rsidDel="008E1D94" w:rsidRDefault="00EF427B" w:rsidP="0079539C">
      <w:pPr>
        <w:rPr>
          <w:del w:id="289" w:author="Francisco J Lopez Pellicer" w:date="2016-06-13T20:22:00Z"/>
        </w:rPr>
      </w:pPr>
    </w:p>
    <w:p w14:paraId="449A2B09" w14:textId="77777777" w:rsidR="00EF427B" w:rsidRDefault="00EF427B" w:rsidP="0079539C">
      <w:r>
        <w:t>Los puntos de extensión son:</w:t>
      </w:r>
    </w:p>
    <w:p w14:paraId="6971D69A" w14:textId="77777777" w:rsidR="00635F08" w:rsidRPr="00635F08" w:rsidRDefault="00635F08" w:rsidP="000E56A9">
      <w:pPr>
        <w:pStyle w:val="ListBullet2"/>
        <w:rPr>
          <w:lang w:val="es-ES" w:eastAsia="es-ES"/>
        </w:rPr>
        <w:pPrChange w:id="290" w:author="Francisco J Lopez Pellicer" w:date="2016-06-13T20:28:00Z">
          <w:pPr>
            <w:pStyle w:val="ListParagraph"/>
            <w:numPr>
              <w:numId w:val="28"/>
            </w:numPr>
            <w:ind w:hanging="360"/>
          </w:pPr>
        </w:pPrChange>
      </w:pPr>
      <w:proofErr w:type="spellStart"/>
      <w:r>
        <w:t>IndexWriter</w:t>
      </w:r>
      <w:proofErr w:type="spellEnd"/>
      <w:r>
        <w:t xml:space="preserve">: Escribe los datos resultantes de la ejecución del proceso de crawling a un almacén de </w:t>
      </w:r>
      <w:r w:rsidR="00923C56">
        <w:t>índices</w:t>
      </w:r>
      <w:r>
        <w:t xml:space="preserve"> especifico. Por ejemplo, </w:t>
      </w:r>
      <w:proofErr w:type="spellStart"/>
      <w:r>
        <w:t>Solr</w:t>
      </w:r>
      <w:proofErr w:type="spellEnd"/>
      <w:r>
        <w:t xml:space="preserve">, </w:t>
      </w:r>
      <w:proofErr w:type="spellStart"/>
      <w:r>
        <w:t>ElasticSearch</w:t>
      </w:r>
      <w:proofErr w:type="spellEnd"/>
      <w:r>
        <w:t>, un fichero CVS, etc.</w:t>
      </w:r>
    </w:p>
    <w:p w14:paraId="4F42C615" w14:textId="77777777" w:rsidR="00635F08" w:rsidRDefault="00635F08" w:rsidP="000E56A9">
      <w:pPr>
        <w:pStyle w:val="ListBullet2"/>
        <w:pPrChange w:id="291" w:author="Francisco J Lopez Pellicer" w:date="2016-06-13T20:28:00Z">
          <w:pPr>
            <w:pStyle w:val="ListParagraph"/>
            <w:numPr>
              <w:numId w:val="28"/>
            </w:numPr>
            <w:ind w:hanging="360"/>
          </w:pPr>
        </w:pPrChange>
      </w:pPr>
      <w:proofErr w:type="spellStart"/>
      <w:r>
        <w:t>IndexingFilter</w:t>
      </w:r>
      <w:proofErr w:type="spellEnd"/>
      <w:r>
        <w:t>: Permite añadir metadatos a los campos indexados. Estos filtros se ejecutan secuencialmente en la tarea de indexación (en la fase Reduce).</w:t>
      </w:r>
    </w:p>
    <w:p w14:paraId="4FB6024C" w14:textId="77777777" w:rsidR="00635F08" w:rsidRDefault="00635F08" w:rsidP="000E56A9">
      <w:pPr>
        <w:pStyle w:val="ListBullet2"/>
        <w:pPrChange w:id="292" w:author="Francisco J Lopez Pellicer" w:date="2016-06-13T20:28:00Z">
          <w:pPr>
            <w:pStyle w:val="ListParagraph"/>
            <w:numPr>
              <w:numId w:val="28"/>
            </w:numPr>
            <w:ind w:hanging="360"/>
          </w:pPr>
        </w:pPrChange>
      </w:pPr>
      <w:proofErr w:type="spellStart"/>
      <w:r>
        <w:t>Parser</w:t>
      </w:r>
      <w:proofErr w:type="spellEnd"/>
      <w:r>
        <w:t xml:space="preserve">: </w:t>
      </w:r>
      <w:r w:rsidR="00295827">
        <w:t>Permite modificar el procesamiento de</w:t>
      </w:r>
      <w:r>
        <w:t xml:space="preserve"> los documentos </w:t>
      </w:r>
      <w:r w:rsidR="00923C56">
        <w:t xml:space="preserve">recuperados en la fase de </w:t>
      </w:r>
      <w:proofErr w:type="spellStart"/>
      <w:r w:rsidR="00923C56">
        <w:rPr>
          <w:i/>
        </w:rPr>
        <w:t>fetch</w:t>
      </w:r>
      <w:proofErr w:type="spellEnd"/>
      <w:r>
        <w:t xml:space="preserve"> para extraer datos para ser indexados.</w:t>
      </w:r>
    </w:p>
    <w:p w14:paraId="14830251" w14:textId="77777777" w:rsidR="00635F08" w:rsidRDefault="00635F08" w:rsidP="000E56A9">
      <w:pPr>
        <w:pStyle w:val="ListBullet2"/>
        <w:pPrChange w:id="293" w:author="Francisco J Lopez Pellicer" w:date="2016-06-13T20:28:00Z">
          <w:pPr>
            <w:pStyle w:val="ListParagraph"/>
            <w:numPr>
              <w:numId w:val="28"/>
            </w:numPr>
            <w:ind w:hanging="360"/>
          </w:pPr>
        </w:pPrChange>
      </w:pPr>
      <w:proofErr w:type="spellStart"/>
      <w:r>
        <w:t>HtmlParseFilter</w:t>
      </w:r>
      <w:proofErr w:type="spellEnd"/>
      <w:r>
        <w:t xml:space="preserve">: Permite añadir metadatos adicionales a los </w:t>
      </w:r>
      <w:proofErr w:type="spellStart"/>
      <w:r>
        <w:t>parseos</w:t>
      </w:r>
      <w:proofErr w:type="spellEnd"/>
      <w:r>
        <w:t xml:space="preserve"> de HTML.</w:t>
      </w:r>
    </w:p>
    <w:p w14:paraId="00FC95B3" w14:textId="77777777" w:rsidR="00635F08" w:rsidRDefault="00635F08" w:rsidP="000E56A9">
      <w:pPr>
        <w:pStyle w:val="ListBullet2"/>
        <w:pPrChange w:id="294" w:author="Francisco J Lopez Pellicer" w:date="2016-06-13T20:28:00Z">
          <w:pPr>
            <w:pStyle w:val="ListParagraph"/>
            <w:numPr>
              <w:numId w:val="28"/>
            </w:numPr>
            <w:ind w:hanging="360"/>
          </w:pPr>
        </w:pPrChange>
      </w:pPr>
      <w:proofErr w:type="spellStart"/>
      <w:r>
        <w:t>Protocol</w:t>
      </w:r>
      <w:proofErr w:type="spellEnd"/>
      <w:r>
        <w:t xml:space="preserve">: Permite usar distintos protocolos para </w:t>
      </w:r>
      <w:proofErr w:type="spellStart"/>
      <w:r>
        <w:t>fetchear</w:t>
      </w:r>
      <w:proofErr w:type="spellEnd"/>
      <w:r>
        <w:t xml:space="preserve"> documentos (ftp, http...).</w:t>
      </w:r>
    </w:p>
    <w:p w14:paraId="7507B74F" w14:textId="77777777" w:rsidR="00635F08" w:rsidRDefault="00635F08" w:rsidP="000E56A9">
      <w:pPr>
        <w:pStyle w:val="ListBullet2"/>
        <w:pPrChange w:id="295" w:author="Francisco J Lopez Pellicer" w:date="2016-06-13T20:28:00Z">
          <w:pPr>
            <w:pStyle w:val="ListParagraph"/>
            <w:numPr>
              <w:numId w:val="28"/>
            </w:numPr>
            <w:ind w:hanging="360"/>
          </w:pPr>
        </w:pPrChange>
      </w:pPr>
      <w:proofErr w:type="spellStart"/>
      <w:r>
        <w:t>URLFilter</w:t>
      </w:r>
      <w:proofErr w:type="spellEnd"/>
      <w:r>
        <w:t xml:space="preserve">: Limita las </w:t>
      </w:r>
      <w:proofErr w:type="spellStart"/>
      <w:r>
        <w:t>URLs</w:t>
      </w:r>
      <w:proofErr w:type="spellEnd"/>
      <w:r>
        <w:t xml:space="preserve"> que </w:t>
      </w:r>
      <w:proofErr w:type="spellStart"/>
      <w:r>
        <w:t>Nutch</w:t>
      </w:r>
      <w:proofErr w:type="spellEnd"/>
      <w:r>
        <w:t xml:space="preserve"> intenta </w:t>
      </w:r>
      <w:proofErr w:type="spellStart"/>
      <w:r>
        <w:t>fetchear</w:t>
      </w:r>
      <w:proofErr w:type="spellEnd"/>
      <w:r>
        <w:t xml:space="preserve">. Nutch ya contiene un filtro por expresión regular que proporciona control sobre que </w:t>
      </w:r>
      <w:proofErr w:type="spellStart"/>
      <w:r>
        <w:t>URLs</w:t>
      </w:r>
      <w:proofErr w:type="spellEnd"/>
      <w:r>
        <w:t xml:space="preserve"> </w:t>
      </w:r>
      <w:proofErr w:type="spellStart"/>
      <w:r>
        <w:t>crawlea</w:t>
      </w:r>
      <w:proofErr w:type="spellEnd"/>
      <w:r>
        <w:t xml:space="preserve"> </w:t>
      </w:r>
      <w:proofErr w:type="spellStart"/>
      <w:r>
        <w:t>Nutch</w:t>
      </w:r>
      <w:proofErr w:type="spellEnd"/>
      <w:r>
        <w:t>. No obstante, si se desea se puede realizar una implementación propia.</w:t>
      </w:r>
    </w:p>
    <w:p w14:paraId="44105640" w14:textId="77777777" w:rsidR="00635F08" w:rsidRDefault="00635F08" w:rsidP="000E56A9">
      <w:pPr>
        <w:pStyle w:val="ListBullet2"/>
        <w:pPrChange w:id="296" w:author="Francisco J Lopez Pellicer" w:date="2016-06-13T20:28:00Z">
          <w:pPr>
            <w:pStyle w:val="ListParagraph"/>
            <w:numPr>
              <w:numId w:val="28"/>
            </w:numPr>
            <w:ind w:hanging="360"/>
          </w:pPr>
        </w:pPrChange>
      </w:pPr>
      <w:proofErr w:type="spellStart"/>
      <w:r>
        <w:t>URLNormalizer</w:t>
      </w:r>
      <w:proofErr w:type="spellEnd"/>
      <w:r>
        <w:t xml:space="preserve">: Permite convertir </w:t>
      </w:r>
      <w:proofErr w:type="spellStart"/>
      <w:r>
        <w:t>URLs</w:t>
      </w:r>
      <w:proofErr w:type="spellEnd"/>
      <w:r>
        <w:t xml:space="preserve"> a una forma normal y realizarle modificaciones.</w:t>
      </w:r>
    </w:p>
    <w:p w14:paraId="41C9A0B4" w14:textId="77777777" w:rsidR="00635F08" w:rsidRDefault="00635F08" w:rsidP="000E56A9">
      <w:pPr>
        <w:pStyle w:val="ListBullet2"/>
        <w:pPrChange w:id="297" w:author="Francisco J Lopez Pellicer" w:date="2016-06-13T20:28:00Z">
          <w:pPr>
            <w:pStyle w:val="ListParagraph"/>
            <w:numPr>
              <w:numId w:val="28"/>
            </w:numPr>
            <w:ind w:hanging="360"/>
          </w:pPr>
        </w:pPrChange>
      </w:pPr>
      <w:proofErr w:type="spellStart"/>
      <w:r>
        <w:lastRenderedPageBreak/>
        <w:t>ScoringFilter</w:t>
      </w:r>
      <w:proofErr w:type="spellEnd"/>
      <w:r>
        <w:t xml:space="preserve">: Manipula las variables en el </w:t>
      </w:r>
      <w:proofErr w:type="spellStart"/>
      <w:r>
        <w:t>CrawlDatum</w:t>
      </w:r>
      <w:proofErr w:type="spellEnd"/>
      <w:r>
        <w:t xml:space="preserve"> y en índices de búsqueda resultantes. Puede darse la existencia de varios filtros encadenados para realizar varios ajustes.</w:t>
      </w:r>
    </w:p>
    <w:p w14:paraId="6F26EFDB" w14:textId="77777777" w:rsidR="00635F08" w:rsidRDefault="00635F08" w:rsidP="000E56A9">
      <w:pPr>
        <w:pStyle w:val="ListBullet2"/>
        <w:pPrChange w:id="298" w:author="Francisco J Lopez Pellicer" w:date="2016-06-13T20:28:00Z">
          <w:pPr>
            <w:pStyle w:val="ListParagraph"/>
            <w:numPr>
              <w:numId w:val="28"/>
            </w:numPr>
            <w:ind w:hanging="360"/>
          </w:pPr>
        </w:pPrChange>
      </w:pPr>
      <w:proofErr w:type="spellStart"/>
      <w:r>
        <w:t>SegmentMergeFilter</w:t>
      </w:r>
      <w:proofErr w:type="spellEnd"/>
      <w:r>
        <w:t xml:space="preserve">: Se usa para filtrar los segmentos durante su mezclado. Permite filtrar no solo por la URL, sino por los metadatos adquiridos durante la fase de </w:t>
      </w:r>
      <w:r w:rsidRPr="009C4F13">
        <w:rPr>
          <w:i/>
        </w:rPr>
        <w:t>parse</w:t>
      </w:r>
      <w:r>
        <w:t>.</w:t>
      </w:r>
    </w:p>
    <w:p w14:paraId="43CC95ED" w14:textId="77777777" w:rsidR="00EF427B" w:rsidRPr="0079539C" w:rsidDel="008E1D94" w:rsidRDefault="00EF427B" w:rsidP="0079539C">
      <w:pPr>
        <w:rPr>
          <w:del w:id="299" w:author="Francisco J Lopez Pellicer" w:date="2016-06-13T20:22:00Z"/>
        </w:rPr>
      </w:pPr>
    </w:p>
    <w:p w14:paraId="1AA07832" w14:textId="77777777" w:rsidR="00451DA4" w:rsidDel="008E1D94" w:rsidRDefault="00451DA4" w:rsidP="00451DA4">
      <w:pPr>
        <w:rPr>
          <w:del w:id="300" w:author="Francisco J Lopez Pellicer" w:date="2016-06-13T20:22:00Z"/>
        </w:rPr>
      </w:pPr>
    </w:p>
    <w:p w14:paraId="192FDA80" w14:textId="77777777" w:rsidR="00451DA4" w:rsidRDefault="00451DA4" w:rsidP="00451DA4">
      <w:pPr>
        <w:pStyle w:val="Heading2"/>
        <w:numPr>
          <w:ilvl w:val="1"/>
          <w:numId w:val="1"/>
        </w:numPr>
      </w:pPr>
      <w:bookmarkStart w:id="301" w:name="_Ref451008628"/>
      <w:bookmarkStart w:id="302" w:name="_Toc451013009"/>
      <w:bookmarkStart w:id="303" w:name="_Toc453002191"/>
      <w:bookmarkStart w:id="304" w:name="_Toc453500341"/>
      <w:r>
        <w:t xml:space="preserve">Compilación de </w:t>
      </w:r>
      <w:proofErr w:type="spellStart"/>
      <w:r>
        <w:t>Nutch</w:t>
      </w:r>
      <w:bookmarkEnd w:id="301"/>
      <w:bookmarkEnd w:id="302"/>
      <w:bookmarkEnd w:id="303"/>
      <w:bookmarkEnd w:id="304"/>
      <w:proofErr w:type="spellEnd"/>
    </w:p>
    <w:p w14:paraId="5BDE2D26" w14:textId="77777777" w:rsidR="00ED3496" w:rsidRDefault="00ED3496" w:rsidP="00ED3496">
      <w:proofErr w:type="spellStart"/>
      <w:r>
        <w:t>Ant</w:t>
      </w:r>
      <w:proofErr w:type="spellEnd"/>
      <w:r>
        <w:t xml:space="preserve"> </w:t>
      </w:r>
    </w:p>
    <w:p w14:paraId="75770409" w14:textId="77777777" w:rsidR="00ED3496" w:rsidRPr="00ED3496" w:rsidRDefault="00ED3496" w:rsidP="00ED3496">
      <w:proofErr w:type="spellStart"/>
      <w:r>
        <w:t>ivy</w:t>
      </w:r>
      <w:proofErr w:type="spellEnd"/>
    </w:p>
    <w:p w14:paraId="71E2C96C" w14:textId="77777777" w:rsidR="00DC46A8" w:rsidRDefault="00DC46A8" w:rsidP="00DC46A8"/>
    <w:p w14:paraId="245633B0" w14:textId="77777777" w:rsidR="00DC46A8" w:rsidRDefault="00DC46A8" w:rsidP="00DC46A8">
      <w:pPr>
        <w:pStyle w:val="Heading2"/>
        <w:numPr>
          <w:ilvl w:val="1"/>
          <w:numId w:val="1"/>
        </w:numPr>
      </w:pPr>
      <w:bookmarkStart w:id="305" w:name="_Ref451008477"/>
      <w:bookmarkStart w:id="306" w:name="_Toc451013010"/>
      <w:bookmarkStart w:id="307" w:name="_Toc453002192"/>
      <w:bookmarkStart w:id="308" w:name="_Toc453500342"/>
      <w:r>
        <w:t>Configuración de Nutch</w:t>
      </w:r>
      <w:bookmarkEnd w:id="305"/>
      <w:bookmarkEnd w:id="306"/>
      <w:bookmarkEnd w:id="307"/>
      <w:bookmarkEnd w:id="308"/>
    </w:p>
    <w:p w14:paraId="1A09BFBB" w14:textId="77777777" w:rsidR="00194AD1" w:rsidRDefault="00194AD1" w:rsidP="00194AD1">
      <w:r>
        <w:t>La configuración más importante de Nutch viene definida en los siguientes ficheros:</w:t>
      </w:r>
    </w:p>
    <w:p w14:paraId="030D25C8" w14:textId="77777777" w:rsidR="00194AD1" w:rsidRDefault="00194AD1" w:rsidP="000E56A9">
      <w:pPr>
        <w:pStyle w:val="ListBullet2"/>
        <w:pPrChange w:id="309" w:author="Francisco J Lopez Pellicer" w:date="2016-06-13T20:28:00Z">
          <w:pPr>
            <w:pStyle w:val="ListParagraph"/>
            <w:numPr>
              <w:numId w:val="26"/>
            </w:numPr>
            <w:ind w:hanging="360"/>
          </w:pPr>
        </w:pPrChange>
      </w:pPr>
      <w:r>
        <w:t xml:space="preserve">nutch-default.xml </w:t>
      </w:r>
      <w:r>
        <w:sym w:font="Wingdings" w:char="F0E0"/>
      </w:r>
    </w:p>
    <w:p w14:paraId="2A6F09A7" w14:textId="77777777" w:rsidR="00194AD1" w:rsidRDefault="00194AD1" w:rsidP="000E56A9">
      <w:pPr>
        <w:pStyle w:val="ListBullet2"/>
        <w:pPrChange w:id="310" w:author="Francisco J Lopez Pellicer" w:date="2016-06-13T20:28:00Z">
          <w:pPr>
            <w:pStyle w:val="ListParagraph"/>
            <w:numPr>
              <w:numId w:val="26"/>
            </w:numPr>
            <w:ind w:hanging="360"/>
          </w:pPr>
        </w:pPrChange>
      </w:pPr>
      <w:r>
        <w:t xml:space="preserve">nutch-site.xml </w:t>
      </w:r>
      <w:r>
        <w:sym w:font="Wingdings" w:char="F0E0"/>
      </w:r>
      <w:r>
        <w:t xml:space="preserve"> </w:t>
      </w:r>
    </w:p>
    <w:p w14:paraId="00D214A8" w14:textId="77777777" w:rsidR="00194AD1" w:rsidRDefault="00194AD1" w:rsidP="000E56A9">
      <w:pPr>
        <w:pStyle w:val="ListBullet2"/>
        <w:pPrChange w:id="311" w:author="Francisco J Lopez Pellicer" w:date="2016-06-13T20:28:00Z">
          <w:pPr>
            <w:pStyle w:val="ListParagraph"/>
            <w:numPr>
              <w:numId w:val="26"/>
            </w:numPr>
            <w:ind w:hanging="360"/>
          </w:pPr>
        </w:pPrChange>
      </w:pPr>
      <w:r>
        <w:t xml:space="preserve">parse-plugins.xml </w:t>
      </w:r>
      <w:r>
        <w:sym w:font="Wingdings" w:char="F0E0"/>
      </w:r>
    </w:p>
    <w:p w14:paraId="166F1201" w14:textId="77777777" w:rsidR="00194AD1" w:rsidRPr="00194AD1" w:rsidRDefault="00194AD1" w:rsidP="000E56A9">
      <w:pPr>
        <w:pStyle w:val="ListBullet2"/>
        <w:pPrChange w:id="312" w:author="Francisco J Lopez Pellicer" w:date="2016-06-13T20:28:00Z">
          <w:pPr>
            <w:pStyle w:val="ListParagraph"/>
            <w:numPr>
              <w:numId w:val="26"/>
            </w:numPr>
            <w:ind w:hanging="360"/>
          </w:pPr>
        </w:pPrChange>
      </w:pPr>
      <w:r>
        <w:t xml:space="preserve">regex-urlfilter.txt </w:t>
      </w:r>
      <w:r>
        <w:sym w:font="Wingdings" w:char="F0E0"/>
      </w:r>
    </w:p>
    <w:p w14:paraId="3E1260D8" w14:textId="77777777" w:rsidR="003A31B9" w:rsidDel="008E1D94" w:rsidRDefault="003A31B9" w:rsidP="00DC7DD8">
      <w:pPr>
        <w:rPr>
          <w:del w:id="313" w:author="Francisco J Lopez Pellicer" w:date="2016-06-13T20:22:00Z"/>
        </w:rPr>
      </w:pPr>
    </w:p>
    <w:p w14:paraId="621A1173" w14:textId="77777777" w:rsidR="00194AD1" w:rsidDel="008E1D94" w:rsidRDefault="00194AD1" w:rsidP="00DC7DD8">
      <w:pPr>
        <w:rPr>
          <w:del w:id="314" w:author="Francisco J Lopez Pellicer" w:date="2016-06-13T20:22:00Z"/>
        </w:rPr>
      </w:pPr>
    </w:p>
    <w:bookmarkStart w:id="315" w:name="_MON_1527175764"/>
    <w:bookmarkEnd w:id="315"/>
    <w:p w14:paraId="1D1C5C2B" w14:textId="77777777" w:rsidR="00194AD1" w:rsidRDefault="00194AD1" w:rsidP="00DC7DD8">
      <w:pPr>
        <w:rPr>
          <w:lang w:val="en-US"/>
        </w:rPr>
      </w:pPr>
      <w:r>
        <w:rPr>
          <w:lang w:val="en-US"/>
        </w:rPr>
        <w:object w:dxaOrig="8504" w:dyaOrig="227" w14:anchorId="7282D0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6pt;height:11.85pt" o:ole="">
            <v:imagedata r:id="rId30" o:title=""/>
          </v:shape>
          <o:OLEObject Type="Embed" ProgID="Word.OpenDocumentText.12" ShapeID="_x0000_i1025" DrawAspect="Content" ObjectID="_1527355185" r:id="rId31"/>
        </w:object>
      </w:r>
    </w:p>
    <w:p w14:paraId="6408ACF8" w14:textId="77777777" w:rsidR="00247648" w:rsidDel="008E1D94" w:rsidRDefault="00247648" w:rsidP="00DC7DD8">
      <w:pPr>
        <w:rPr>
          <w:del w:id="316" w:author="Francisco J Lopez Pellicer" w:date="2016-06-13T20:22:00Z"/>
          <w:lang w:val="en-US"/>
        </w:rPr>
      </w:pPr>
    </w:p>
    <w:p w14:paraId="3BE08DA5" w14:textId="77777777" w:rsidR="00247648" w:rsidRPr="00247648" w:rsidRDefault="00247648" w:rsidP="000E56A9">
      <w:pPr>
        <w:pStyle w:val="ListBullet2"/>
        <w:rPr>
          <w:lang w:val="es-ES"/>
        </w:rPr>
        <w:pPrChange w:id="317" w:author="Francisco J Lopez Pellicer" w:date="2016-06-13T20:30:00Z">
          <w:pPr/>
        </w:pPrChange>
      </w:pPr>
      <w:r w:rsidRPr="00247648">
        <w:rPr>
          <w:lang w:val="es-ES"/>
        </w:rPr>
        <w:t>Para ello, la clase donde se est</w:t>
      </w:r>
      <w:r>
        <w:rPr>
          <w:lang w:val="es-ES"/>
        </w:rPr>
        <w:t xml:space="preserve">á utilizando esta propiedad debe implementar la interfaz </w:t>
      </w:r>
      <w:r w:rsidRPr="00247648">
        <w:rPr>
          <w:rStyle w:val="FicherosycarpetasCar"/>
        </w:rPr>
        <w:t>Configurable</w:t>
      </w:r>
      <w:r>
        <w:rPr>
          <w:rStyle w:val="FicherosycarpetasCar"/>
        </w:rPr>
        <w:t>.</w:t>
      </w:r>
    </w:p>
    <w:p w14:paraId="30A6CDD5" w14:textId="77777777" w:rsidR="003A31B9" w:rsidRPr="00247648" w:rsidRDefault="003A31B9" w:rsidP="00DC7DD8">
      <w:pPr>
        <w:rPr>
          <w:lang w:val="es-ES"/>
        </w:rPr>
      </w:pPr>
    </w:p>
    <w:p w14:paraId="0A332485" w14:textId="77777777" w:rsidR="003A31B9" w:rsidRDefault="003A31B9" w:rsidP="003A31B9">
      <w:pPr>
        <w:pStyle w:val="Heading1"/>
        <w:numPr>
          <w:ilvl w:val="0"/>
          <w:numId w:val="1"/>
        </w:numPr>
      </w:pPr>
      <w:bookmarkStart w:id="318" w:name="_Toc451013011"/>
      <w:bookmarkStart w:id="319" w:name="_Toc453002193"/>
      <w:bookmarkStart w:id="320" w:name="_Toc453500343"/>
      <w:proofErr w:type="spellStart"/>
      <w:r>
        <w:lastRenderedPageBreak/>
        <w:t>GeoCrawler</w:t>
      </w:r>
      <w:bookmarkEnd w:id="318"/>
      <w:bookmarkEnd w:id="319"/>
      <w:bookmarkEnd w:id="320"/>
      <w:proofErr w:type="spellEnd"/>
    </w:p>
    <w:p w14:paraId="670CC85F" w14:textId="77777777" w:rsidR="00DC46A8" w:rsidRDefault="00DC46A8" w:rsidP="00DC46A8">
      <w:proofErr w:type="spellStart"/>
      <w:r>
        <w:t>GeoCrawler</w:t>
      </w:r>
      <w:proofErr w:type="spellEnd"/>
      <w:r>
        <w:t xml:space="preserve"> es el nombre del </w:t>
      </w:r>
      <w:r>
        <w:rPr>
          <w:i/>
        </w:rPr>
        <w:t>crawler</w:t>
      </w:r>
      <w:r>
        <w:t xml:space="preserve"> que ha sido desarrollado a lo largo de este trabajo. </w:t>
      </w:r>
      <w:proofErr w:type="spellStart"/>
      <w:r>
        <w:t>GeoCrawler</w:t>
      </w:r>
      <w:proofErr w:type="spellEnd"/>
      <w:r>
        <w:t xml:space="preserve"> es un </w:t>
      </w:r>
      <w:proofErr w:type="spellStart"/>
      <w:r>
        <w:rPr>
          <w:i/>
        </w:rPr>
        <w:t>crawler</w:t>
      </w:r>
      <w:proofErr w:type="spellEnd"/>
      <w:r>
        <w:t xml:space="preserve"> enfocado al descubrimiento de información geográfica por una parte y su posterior análisis y almacenamiento. </w:t>
      </w:r>
    </w:p>
    <w:p w14:paraId="706FDE58" w14:textId="77777777" w:rsidR="00836924" w:rsidDel="008E1D94" w:rsidRDefault="00836924" w:rsidP="00DC46A8">
      <w:pPr>
        <w:rPr>
          <w:del w:id="321" w:author="Francisco J Lopez Pellicer" w:date="2016-06-13T20:22:00Z"/>
        </w:rPr>
      </w:pPr>
    </w:p>
    <w:p w14:paraId="0EB1BD26" w14:textId="77777777" w:rsidR="00836924" w:rsidRDefault="00836924" w:rsidP="00DC46A8">
      <w:r>
        <w:t xml:space="preserve">El objetivo de este </w:t>
      </w:r>
      <w:r>
        <w:rPr>
          <w:i/>
        </w:rPr>
        <w:t>crawler</w:t>
      </w:r>
      <w:r>
        <w:t xml:space="preserve"> enfocado es el de encontrar archivos de descripción de servicios geoespaciales. Estos servicios ofrecen una gran cantidad de información. </w:t>
      </w:r>
    </w:p>
    <w:p w14:paraId="53B212ED" w14:textId="77777777" w:rsidR="00836924" w:rsidDel="008E1D94" w:rsidRDefault="00836924" w:rsidP="00DC46A8">
      <w:pPr>
        <w:rPr>
          <w:del w:id="322" w:author="Francisco J Lopez Pellicer" w:date="2016-06-13T20:22:00Z"/>
        </w:rPr>
      </w:pPr>
    </w:p>
    <w:p w14:paraId="718CE9CF" w14:textId="77777777" w:rsidR="00836924" w:rsidRDefault="00836924" w:rsidP="00836924">
      <w:r>
        <w:t>En concreto, en este trabajo se ha tratado la búsqueda de documentos de descripción de servicios definidos por OGC</w:t>
      </w:r>
      <w:r>
        <w:rPr>
          <w:rStyle w:val="FootnoteReference"/>
        </w:rPr>
        <w:footnoteReference w:id="6"/>
      </w:r>
      <w:r>
        <w:t xml:space="preserve">.  Estos documentos son </w:t>
      </w:r>
      <w:r w:rsidRPr="00095AE2">
        <w:t>WPS</w:t>
      </w:r>
      <w:r>
        <w:t xml:space="preserve">, WCTS, WMS, WMTS, </w:t>
      </w:r>
      <w:r w:rsidR="00B53F0A">
        <w:t xml:space="preserve">WFS, </w:t>
      </w:r>
      <w:r>
        <w:t xml:space="preserve">WCS y CSW. </w:t>
      </w:r>
    </w:p>
    <w:p w14:paraId="45F290A0" w14:textId="77777777" w:rsidR="00836924" w:rsidDel="008E1D94" w:rsidRDefault="00836924" w:rsidP="00836924">
      <w:pPr>
        <w:rPr>
          <w:del w:id="323" w:author="Francisco J Lopez Pellicer" w:date="2016-06-13T20:22:00Z"/>
        </w:rPr>
      </w:pPr>
    </w:p>
    <w:p w14:paraId="05A32FA8" w14:textId="77777777" w:rsidR="00836924" w:rsidRDefault="00836924" w:rsidP="00836924">
      <w:r>
        <w:t xml:space="preserve">A </w:t>
      </w:r>
      <w:r w:rsidR="008655D9">
        <w:t>continuación,</w:t>
      </w:r>
      <w:r>
        <w:t xml:space="preserve"> se va a explicar brevemente que particularidades tiene cada uno. Para complementar esto se puede consultar información más completa en </w:t>
      </w:r>
      <w:r>
        <w:fldChar w:fldCharType="begin"/>
      </w:r>
      <w:r>
        <w:instrText xml:space="preserve"> REF _Ref452752476 \h </w:instrText>
      </w:r>
      <w:r>
        <w:fldChar w:fldCharType="separate"/>
      </w:r>
      <w:r w:rsidR="001B37D5">
        <w:t>Anexo C – Tipos de recursos OGC</w:t>
      </w:r>
      <w:r>
        <w:fldChar w:fldCharType="end"/>
      </w:r>
      <w:r>
        <w:t>.</w:t>
      </w:r>
    </w:p>
    <w:p w14:paraId="6067F83A" w14:textId="77777777" w:rsidR="001B4FA1" w:rsidRDefault="001B4FA1" w:rsidP="001B4FA1">
      <w:pPr>
        <w:pStyle w:val="Heading2"/>
        <w:numPr>
          <w:ilvl w:val="1"/>
          <w:numId w:val="1"/>
        </w:numPr>
      </w:pPr>
      <w:bookmarkStart w:id="324" w:name="_Toc453500344"/>
      <w:r>
        <w:t>Arquitectura</w:t>
      </w:r>
      <w:bookmarkEnd w:id="324"/>
    </w:p>
    <w:p w14:paraId="0FAAABC1" w14:textId="77777777" w:rsidR="001B4FA1" w:rsidRPr="001B4FA1" w:rsidDel="008E1D94" w:rsidRDefault="001B4FA1" w:rsidP="000E56A9">
      <w:pPr>
        <w:pStyle w:val="ListBullet2"/>
        <w:rPr>
          <w:del w:id="325" w:author="Francisco J Lopez Pellicer" w:date="2016-06-13T20:22:00Z"/>
          <w:sz w:val="20"/>
          <w:szCs w:val="20"/>
          <w:lang w:val="es-ES" w:eastAsia="es-ES"/>
        </w:rPr>
        <w:pPrChange w:id="326" w:author="Francisco J Lopez Pellicer" w:date="2016-06-13T20:28:00Z">
          <w:pPr>
            <w:pStyle w:val="ListParagraph"/>
            <w:autoSpaceDE w:val="0"/>
            <w:autoSpaceDN w:val="0"/>
            <w:adjustRightInd w:val="0"/>
            <w:jc w:val="left"/>
          </w:pPr>
        </w:pPrChange>
      </w:pPr>
      <w:r>
        <w:rPr>
          <w:lang w:val="es-ES" w:eastAsia="es-ES"/>
        </w:rPr>
        <w:t>N</w:t>
      </w:r>
      <w:r w:rsidRPr="001B4FA1">
        <w:rPr>
          <w:lang w:val="es-ES" w:eastAsia="es-ES"/>
        </w:rPr>
        <w:t xml:space="preserve">ecesitas un diagrama de componentes donde se identifiquen los componentes que estas creando y otro diagrama que </w:t>
      </w:r>
      <w:r w:rsidR="00FB2A4D" w:rsidRPr="001B4FA1">
        <w:rPr>
          <w:lang w:val="es-ES" w:eastAsia="es-ES"/>
        </w:rPr>
        <w:t>situé</w:t>
      </w:r>
      <w:r w:rsidRPr="001B4FA1">
        <w:rPr>
          <w:lang w:val="es-ES" w:eastAsia="es-ES"/>
        </w:rPr>
        <w:t xml:space="preserve"> en el flujo de </w:t>
      </w:r>
      <w:proofErr w:type="spellStart"/>
      <w:r w:rsidRPr="001B4FA1">
        <w:rPr>
          <w:lang w:val="es-ES" w:eastAsia="es-ES"/>
        </w:rPr>
        <w:t>nutch</w:t>
      </w:r>
      <w:proofErr w:type="spellEnd"/>
      <w:r w:rsidRPr="001B4FA1">
        <w:rPr>
          <w:lang w:val="es-ES" w:eastAsia="es-ES"/>
        </w:rPr>
        <w:t xml:space="preserve"> su papel.</w:t>
      </w:r>
    </w:p>
    <w:p w14:paraId="218BC70F" w14:textId="77777777" w:rsidR="001B4FA1" w:rsidRPr="001B4FA1" w:rsidRDefault="001B4FA1" w:rsidP="000E56A9">
      <w:pPr>
        <w:pStyle w:val="ListBullet2"/>
        <w:rPr>
          <w:lang w:val="es-ES"/>
        </w:rPr>
        <w:pPrChange w:id="327" w:author="Francisco J Lopez Pellicer" w:date="2016-06-13T20:28:00Z">
          <w:pPr/>
        </w:pPrChange>
      </w:pPr>
    </w:p>
    <w:p w14:paraId="0A6049EB" w14:textId="77777777" w:rsidR="00836924" w:rsidRDefault="00836924" w:rsidP="00836924">
      <w:pPr>
        <w:pStyle w:val="Heading2"/>
        <w:numPr>
          <w:ilvl w:val="1"/>
          <w:numId w:val="1"/>
        </w:numPr>
      </w:pPr>
      <w:bookmarkStart w:id="328" w:name="_Toc453002194"/>
      <w:bookmarkStart w:id="329" w:name="_Toc453500345"/>
      <w:r>
        <w:t>Documentos OGC</w:t>
      </w:r>
      <w:bookmarkEnd w:id="328"/>
      <w:bookmarkEnd w:id="329"/>
    </w:p>
    <w:p w14:paraId="2B006A14" w14:textId="77777777" w:rsidR="008655D9" w:rsidDel="008E1D94" w:rsidRDefault="008655D9" w:rsidP="008655D9">
      <w:pPr>
        <w:rPr>
          <w:del w:id="330" w:author="Francisco J Lopez Pellicer" w:date="2016-06-13T20:22:00Z"/>
        </w:rPr>
      </w:pPr>
      <w:r>
        <w:t>La OGC es una organización internacional sin ánimo de lucro que se encarga de la realización de estándares abiertos de calidad para la comunidad geoespacial.</w:t>
      </w:r>
    </w:p>
    <w:p w14:paraId="49F25376" w14:textId="77777777" w:rsidR="008655D9" w:rsidRDefault="008655D9" w:rsidP="008655D9"/>
    <w:p w14:paraId="7078B9AB" w14:textId="77777777" w:rsidR="008655D9" w:rsidDel="008E1D94" w:rsidRDefault="008655D9" w:rsidP="008655D9">
      <w:pPr>
        <w:rPr>
          <w:del w:id="331" w:author="Francisco J Lopez Pellicer" w:date="2016-06-13T20:22:00Z"/>
        </w:rPr>
      </w:pPr>
      <w:r>
        <w:t>Estos estándares son realizados a través de un proceso de consenso y están abiertos gratuitamente para cualquier persona que quiera mejorar el mundo de los datos geoespaciales.</w:t>
      </w:r>
    </w:p>
    <w:p w14:paraId="6277D339" w14:textId="77777777" w:rsidR="008655D9" w:rsidRDefault="008655D9" w:rsidP="008655D9"/>
    <w:p w14:paraId="29EF2686" w14:textId="77777777" w:rsidR="008655D9" w:rsidDel="008E1D94" w:rsidRDefault="008655D9" w:rsidP="008655D9">
      <w:pPr>
        <w:rPr>
          <w:del w:id="332" w:author="Francisco J Lopez Pellicer" w:date="2016-06-13T20:22:00Z"/>
        </w:rPr>
      </w:pPr>
      <w:r>
        <w:lastRenderedPageBreak/>
        <w:t>Los estándares de OGC son usados en una gran cantidad de dominios incluidos medio ambiente, defensa, salud, agricultura, meteorología, desarrollo sostenible y muchos más.</w:t>
      </w:r>
    </w:p>
    <w:p w14:paraId="56A59CF9" w14:textId="77777777" w:rsidR="008655D9" w:rsidRDefault="008655D9" w:rsidP="008655D9"/>
    <w:p w14:paraId="2A83E270" w14:textId="77777777" w:rsidR="001E6EEC" w:rsidRDefault="008655D9" w:rsidP="008655D9">
      <w:r>
        <w:t xml:space="preserve">Estos estándares son documentos técnicos que detallan interfaces o codificaciones.  Los </w:t>
      </w:r>
      <w:r w:rsidR="00EA74D8">
        <w:t>desarrolladores</w:t>
      </w:r>
      <w:r>
        <w:t xml:space="preserve"> de software usan este tipo de documentos para </w:t>
      </w:r>
      <w:r w:rsidR="00EA74D8">
        <w:t>construir</w:t>
      </w:r>
      <w:r>
        <w:t xml:space="preserve"> interfaces abiertas </w:t>
      </w:r>
      <w:r w:rsidR="00EA74D8">
        <w:t>para sus productos y servicios.</w:t>
      </w:r>
    </w:p>
    <w:p w14:paraId="20929E55" w14:textId="77777777" w:rsidR="008655D9" w:rsidRDefault="0062563E" w:rsidP="0062563E">
      <w:pPr>
        <w:pStyle w:val="Heading3"/>
        <w:numPr>
          <w:ilvl w:val="2"/>
          <w:numId w:val="1"/>
        </w:numPr>
        <w:rPr>
          <w:lang w:val="en-US"/>
        </w:rPr>
      </w:pPr>
      <w:bookmarkStart w:id="333" w:name="_Toc453002195"/>
      <w:bookmarkStart w:id="334" w:name="_Toc453500346"/>
      <w:r>
        <w:rPr>
          <w:lang w:val="en-US"/>
        </w:rPr>
        <w:t>WPS</w:t>
      </w:r>
      <w:bookmarkEnd w:id="333"/>
      <w:bookmarkEnd w:id="334"/>
    </w:p>
    <w:p w14:paraId="33D0ECD6" w14:textId="77777777" w:rsidR="009C481F" w:rsidRDefault="009C481F" w:rsidP="009C481F">
      <w:pPr>
        <w:rPr>
          <w:lang w:val="en-US"/>
        </w:rPr>
      </w:pPr>
    </w:p>
    <w:p w14:paraId="711A8BEE" w14:textId="77777777" w:rsidR="009C481F" w:rsidRDefault="009C481F" w:rsidP="009C481F">
      <w:pPr>
        <w:pStyle w:val="Heading3"/>
        <w:numPr>
          <w:ilvl w:val="2"/>
          <w:numId w:val="1"/>
        </w:numPr>
        <w:rPr>
          <w:lang w:val="en-US"/>
        </w:rPr>
      </w:pPr>
      <w:bookmarkStart w:id="335" w:name="_Toc453002196"/>
      <w:bookmarkStart w:id="336" w:name="_Toc453500347"/>
      <w:r>
        <w:rPr>
          <w:lang w:val="en-US"/>
        </w:rPr>
        <w:t>WCTS</w:t>
      </w:r>
      <w:bookmarkEnd w:id="335"/>
      <w:bookmarkEnd w:id="336"/>
    </w:p>
    <w:p w14:paraId="22772086" w14:textId="77777777" w:rsidR="009C481F" w:rsidRDefault="009C481F" w:rsidP="009C481F">
      <w:pPr>
        <w:rPr>
          <w:lang w:val="en-US"/>
        </w:rPr>
      </w:pPr>
    </w:p>
    <w:p w14:paraId="4F278048" w14:textId="77777777" w:rsidR="009C481F" w:rsidRDefault="009C481F" w:rsidP="009C481F">
      <w:pPr>
        <w:pStyle w:val="Heading3"/>
        <w:numPr>
          <w:ilvl w:val="2"/>
          <w:numId w:val="1"/>
        </w:numPr>
        <w:rPr>
          <w:lang w:val="en-US"/>
        </w:rPr>
      </w:pPr>
      <w:bookmarkStart w:id="337" w:name="_Toc453002197"/>
      <w:bookmarkStart w:id="338" w:name="_Toc453500348"/>
      <w:r>
        <w:rPr>
          <w:lang w:val="en-US"/>
        </w:rPr>
        <w:t>WMS</w:t>
      </w:r>
      <w:bookmarkEnd w:id="337"/>
      <w:bookmarkEnd w:id="338"/>
    </w:p>
    <w:p w14:paraId="39712E90" w14:textId="77777777" w:rsidR="00B53F0A" w:rsidRPr="00B53F0A" w:rsidRDefault="00B53F0A" w:rsidP="00B53F0A">
      <w:pPr>
        <w:rPr>
          <w:lang w:val="en-US"/>
        </w:rPr>
      </w:pPr>
    </w:p>
    <w:p w14:paraId="46140D13" w14:textId="77777777" w:rsidR="00B53F0A" w:rsidRPr="00B53F0A" w:rsidRDefault="00B53F0A" w:rsidP="00B53F0A">
      <w:pPr>
        <w:pStyle w:val="Heading3"/>
        <w:numPr>
          <w:ilvl w:val="2"/>
          <w:numId w:val="1"/>
        </w:numPr>
        <w:rPr>
          <w:lang w:val="en-US"/>
        </w:rPr>
      </w:pPr>
      <w:bookmarkStart w:id="339" w:name="_Toc453002198"/>
      <w:bookmarkStart w:id="340" w:name="_Toc453500349"/>
      <w:r>
        <w:rPr>
          <w:lang w:val="en-US"/>
        </w:rPr>
        <w:t>WFS</w:t>
      </w:r>
      <w:bookmarkEnd w:id="339"/>
      <w:bookmarkEnd w:id="340"/>
    </w:p>
    <w:p w14:paraId="0A4665AD" w14:textId="77777777" w:rsidR="009C481F" w:rsidRDefault="009C481F" w:rsidP="009C481F">
      <w:pPr>
        <w:rPr>
          <w:lang w:val="en-US"/>
        </w:rPr>
      </w:pPr>
    </w:p>
    <w:p w14:paraId="49B7542C" w14:textId="77777777" w:rsidR="009C481F" w:rsidRDefault="009C481F" w:rsidP="009C481F">
      <w:pPr>
        <w:pStyle w:val="Heading3"/>
        <w:numPr>
          <w:ilvl w:val="2"/>
          <w:numId w:val="1"/>
        </w:numPr>
        <w:rPr>
          <w:lang w:val="en-US"/>
        </w:rPr>
      </w:pPr>
      <w:bookmarkStart w:id="341" w:name="_Toc453002199"/>
      <w:bookmarkStart w:id="342" w:name="_Toc453500350"/>
      <w:r>
        <w:rPr>
          <w:lang w:val="en-US"/>
        </w:rPr>
        <w:t>WMTS</w:t>
      </w:r>
      <w:bookmarkEnd w:id="341"/>
      <w:bookmarkEnd w:id="342"/>
    </w:p>
    <w:p w14:paraId="1924E9EA" w14:textId="77777777" w:rsidR="009C481F" w:rsidRDefault="009C481F" w:rsidP="009C481F">
      <w:pPr>
        <w:rPr>
          <w:lang w:val="en-US"/>
        </w:rPr>
      </w:pPr>
    </w:p>
    <w:p w14:paraId="382E65E3" w14:textId="77777777" w:rsidR="009C481F" w:rsidRDefault="009C481F" w:rsidP="009C481F">
      <w:pPr>
        <w:pStyle w:val="Heading3"/>
        <w:numPr>
          <w:ilvl w:val="2"/>
          <w:numId w:val="1"/>
        </w:numPr>
        <w:rPr>
          <w:lang w:val="en-US"/>
        </w:rPr>
      </w:pPr>
      <w:bookmarkStart w:id="343" w:name="_Toc453002200"/>
      <w:bookmarkStart w:id="344" w:name="_Toc453500351"/>
      <w:r>
        <w:rPr>
          <w:lang w:val="en-US"/>
        </w:rPr>
        <w:t>WCS</w:t>
      </w:r>
      <w:bookmarkEnd w:id="343"/>
      <w:bookmarkEnd w:id="344"/>
    </w:p>
    <w:p w14:paraId="670791ED" w14:textId="77777777" w:rsidR="009C481F" w:rsidRDefault="009C481F" w:rsidP="009C481F">
      <w:pPr>
        <w:rPr>
          <w:lang w:val="en-US"/>
        </w:rPr>
      </w:pPr>
    </w:p>
    <w:p w14:paraId="2876107C" w14:textId="77777777" w:rsidR="009C481F" w:rsidRPr="009C481F" w:rsidRDefault="009C481F" w:rsidP="009C481F">
      <w:pPr>
        <w:pStyle w:val="Heading3"/>
        <w:numPr>
          <w:ilvl w:val="2"/>
          <w:numId w:val="1"/>
        </w:numPr>
        <w:rPr>
          <w:lang w:val="en-US"/>
        </w:rPr>
      </w:pPr>
      <w:bookmarkStart w:id="345" w:name="_Toc453002201"/>
      <w:bookmarkStart w:id="346" w:name="_Toc453500352"/>
      <w:r>
        <w:rPr>
          <w:lang w:val="en-US"/>
        </w:rPr>
        <w:t>CSW</w:t>
      </w:r>
      <w:bookmarkEnd w:id="345"/>
      <w:bookmarkEnd w:id="346"/>
    </w:p>
    <w:p w14:paraId="5463214A" w14:textId="77777777" w:rsidR="0062563E" w:rsidRDefault="0062563E" w:rsidP="0062563E">
      <w:pPr>
        <w:rPr>
          <w:lang w:val="en-US"/>
        </w:rPr>
      </w:pPr>
    </w:p>
    <w:p w14:paraId="7A00EF38" w14:textId="77777777" w:rsidR="009C481F" w:rsidRDefault="009C481F" w:rsidP="0062563E">
      <w:pPr>
        <w:rPr>
          <w:lang w:val="en-US"/>
        </w:rPr>
      </w:pPr>
    </w:p>
    <w:p w14:paraId="10E6214C" w14:textId="77777777" w:rsidR="009C481F" w:rsidRDefault="009C481F" w:rsidP="0062563E">
      <w:pPr>
        <w:rPr>
          <w:lang w:val="en-US"/>
        </w:rPr>
      </w:pPr>
    </w:p>
    <w:p w14:paraId="67980E17" w14:textId="77777777" w:rsidR="009C481F" w:rsidRDefault="009C481F" w:rsidP="009C481F">
      <w:pPr>
        <w:pStyle w:val="Heading2"/>
        <w:numPr>
          <w:ilvl w:val="1"/>
          <w:numId w:val="1"/>
        </w:numPr>
        <w:rPr>
          <w:lang w:val="en-US"/>
        </w:rPr>
      </w:pPr>
      <w:bookmarkStart w:id="347" w:name="_Toc453002202"/>
      <w:bookmarkStart w:id="348" w:name="_Toc453500353"/>
      <w:proofErr w:type="spellStart"/>
      <w:r>
        <w:rPr>
          <w:lang w:val="en-US"/>
        </w:rPr>
        <w:lastRenderedPageBreak/>
        <w:t>Modificaciones</w:t>
      </w:r>
      <w:bookmarkEnd w:id="347"/>
      <w:bookmarkEnd w:id="348"/>
      <w:proofErr w:type="spellEnd"/>
    </w:p>
    <w:p w14:paraId="4F616C02" w14:textId="77777777" w:rsidR="00C41601" w:rsidDel="008E1D94" w:rsidRDefault="00C41601" w:rsidP="000E56A9">
      <w:pPr>
        <w:pStyle w:val="ListBullet2"/>
        <w:rPr>
          <w:del w:id="349" w:author="Francisco J Lopez Pellicer" w:date="2016-06-13T20:23:00Z"/>
        </w:rPr>
        <w:pPrChange w:id="350" w:author="Francisco J Lopez Pellicer" w:date="2016-06-13T20:28:00Z">
          <w:pPr>
            <w:pStyle w:val="ListParagraph"/>
            <w:ind w:left="0"/>
          </w:pPr>
        </w:pPrChange>
      </w:pPr>
      <w:r>
        <w:t xml:space="preserve">En esta memoria se ha explicado la posibilidad de la inclusión de </w:t>
      </w:r>
      <w:r w:rsidRPr="00C41601">
        <w:rPr>
          <w:i/>
        </w:rPr>
        <w:t>plugins</w:t>
      </w:r>
      <w:r>
        <w:t xml:space="preserve"> en el flujo normal de Nutch. Se han incluido varias modificaciones para conseguir el comportamiento deseado del </w:t>
      </w:r>
      <w:proofErr w:type="spellStart"/>
      <w:r>
        <w:t>crawler</w:t>
      </w:r>
      <w:proofErr w:type="spellEnd"/>
      <w:r>
        <w:t>.</w:t>
      </w:r>
    </w:p>
    <w:p w14:paraId="677978E4" w14:textId="77777777" w:rsidR="00194AD1" w:rsidRDefault="00194AD1" w:rsidP="000E56A9">
      <w:pPr>
        <w:pStyle w:val="ListBullet2"/>
        <w:pPrChange w:id="351" w:author="Francisco J Lopez Pellicer" w:date="2016-06-13T20:28:00Z">
          <w:pPr>
            <w:pStyle w:val="ListParagraph"/>
            <w:ind w:left="0"/>
          </w:pPr>
        </w:pPrChange>
      </w:pPr>
    </w:p>
    <w:p w14:paraId="3A1FBFCF" w14:textId="77777777" w:rsidR="00194AD1" w:rsidRDefault="00194AD1" w:rsidP="000E56A9">
      <w:pPr>
        <w:pStyle w:val="ListBullet2"/>
        <w:pPrChange w:id="352" w:author="Francisco J Lopez Pellicer" w:date="2016-06-13T20:28:00Z">
          <w:pPr>
            <w:pStyle w:val="ListParagraph"/>
            <w:ind w:left="0"/>
          </w:pPr>
        </w:pPrChange>
      </w:pPr>
      <w:r>
        <w:t xml:space="preserve">Los plugins que van a ser usados en la ejecución del </w:t>
      </w:r>
      <w:r>
        <w:rPr>
          <w:i/>
        </w:rPr>
        <w:t>crawler</w:t>
      </w:r>
      <w:r>
        <w:t xml:space="preserve"> se pueden especificar en el fichero de configuración</w:t>
      </w:r>
      <w:r w:rsidR="00EF427B">
        <w:t xml:space="preserve"> </w:t>
      </w:r>
      <w:r w:rsidR="00EF427B" w:rsidRPr="000E56A9">
        <w:rPr>
          <w:rPrChange w:id="353" w:author="Francisco J Lopez Pellicer" w:date="2016-06-13T20:30:00Z">
            <w:rPr>
              <w:rStyle w:val="FicherosycarpetasCar"/>
            </w:rPr>
          </w:rPrChange>
        </w:rPr>
        <w:t>n</w:t>
      </w:r>
      <w:r w:rsidRPr="000E56A9">
        <w:rPr>
          <w:rPrChange w:id="354" w:author="Francisco J Lopez Pellicer" w:date="2016-06-13T20:30:00Z">
            <w:rPr>
              <w:rStyle w:val="FicherosycarpetasCar"/>
            </w:rPr>
          </w:rPrChange>
        </w:rPr>
        <w:t>utch-site.xml</w:t>
      </w:r>
      <w:r>
        <w:t xml:space="preserve"> modificando la regla </w:t>
      </w:r>
      <w:proofErr w:type="spellStart"/>
      <w:r w:rsidRPr="000E56A9">
        <w:rPr>
          <w:rPrChange w:id="355" w:author="Francisco J Lopez Pellicer" w:date="2016-06-13T20:30:00Z">
            <w:rPr>
              <w:rStyle w:val="FicherosycarpetasCar"/>
            </w:rPr>
          </w:rPrChange>
        </w:rPr>
        <w:t>plugin.includes</w:t>
      </w:r>
      <w:proofErr w:type="spellEnd"/>
      <w:r>
        <w:t>.</w:t>
      </w:r>
    </w:p>
    <w:p w14:paraId="6F0E4123" w14:textId="77777777" w:rsidR="00EF427B" w:rsidDel="008E1D94" w:rsidRDefault="00EF427B" w:rsidP="000E56A9">
      <w:pPr>
        <w:pStyle w:val="ListBullet2"/>
        <w:rPr>
          <w:del w:id="356" w:author="Francisco J Lopez Pellicer" w:date="2016-06-13T20:23:00Z"/>
        </w:rPr>
        <w:pPrChange w:id="357" w:author="Francisco J Lopez Pellicer" w:date="2016-06-13T20:28:00Z">
          <w:pPr>
            <w:pStyle w:val="ListParagraph"/>
            <w:ind w:left="0"/>
          </w:pPr>
        </w:pPrChange>
      </w:pPr>
    </w:p>
    <w:p w14:paraId="10E5CCDC" w14:textId="77777777" w:rsidR="00194AD1" w:rsidRDefault="00194AD1" w:rsidP="000E56A9">
      <w:pPr>
        <w:pStyle w:val="ListBullet2"/>
        <w:pPrChange w:id="358" w:author="Francisco J Lopez Pellicer" w:date="2016-06-13T20:28:00Z">
          <w:pPr>
            <w:pStyle w:val="ListParagraph"/>
            <w:ind w:left="0"/>
          </w:pPr>
        </w:pPrChange>
      </w:pPr>
      <w:r>
        <w:t xml:space="preserve">El estado de la regla con todos los plugins añadidos se puede ver en la </w:t>
      </w:r>
      <w:r>
        <w:fldChar w:fldCharType="begin"/>
      </w:r>
      <w:r>
        <w:instrText xml:space="preserve"> REF _Ref453434019 \h </w:instrText>
      </w:r>
      <w:r>
        <w:fldChar w:fldCharType="separate"/>
      </w:r>
      <w:r w:rsidR="001B37D5">
        <w:t xml:space="preserve">Figura </w:t>
      </w:r>
      <w:r w:rsidR="001B37D5">
        <w:rPr>
          <w:noProof/>
        </w:rPr>
        <w:t>2</w:t>
      </w:r>
      <w:r>
        <w:fldChar w:fldCharType="end"/>
      </w:r>
      <w:r>
        <w:t>.</w:t>
      </w:r>
    </w:p>
    <w:p w14:paraId="5AF0D230" w14:textId="77777777" w:rsidR="00194AD1" w:rsidRDefault="00194AD1" w:rsidP="000E56A9">
      <w:pPr>
        <w:pStyle w:val="ListBullet2"/>
        <w:pPrChange w:id="359" w:author="Francisco J Lopez Pellicer" w:date="2016-06-13T20:28:00Z">
          <w:pPr>
            <w:pStyle w:val="ListParagraph"/>
            <w:ind w:left="0"/>
          </w:pPr>
        </w:pPrChange>
      </w:pPr>
      <w:del w:id="360" w:author="Francisco J Lopez Pellicer" w:date="2016-06-13T20:22:00Z">
        <w:r w:rsidDel="008E1D94">
          <w:rPr>
            <w:noProof/>
            <w:lang w:val="en-US" w:eastAsia="en-US"/>
          </w:rPr>
          <mc:AlternateContent>
            <mc:Choice Requires="wps">
              <w:drawing>
                <wp:inline distT="0" distB="0" distL="0" distR="0" wp14:anchorId="7584B420" wp14:editId="7EFF1812">
                  <wp:extent cx="5261489" cy="609600"/>
                  <wp:effectExtent l="0" t="0" r="0" b="0"/>
                  <wp:docPr id="24" name="Cuadro de texto 24"/>
                  <wp:cNvGraphicFramePr/>
                  <a:graphic xmlns:a="http://schemas.openxmlformats.org/drawingml/2006/main">
                    <a:graphicData uri="http://schemas.microsoft.com/office/word/2010/wordprocessingShape">
                      <wps:wsp>
                        <wps:cNvSpPr txBox="1"/>
                        <wps:spPr>
                          <a:xfrm>
                            <a:off x="0" y="0"/>
                            <a:ext cx="5261489" cy="609600"/>
                          </a:xfrm>
                          <a:prstGeom prst="rect">
                            <a:avLst/>
                          </a:prstGeom>
                          <a:solidFill>
                            <a:prstClr val="white"/>
                          </a:solidFill>
                          <a:ln>
                            <a:noFill/>
                          </a:ln>
                        </wps:spPr>
                        <wps:txbx>
                          <w:txbxContent>
                            <w:p w14:paraId="2106CD8C" w14:textId="77777777" w:rsidR="00A855A0" w:rsidRPr="00AE3798" w:rsidRDefault="00A855A0" w:rsidP="00194AD1">
                              <w:pPr>
                                <w:pStyle w:val="Caption"/>
                                <w:rPr>
                                  <w:noProof/>
                                  <w:sz w:val="24"/>
                                  <w:szCs w:val="24"/>
                                </w:rPr>
                              </w:pPr>
                              <w:bookmarkStart w:id="361" w:name="_Ref453434019"/>
                              <w:r>
                                <w:t xml:space="preserve">Figura </w:t>
                              </w:r>
                              <w:r>
                                <w:fldChar w:fldCharType="begin"/>
                              </w:r>
                              <w:r>
                                <w:instrText xml:space="preserve"> SEQ Figura \* ARABIC </w:instrText>
                              </w:r>
                              <w:r>
                                <w:fldChar w:fldCharType="separate"/>
                              </w:r>
                              <w:r>
                                <w:rPr>
                                  <w:noProof/>
                                </w:rPr>
                                <w:t>2</w:t>
                              </w:r>
                              <w:r>
                                <w:fldChar w:fldCharType="end"/>
                              </w:r>
                              <w:bookmarkEnd w:id="3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584B420" id="Cuadro de texto 24" o:spid="_x0000_s1037" type="#_x0000_t202" style="width:414.3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" stroked="f">
                  <v:textbox style="mso-fit-shape-to-text:t" inset="0,0,0,0">
                    <w:txbxContent>
                      <w:p w14:paraId="2106CD8C" w14:textId="77777777" w:rsidR="00A855A0" w:rsidRPr="00AE3798" w:rsidRDefault="00A855A0" w:rsidP="00194AD1">
                        <w:pPr>
                          <w:pStyle w:val="Caption"/>
                          <w:rPr>
                            <w:noProof/>
                            <w:sz w:val="24"/>
                            <w:szCs w:val="24"/>
                          </w:rPr>
                        </w:pPr>
                        <w:bookmarkStart w:id="362" w:name="_Ref453434019"/>
                        <w:r>
                          <w:t xml:space="preserve">Figura </w:t>
                        </w:r>
                        <w:r>
                          <w:fldChar w:fldCharType="begin"/>
                        </w:r>
                        <w:r>
                          <w:instrText xml:space="preserve"> SEQ Figura \* ARABIC </w:instrText>
                        </w:r>
                        <w:r>
                          <w:fldChar w:fldCharType="separate"/>
                        </w:r>
                        <w:r>
                          <w:rPr>
                            <w:noProof/>
                          </w:rPr>
                          <w:t>2</w:t>
                        </w:r>
                        <w:r>
                          <w:fldChar w:fldCharType="end"/>
                        </w:r>
                        <w:bookmarkEnd w:id="362"/>
                      </w:p>
                    </w:txbxContent>
                  </v:textbox>
                  <w10:anchorlock/>
                </v:shape>
              </w:pict>
            </mc:Fallback>
          </mc:AlternateContent>
        </w:r>
      </w:del>
      <w:r>
        <w:rPr>
          <w:noProof/>
          <w:lang w:val="en-US" w:eastAsia="en-US"/>
        </w:rPr>
        <w:drawing>
          <wp:inline distT="0" distB="0" distL="0" distR="0" wp14:anchorId="1B4B72D6" wp14:editId="38813ECE">
            <wp:extent cx="5375789" cy="1675765"/>
            <wp:effectExtent l="0" t="0" r="952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69ee308d0e61b9ceb47bb56d603f9fa.png"/>
                    <pic:cNvPicPr/>
                  </pic:nvPicPr>
                  <pic:blipFill>
                    <a:blip r:embed="rId32">
                      <a:extLst>
                        <a:ext uri="{28A0092B-C50C-407E-A947-70E740481C1C}">
                          <a14:useLocalDpi xmlns:a14="http://schemas.microsoft.com/office/drawing/2010/main" val="0"/>
                        </a:ext>
                      </a:extLst>
                    </a:blip>
                    <a:stretch>
                      <a:fillRect/>
                    </a:stretch>
                  </pic:blipFill>
                  <pic:spPr>
                    <a:xfrm>
                      <a:off x="0" y="0"/>
                      <a:ext cx="5389313" cy="1679981"/>
                    </a:xfrm>
                    <a:prstGeom prst="rect">
                      <a:avLst/>
                    </a:prstGeom>
                  </pic:spPr>
                </pic:pic>
              </a:graphicData>
            </a:graphic>
          </wp:inline>
        </w:drawing>
      </w:r>
    </w:p>
    <w:p w14:paraId="63BC531A" w14:textId="77777777" w:rsidR="00194AD1" w:rsidRPr="00194AD1" w:rsidRDefault="008E1D94" w:rsidP="000E56A9">
      <w:pPr>
        <w:pStyle w:val="ListBullet2"/>
        <w:pPrChange w:id="363" w:author="Francisco J Lopez Pellicer" w:date="2016-06-13T20:28:00Z">
          <w:pPr>
            <w:pStyle w:val="ListParagraph"/>
            <w:ind w:left="0"/>
          </w:pPr>
        </w:pPrChange>
      </w:pPr>
      <w:ins w:id="364" w:author="Francisco J Lopez Pellicer" w:date="2016-06-13T20:22:00Z">
        <w:r>
          <w:rPr>
            <w:noProof/>
            <w:lang w:val="en-US" w:eastAsia="en-US"/>
          </w:rPr>
          <mc:AlternateContent>
            <mc:Choice Requires="wps">
              <w:drawing>
                <wp:inline distT="0" distB="0" distL="0" distR="0" wp14:anchorId="51532E1D" wp14:editId="7F1D0119">
                  <wp:extent cx="5261489" cy="609600"/>
                  <wp:effectExtent l="0" t="0" r="0" b="0"/>
                  <wp:docPr id="27" name="Cuadro de texto 24"/>
                  <wp:cNvGraphicFramePr/>
                  <a:graphic xmlns:a="http://schemas.openxmlformats.org/drawingml/2006/main">
                    <a:graphicData uri="http://schemas.microsoft.com/office/word/2010/wordprocessingShape">
                      <wps:wsp>
                        <wps:cNvSpPr txBox="1"/>
                        <wps:spPr>
                          <a:xfrm>
                            <a:off x="0" y="0"/>
                            <a:ext cx="5261489" cy="609600"/>
                          </a:xfrm>
                          <a:prstGeom prst="rect">
                            <a:avLst/>
                          </a:prstGeom>
                          <a:solidFill>
                            <a:prstClr val="white"/>
                          </a:solidFill>
                          <a:ln>
                            <a:noFill/>
                          </a:ln>
                        </wps:spPr>
                        <wps:txbx>
                          <w:txbxContent>
                            <w:p w14:paraId="73A10122" w14:textId="77777777" w:rsidR="008E1D94" w:rsidRPr="00AE3798" w:rsidRDefault="008E1D94" w:rsidP="008E1D94">
                              <w:pPr>
                                <w:pStyle w:val="Caption"/>
                                <w:rPr>
                                  <w:noProof/>
                                  <w:sz w:val="24"/>
                                  <w:szCs w:val="24"/>
                                </w:rPr>
                              </w:pPr>
                              <w:r>
                                <w:t xml:space="preserve">Figura </w:t>
                              </w:r>
                              <w:r>
                                <w:fldChar w:fldCharType="begin"/>
                              </w:r>
                              <w:r>
                                <w:instrText xml:space="preserve"> SEQ Figura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1532E1D" id="_x0000_s1038" type="#_x0000_t202" style="width:414.3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" stroked="f">
                  <v:textbox style="mso-fit-shape-to-text:t" inset="0,0,0,0">
                    <w:txbxContent>
                      <w:p w14:paraId="73A10122" w14:textId="77777777" w:rsidR="008E1D94" w:rsidRPr="00AE3798" w:rsidRDefault="008E1D94" w:rsidP="008E1D94">
                        <w:pPr>
                          <w:pStyle w:val="Caption"/>
                          <w:rPr>
                            <w:noProof/>
                            <w:sz w:val="24"/>
                            <w:szCs w:val="24"/>
                          </w:rPr>
                        </w:pPr>
                        <w:r>
                          <w:t xml:space="preserve">Figura </w:t>
                        </w:r>
                        <w:r>
                          <w:fldChar w:fldCharType="begin"/>
                        </w:r>
                        <w:r>
                          <w:instrText xml:space="preserve"> SEQ Figura \* ARABIC </w:instrText>
                        </w:r>
                        <w:r>
                          <w:fldChar w:fldCharType="separate"/>
                        </w:r>
                        <w:r>
                          <w:rPr>
                            <w:noProof/>
                          </w:rPr>
                          <w:t>2</w:t>
                        </w:r>
                        <w:r>
                          <w:fldChar w:fldCharType="end"/>
                        </w:r>
                      </w:p>
                    </w:txbxContent>
                  </v:textbox>
                  <w10:anchorlock/>
                </v:shape>
              </w:pict>
            </mc:Fallback>
          </mc:AlternateContent>
        </w:r>
      </w:ins>
    </w:p>
    <w:p w14:paraId="4ACCFA37" w14:textId="77777777" w:rsidR="00EF427B" w:rsidRDefault="00EF427B" w:rsidP="000E56A9">
      <w:pPr>
        <w:pStyle w:val="ListBullet2"/>
        <w:pPrChange w:id="365" w:author="Francisco J Lopez Pellicer" w:date="2016-06-13T20:28:00Z">
          <w:pPr>
            <w:pStyle w:val="ListParagraph"/>
            <w:ind w:left="0"/>
          </w:pPr>
        </w:pPrChange>
      </w:pPr>
      <w:r>
        <w:t xml:space="preserve">En un apartado anterior se han explicado los distintos puntos de extensión a través de los cuales Nutch puede ser modificado. </w:t>
      </w:r>
    </w:p>
    <w:p w14:paraId="34A7EDCB" w14:textId="77777777" w:rsidR="00EF427B" w:rsidDel="008E1D94" w:rsidRDefault="00EF427B" w:rsidP="000E56A9">
      <w:pPr>
        <w:pStyle w:val="ListBullet2"/>
        <w:rPr>
          <w:del w:id="366" w:author="Francisco J Lopez Pellicer" w:date="2016-06-13T20:23:00Z"/>
        </w:rPr>
        <w:pPrChange w:id="367" w:author="Francisco J Lopez Pellicer" w:date="2016-06-13T20:28:00Z">
          <w:pPr>
            <w:pStyle w:val="ListParagraph"/>
            <w:ind w:left="0"/>
          </w:pPr>
        </w:pPrChange>
      </w:pPr>
    </w:p>
    <w:p w14:paraId="295A481C" w14:textId="77777777" w:rsidR="009D1148" w:rsidDel="008E1D94" w:rsidRDefault="00C41601" w:rsidP="000E56A9">
      <w:pPr>
        <w:pStyle w:val="ListBullet2"/>
        <w:rPr>
          <w:del w:id="368" w:author="Francisco J Lopez Pellicer" w:date="2016-06-13T20:23:00Z"/>
        </w:rPr>
        <w:pPrChange w:id="369" w:author="Francisco J Lopez Pellicer" w:date="2016-06-13T20:28:00Z">
          <w:pPr>
            <w:pStyle w:val="ListParagraph"/>
            <w:ind w:left="0"/>
          </w:pPr>
        </w:pPrChange>
      </w:pPr>
      <w:r>
        <w:t xml:space="preserve">A continuación, se va a explicar </w:t>
      </w:r>
      <w:r w:rsidR="009D1148">
        <w:t>qué</w:t>
      </w:r>
      <w:r>
        <w:t xml:space="preserve"> puntos de extensión se han usado, por qué y cómo.</w:t>
      </w:r>
    </w:p>
    <w:p w14:paraId="078D18F7" w14:textId="77777777" w:rsidR="00194AD1" w:rsidRDefault="00194AD1" w:rsidP="000E56A9">
      <w:pPr>
        <w:pStyle w:val="ListBullet2"/>
        <w:pPrChange w:id="370" w:author="Francisco J Lopez Pellicer" w:date="2016-06-13T20:28:00Z">
          <w:pPr>
            <w:pStyle w:val="ListParagraph"/>
            <w:ind w:left="0"/>
          </w:pPr>
        </w:pPrChange>
      </w:pPr>
    </w:p>
    <w:p w14:paraId="4B037773" w14:textId="77777777" w:rsidR="009D1148" w:rsidRDefault="009D1148" w:rsidP="000E56A9">
      <w:pPr>
        <w:pStyle w:val="ListBullet2"/>
        <w:pPrChange w:id="371" w:author="Francisco J Lopez Pellicer" w:date="2016-06-13T20:28:00Z">
          <w:pPr>
            <w:pStyle w:val="ListParagraph"/>
            <w:ind w:left="0"/>
          </w:pPr>
        </w:pPrChange>
      </w:pPr>
      <w:r>
        <w:t>Para la realización de este trabajo se han modificado los siguientes</w:t>
      </w:r>
      <w:r w:rsidR="00D730EA">
        <w:t xml:space="preserve"> puntos de extensión</w:t>
      </w:r>
      <w:r>
        <w:t>:</w:t>
      </w:r>
    </w:p>
    <w:p w14:paraId="5F0A47B3" w14:textId="77777777" w:rsidR="009D1148" w:rsidRDefault="007A546A" w:rsidP="000E56A9">
      <w:pPr>
        <w:pStyle w:val="ListBullet2"/>
        <w:pPrChange w:id="372" w:author="Francisco J Lopez Pellicer" w:date="2016-06-13T20:28:00Z">
          <w:pPr>
            <w:pStyle w:val="ListParagraph"/>
            <w:numPr>
              <w:numId w:val="12"/>
            </w:numPr>
            <w:ind w:left="1440" w:hanging="360"/>
          </w:pPr>
        </w:pPrChange>
      </w:pPr>
      <w:proofErr w:type="spellStart"/>
      <w:r>
        <w:t>IndexWriter</w:t>
      </w:r>
      <w:proofErr w:type="spellEnd"/>
    </w:p>
    <w:p w14:paraId="286D7E76" w14:textId="77777777" w:rsidR="007A546A" w:rsidRDefault="007A546A" w:rsidP="000E56A9">
      <w:pPr>
        <w:pStyle w:val="ListBullet2"/>
        <w:pPrChange w:id="373" w:author="Francisco J Lopez Pellicer" w:date="2016-06-13T20:28:00Z">
          <w:pPr>
            <w:pStyle w:val="ListParagraph"/>
            <w:numPr>
              <w:numId w:val="12"/>
            </w:numPr>
            <w:ind w:left="1440" w:hanging="360"/>
          </w:pPr>
        </w:pPrChange>
      </w:pPr>
      <w:proofErr w:type="spellStart"/>
      <w:r>
        <w:t>ParseFilter</w:t>
      </w:r>
      <w:proofErr w:type="spellEnd"/>
    </w:p>
    <w:p w14:paraId="0B9945F1" w14:textId="77777777" w:rsidR="007A546A" w:rsidRDefault="007A546A" w:rsidP="000E56A9">
      <w:pPr>
        <w:pStyle w:val="ListBullet2"/>
        <w:pPrChange w:id="374" w:author="Francisco J Lopez Pellicer" w:date="2016-06-13T20:28:00Z">
          <w:pPr>
            <w:pStyle w:val="ListParagraph"/>
            <w:numPr>
              <w:numId w:val="12"/>
            </w:numPr>
            <w:ind w:left="1440" w:hanging="360"/>
          </w:pPr>
        </w:pPrChange>
      </w:pPr>
      <w:proofErr w:type="spellStart"/>
      <w:r>
        <w:t>IndexingFilter</w:t>
      </w:r>
      <w:proofErr w:type="spellEnd"/>
    </w:p>
    <w:p w14:paraId="121CF68F" w14:textId="77777777" w:rsidR="009D1148" w:rsidDel="008E1D94" w:rsidRDefault="007A546A" w:rsidP="000E56A9">
      <w:pPr>
        <w:pStyle w:val="ListBullet2"/>
        <w:rPr>
          <w:del w:id="375" w:author="Francisco J Lopez Pellicer" w:date="2016-06-13T20:23:00Z"/>
        </w:rPr>
        <w:pPrChange w:id="376" w:author="Francisco J Lopez Pellicer" w:date="2016-06-13T20:28:00Z">
          <w:pPr>
            <w:pStyle w:val="ListParagraph"/>
            <w:numPr>
              <w:numId w:val="12"/>
            </w:numPr>
            <w:ind w:left="1440" w:hanging="360"/>
          </w:pPr>
        </w:pPrChange>
      </w:pPr>
      <w:proofErr w:type="spellStart"/>
      <w:r>
        <w:t>Scoring</w:t>
      </w:r>
      <w:proofErr w:type="spellEnd"/>
      <w:r>
        <w:t xml:space="preserve"> </w:t>
      </w:r>
      <w:proofErr w:type="spellStart"/>
      <w:r>
        <w:t>Filter</w:t>
      </w:r>
      <w:proofErr w:type="spellEnd"/>
    </w:p>
    <w:p w14:paraId="7C2B94C7" w14:textId="77777777" w:rsidR="007668EB" w:rsidRDefault="007668EB" w:rsidP="000E56A9">
      <w:pPr>
        <w:pStyle w:val="ListBullet2"/>
        <w:pPrChange w:id="377" w:author="Francisco J Lopez Pellicer" w:date="2016-06-13T20:28:00Z">
          <w:pPr/>
        </w:pPrChange>
      </w:pPr>
    </w:p>
    <w:p w14:paraId="2EF7856A" w14:textId="77777777" w:rsidR="00EF5C01" w:rsidRPr="004C77FC" w:rsidRDefault="00EF5C01" w:rsidP="00EF5C01">
      <w:pPr>
        <w:pStyle w:val="Heading3"/>
        <w:numPr>
          <w:ilvl w:val="2"/>
          <w:numId w:val="1"/>
        </w:numPr>
      </w:pPr>
      <w:bookmarkStart w:id="378" w:name="_Toc453002203"/>
      <w:bookmarkStart w:id="379" w:name="_Toc453500354"/>
      <w:proofErr w:type="spellStart"/>
      <w:r w:rsidRPr="004C77FC">
        <w:t>OgcParseFilter</w:t>
      </w:r>
      <w:bookmarkEnd w:id="378"/>
      <w:bookmarkEnd w:id="379"/>
      <w:proofErr w:type="spellEnd"/>
    </w:p>
    <w:p w14:paraId="68C5F55E" w14:textId="77777777" w:rsidR="007668EB" w:rsidRDefault="00EF5C01" w:rsidP="007668EB">
      <w:r>
        <w:t xml:space="preserve">Vamos a empezar con el </w:t>
      </w:r>
      <w:proofErr w:type="spellStart"/>
      <w:r w:rsidRPr="00125678">
        <w:rPr>
          <w:i/>
        </w:rPr>
        <w:t>plugin</w:t>
      </w:r>
      <w:proofErr w:type="spellEnd"/>
      <w:r>
        <w:t xml:space="preserve"> que explota el punto de extensión </w:t>
      </w:r>
      <w:proofErr w:type="spellStart"/>
      <w:r w:rsidR="00125678" w:rsidRPr="00125678">
        <w:rPr>
          <w:shd w:val="clear" w:color="auto" w:fill="FFFFFF" w:themeFill="background1"/>
        </w:rPr>
        <w:t>HtmlParseFilter</w:t>
      </w:r>
      <w:proofErr w:type="spellEnd"/>
      <w:r>
        <w:t xml:space="preserve">. Esta extensión se ha utilizado por dos motivos muy importantes pero que no están relacionados entre sí. </w:t>
      </w:r>
    </w:p>
    <w:p w14:paraId="0D630A64" w14:textId="77777777" w:rsidR="00EF5C01" w:rsidRDefault="00EF5C01" w:rsidP="007668EB"/>
    <w:p w14:paraId="2B925FBE" w14:textId="77777777" w:rsidR="00EF5C01" w:rsidDel="008E1D94" w:rsidRDefault="00EF5C01" w:rsidP="007668EB">
      <w:pPr>
        <w:rPr>
          <w:del w:id="380" w:author="Francisco J Lopez Pellicer" w:date="2016-06-13T20:23:00Z"/>
        </w:rPr>
      </w:pPr>
      <w:r>
        <w:lastRenderedPageBreak/>
        <w:t>Debido a que actúa en una sección del flujo de trabajo de Nutch que es clave para poder aprovechar y procesar en tiempo de ejecución los datos, se decidió utilizarla para detectar si el documento que se está procesando es un fichero OGC y, si lo es, extraer qué tipo de documento es y la versión del mismo.</w:t>
      </w:r>
    </w:p>
    <w:p w14:paraId="296FC574" w14:textId="77777777" w:rsidR="00EF5C01" w:rsidRDefault="00EF5C01" w:rsidP="007668EB"/>
    <w:p w14:paraId="3FF6CD48" w14:textId="77777777" w:rsidR="0079539C" w:rsidDel="008E1D94" w:rsidRDefault="00EF5C01" w:rsidP="007668EB">
      <w:pPr>
        <w:rPr>
          <w:del w:id="381" w:author="Francisco J Lopez Pellicer" w:date="2016-06-13T20:23:00Z"/>
          <w:i/>
        </w:rPr>
      </w:pPr>
      <w:r>
        <w:t xml:space="preserve">La otra tarea que es realizada aquí es la de la extracción del </w:t>
      </w:r>
      <w:r w:rsidR="0079539C" w:rsidRPr="00EF5C01">
        <w:rPr>
          <w:i/>
        </w:rPr>
        <w:t>anchor</w:t>
      </w:r>
      <w:r w:rsidR="0079539C">
        <w:t xml:space="preserve"> de</w:t>
      </w:r>
      <w:r>
        <w:t xml:space="preserve"> los enlaces de salida que están contenidos en el documento que </w:t>
      </w:r>
      <w:r w:rsidR="0079539C">
        <w:t>está</w:t>
      </w:r>
      <w:r>
        <w:t xml:space="preserve"> siendo </w:t>
      </w:r>
      <w:r w:rsidR="0079539C">
        <w:t>procesado,</w:t>
      </w:r>
      <w:r>
        <w:t xml:space="preserve"> </w:t>
      </w:r>
      <w:r w:rsidR="0079539C">
        <w:t>así</w:t>
      </w:r>
      <w:r>
        <w:t xml:space="preserve"> como el contexto del mismo. Nosotros ente</w:t>
      </w:r>
      <w:r w:rsidR="0079539C">
        <w:t>n</w:t>
      </w:r>
      <w:r>
        <w:t xml:space="preserve">demos por contexto </w:t>
      </w:r>
      <w:r w:rsidR="0079539C">
        <w:t>del</w:t>
      </w:r>
      <w:r>
        <w:t xml:space="preserve"> </w:t>
      </w:r>
      <w:r w:rsidR="0079539C" w:rsidRPr="0079539C">
        <w:rPr>
          <w:i/>
        </w:rPr>
        <w:t>anchor</w:t>
      </w:r>
      <w:r w:rsidR="0079539C">
        <w:t xml:space="preserve"> a los caracteres más cercanos a este. Esta información será utilizada posteriormente en el cálculo del </w:t>
      </w:r>
      <w:r w:rsidR="0079539C">
        <w:rPr>
          <w:i/>
        </w:rPr>
        <w:t>score.</w:t>
      </w:r>
    </w:p>
    <w:p w14:paraId="7A2E0A56" w14:textId="77777777" w:rsidR="0079539C" w:rsidRDefault="0079539C" w:rsidP="007668EB">
      <w:pPr>
        <w:rPr>
          <w:i/>
        </w:rPr>
      </w:pPr>
    </w:p>
    <w:p w14:paraId="534F7483" w14:textId="77777777" w:rsidR="0079539C" w:rsidDel="008E1D94" w:rsidRDefault="0079539C" w:rsidP="0079539C">
      <w:pPr>
        <w:rPr>
          <w:del w:id="382" w:author="Francisco J Lopez Pellicer" w:date="2016-06-13T20:23:00Z"/>
        </w:rPr>
      </w:pPr>
      <w:r>
        <w:t>Como se ha comentado previamente, estos plugins se desarrollan implementando un punto de extensión, el cual viene representado por una interfaz de Java.</w:t>
      </w:r>
    </w:p>
    <w:p w14:paraId="2A359564" w14:textId="77777777" w:rsidR="0079539C" w:rsidRDefault="0079539C" w:rsidP="0079539C"/>
    <w:p w14:paraId="64B0E1F6" w14:textId="77777777" w:rsidR="0045101F" w:rsidDel="008E1D94" w:rsidRDefault="0079539C" w:rsidP="000E56A9">
      <w:pPr>
        <w:pStyle w:val="ListBullet2"/>
        <w:rPr>
          <w:del w:id="383" w:author="Francisco J Lopez Pellicer" w:date="2016-06-13T20:23:00Z"/>
          <w:shd w:val="clear" w:color="auto" w:fill="E7E6E6" w:themeFill="background2"/>
        </w:rPr>
        <w:pPrChange w:id="384" w:author="Francisco J Lopez Pellicer" w:date="2016-06-13T20:30:00Z">
          <w:pPr/>
        </w:pPrChange>
      </w:pPr>
      <w:r>
        <w:t>En este caso la interfaz que se extiende</w:t>
      </w:r>
      <w:r w:rsidR="0045101F">
        <w:t xml:space="preserve"> es </w:t>
      </w:r>
      <w:proofErr w:type="spellStart"/>
      <w:r w:rsidR="0045101F" w:rsidRPr="001B4FA1">
        <w:rPr>
          <w:rStyle w:val="FicherosycarpetasCar"/>
          <w:shd w:val="clear" w:color="auto" w:fill="FFFFFF" w:themeFill="background1"/>
        </w:rPr>
        <w:t>HtmlParseFilter</w:t>
      </w:r>
      <w:proofErr w:type="spellEnd"/>
      <w:r w:rsidR="0045101F" w:rsidRPr="00A56245">
        <w:t>.</w:t>
      </w:r>
    </w:p>
    <w:p w14:paraId="70D982E4" w14:textId="77777777" w:rsidR="00711E64" w:rsidRDefault="00711E64" w:rsidP="000E56A9">
      <w:pPr>
        <w:pStyle w:val="ListBullet2"/>
        <w:rPr>
          <w:shd w:val="clear" w:color="auto" w:fill="E7E6E6" w:themeFill="background2"/>
        </w:rPr>
        <w:pPrChange w:id="385" w:author="Francisco J Lopez Pellicer" w:date="2016-06-13T20:30:00Z">
          <w:pPr/>
        </w:pPrChange>
      </w:pPr>
    </w:p>
    <w:bookmarkStart w:id="386" w:name="_MON_1526661136"/>
    <w:bookmarkEnd w:id="386"/>
    <w:p w14:paraId="637F4D93" w14:textId="77777777" w:rsidR="009D2DC3" w:rsidRDefault="00812585" w:rsidP="009D2DC3">
      <w:pPr>
        <w:keepNext/>
      </w:pPr>
      <w:r>
        <w:rPr>
          <w:shd w:val="clear" w:color="auto" w:fill="E7E6E6" w:themeFill="background2"/>
        </w:rPr>
        <w:object w:dxaOrig="8504" w:dyaOrig="3971" w14:anchorId="1C8F0028">
          <v:shape id="_x0000_i1026" type="#_x0000_t75" style="width:425.6pt;height:215.1pt" o:ole="">
            <v:imagedata r:id="rId33" o:title=""/>
          </v:shape>
          <o:OLEObject Type="Embed" ProgID="Word.OpenDocumentText.12" ShapeID="_x0000_i1026" DrawAspect="Content" ObjectID="_1527355186" r:id="rId34"/>
        </w:object>
      </w:r>
    </w:p>
    <w:p w14:paraId="25CFFE35" w14:textId="77777777" w:rsidR="0045101F" w:rsidRDefault="009D2DC3" w:rsidP="009D2DC3">
      <w:pPr>
        <w:pStyle w:val="Caption"/>
        <w:rPr>
          <w:sz w:val="24"/>
          <w:shd w:val="clear" w:color="auto" w:fill="E7E6E6" w:themeFill="background2"/>
        </w:rPr>
      </w:pPr>
      <w:bookmarkStart w:id="387" w:name="_Ref453003779"/>
      <w:r>
        <w:t xml:space="preserve">Ejemplo </w:t>
      </w:r>
      <w:r>
        <w:fldChar w:fldCharType="begin"/>
      </w:r>
      <w:r>
        <w:instrText xml:space="preserve"> SEQ Ejemplo \* ARABIC </w:instrText>
      </w:r>
      <w:r>
        <w:fldChar w:fldCharType="separate"/>
      </w:r>
      <w:r w:rsidR="001B37D5">
        <w:rPr>
          <w:noProof/>
        </w:rPr>
        <w:t>4</w:t>
      </w:r>
      <w:r>
        <w:fldChar w:fldCharType="end"/>
      </w:r>
      <w:bookmarkEnd w:id="387"/>
    </w:p>
    <w:p w14:paraId="3758101F" w14:textId="77777777" w:rsidR="0045101F" w:rsidDel="008E1D94" w:rsidRDefault="0045101F" w:rsidP="00711E64">
      <w:pPr>
        <w:rPr>
          <w:del w:id="388" w:author="Francisco J Lopez Pellicer" w:date="2016-06-13T20:23:00Z"/>
          <w:shd w:val="clear" w:color="auto" w:fill="E7E6E6" w:themeFill="background2"/>
        </w:rPr>
      </w:pPr>
    </w:p>
    <w:p w14:paraId="486F3912" w14:textId="77777777" w:rsidR="00711E64" w:rsidRDefault="009D2DC3" w:rsidP="00711E64">
      <w:r>
        <w:t xml:space="preserve">Como se puede ver en la </w:t>
      </w:r>
      <w:r>
        <w:fldChar w:fldCharType="begin"/>
      </w:r>
      <w:r>
        <w:instrText xml:space="preserve"> REF _Ref453003779 \h </w:instrText>
      </w:r>
      <w:r>
        <w:fldChar w:fldCharType="separate"/>
      </w:r>
      <w:r w:rsidR="001B37D5">
        <w:t xml:space="preserve">Ejemplo </w:t>
      </w:r>
      <w:r w:rsidR="001B37D5">
        <w:rPr>
          <w:noProof/>
        </w:rPr>
        <w:t>4</w:t>
      </w:r>
      <w:r>
        <w:fldChar w:fldCharType="end"/>
      </w:r>
      <w:r>
        <w:t>, e</w:t>
      </w:r>
      <w:r w:rsidR="00711E64">
        <w:t xml:space="preserve">sta interfaz tiene un método llamado </w:t>
      </w:r>
      <w:proofErr w:type="spellStart"/>
      <w:r w:rsidR="00711E64">
        <w:rPr>
          <w:i/>
        </w:rPr>
        <w:t>filter</w:t>
      </w:r>
      <w:proofErr w:type="spellEnd"/>
      <w:r w:rsidR="00711E64">
        <w:t>. Dentro de este método se realiza la implementación que se desee. Para ello proporciona unos parámetros para ello.</w:t>
      </w:r>
    </w:p>
    <w:p w14:paraId="6DED5023" w14:textId="77777777" w:rsidR="00711E64" w:rsidDel="008E1D94" w:rsidRDefault="00711E64" w:rsidP="00711E64">
      <w:pPr>
        <w:rPr>
          <w:del w:id="389" w:author="Francisco J Lopez Pellicer" w:date="2016-06-13T20:23:00Z"/>
        </w:rPr>
      </w:pPr>
    </w:p>
    <w:p w14:paraId="44283E6F" w14:textId="77777777" w:rsidR="000C7370" w:rsidRDefault="00711E64" w:rsidP="00711E64">
      <w:r>
        <w:t xml:space="preserve">Los más relevantes son el </w:t>
      </w:r>
      <w:r w:rsidRPr="00711E64">
        <w:rPr>
          <w:i/>
        </w:rPr>
        <w:t xml:space="preserve">Content </w:t>
      </w:r>
      <w:r>
        <w:t xml:space="preserve">y el </w:t>
      </w:r>
      <w:proofErr w:type="spellStart"/>
      <w:r w:rsidRPr="00711E64">
        <w:rPr>
          <w:i/>
        </w:rPr>
        <w:t>ParseResult</w:t>
      </w:r>
      <w:proofErr w:type="spellEnd"/>
      <w:r>
        <w:t xml:space="preserve">. </w:t>
      </w:r>
      <w:r w:rsidR="000C7370">
        <w:t xml:space="preserve">A través del </w:t>
      </w:r>
      <w:r w:rsidR="000C7370">
        <w:rPr>
          <w:i/>
        </w:rPr>
        <w:t>Content</w:t>
      </w:r>
      <w:r w:rsidR="000C7370">
        <w:t xml:space="preserve"> se puede acceder al contenido en texto plano de la página. Con </w:t>
      </w:r>
      <w:proofErr w:type="spellStart"/>
      <w:r w:rsidR="000C7370">
        <w:rPr>
          <w:i/>
        </w:rPr>
        <w:t>ParseResult</w:t>
      </w:r>
      <w:proofErr w:type="spellEnd"/>
      <w:r w:rsidR="000C7370">
        <w:t xml:space="preserve"> contiene datos relevantes sobre la página que está siendo procesado como la URL. </w:t>
      </w:r>
    </w:p>
    <w:p w14:paraId="56EFFB92" w14:textId="77777777" w:rsidR="000C7370" w:rsidDel="008E1D94" w:rsidRDefault="000C7370" w:rsidP="00711E64">
      <w:pPr>
        <w:rPr>
          <w:del w:id="390" w:author="Francisco J Lopez Pellicer" w:date="2016-06-13T20:23:00Z"/>
        </w:rPr>
      </w:pPr>
    </w:p>
    <w:p w14:paraId="4F92E24F" w14:textId="77777777" w:rsidR="00711E64" w:rsidDel="008E1D94" w:rsidRDefault="000C7370" w:rsidP="00711E64">
      <w:pPr>
        <w:rPr>
          <w:del w:id="391" w:author="Francisco J Lopez Pellicer" w:date="2016-06-13T20:23:00Z"/>
          <w:i/>
        </w:rPr>
      </w:pPr>
      <w:r>
        <w:t xml:space="preserve">Este objeto también contiene los metadatos, a través de los cuales vamos a conseguir la persistencia de lo que extraigamos a lo largo de todo el proceso de </w:t>
      </w:r>
      <w:r>
        <w:rPr>
          <w:i/>
        </w:rPr>
        <w:t>crawling</w:t>
      </w:r>
      <w:r>
        <w:t xml:space="preserve">. Es decir, este objeto también actúa como la salida de </w:t>
      </w:r>
      <w:proofErr w:type="spellStart"/>
      <w:r>
        <w:rPr>
          <w:i/>
        </w:rPr>
        <w:t>filter</w:t>
      </w:r>
      <w:proofErr w:type="spellEnd"/>
      <w:r>
        <w:rPr>
          <w:i/>
        </w:rPr>
        <w:t>.</w:t>
      </w:r>
    </w:p>
    <w:p w14:paraId="5100DB79" w14:textId="77777777" w:rsidR="000C7370" w:rsidRDefault="000C7370" w:rsidP="00711E64">
      <w:pPr>
        <w:rPr>
          <w:i/>
        </w:rPr>
      </w:pPr>
    </w:p>
    <w:p w14:paraId="28F08494" w14:textId="77777777" w:rsidR="000C7370" w:rsidRDefault="00B86701" w:rsidP="00B86701">
      <w:pPr>
        <w:pStyle w:val="Heading4"/>
      </w:pPr>
      <w:r>
        <w:t>Detector de OGC</w:t>
      </w:r>
    </w:p>
    <w:p w14:paraId="2E1AF084" w14:textId="77777777" w:rsidR="00B86701" w:rsidRDefault="00B86701" w:rsidP="00B86701">
      <w:r>
        <w:t xml:space="preserve">Como se ha comentado antes la primera de las tareas que se realizan en este </w:t>
      </w:r>
      <w:proofErr w:type="spellStart"/>
      <w:r>
        <w:t>plugin</w:t>
      </w:r>
      <w:proofErr w:type="spellEnd"/>
      <w:r>
        <w:t xml:space="preserve"> es la detección del tipo de documento OGC. </w:t>
      </w:r>
    </w:p>
    <w:p w14:paraId="5A89CE1F" w14:textId="77777777" w:rsidR="00B86701" w:rsidDel="008E1D94" w:rsidRDefault="00B86701" w:rsidP="00B86701">
      <w:pPr>
        <w:rPr>
          <w:del w:id="392" w:author="Francisco J Lopez Pellicer" w:date="2016-06-13T20:23:00Z"/>
        </w:rPr>
      </w:pPr>
    </w:p>
    <w:p w14:paraId="73B550C1" w14:textId="77777777" w:rsidR="00B86701" w:rsidRDefault="00B86701" w:rsidP="00B86701">
      <w:r>
        <w:t xml:space="preserve">Esta detección solo se realiza si el tipo de contenido de la página es XML. </w:t>
      </w:r>
    </w:p>
    <w:p w14:paraId="0DE7DF9F" w14:textId="77777777" w:rsidR="00024724" w:rsidDel="008E1D94" w:rsidRDefault="00024724" w:rsidP="00B86701">
      <w:pPr>
        <w:rPr>
          <w:del w:id="393" w:author="Francisco J Lopez Pellicer" w:date="2016-06-13T20:23:00Z"/>
        </w:rPr>
      </w:pPr>
    </w:p>
    <w:p w14:paraId="137A92A2" w14:textId="77777777" w:rsidR="00024724" w:rsidRDefault="00024724" w:rsidP="00B86701">
      <w:r>
        <w:t>Para ellos se extrae el nodo raíz del fichero XML para analizarlo en busca de datos que nos permitan establecer de qué tipo se tratan.</w:t>
      </w:r>
    </w:p>
    <w:p w14:paraId="60580959" w14:textId="77777777" w:rsidR="00024724" w:rsidDel="008E1D94" w:rsidRDefault="00024724" w:rsidP="00B86701">
      <w:pPr>
        <w:rPr>
          <w:del w:id="394" w:author="Francisco J Lopez Pellicer" w:date="2016-06-13T20:23:00Z"/>
        </w:rPr>
      </w:pPr>
    </w:p>
    <w:p w14:paraId="2C6B7386" w14:textId="77777777" w:rsidR="00024724" w:rsidRDefault="00024724" w:rsidP="00B86701">
      <w:r>
        <w:t>A continuación, se pueden ver varios ejemplos de cabeceras para los distintos formatos de ficheros OGC.</w:t>
      </w:r>
    </w:p>
    <w:p w14:paraId="313BAD81" w14:textId="77777777" w:rsidR="00584AB4" w:rsidDel="008E1D94" w:rsidRDefault="00584AB4" w:rsidP="00B86701">
      <w:pPr>
        <w:rPr>
          <w:del w:id="395" w:author="Francisco J Lopez Pellicer" w:date="2016-06-13T20:23:00Z"/>
        </w:rPr>
      </w:pPr>
    </w:p>
    <w:p w14:paraId="597BEED3" w14:textId="77777777" w:rsidR="00B53F0A" w:rsidRDefault="00B53F0A" w:rsidP="00B86701">
      <w:r>
        <w:t>Este es un ejemplo para WMS, en su versión 1.3.0.</w:t>
      </w:r>
    </w:p>
    <w:p w14:paraId="02860101" w14:textId="77777777" w:rsidR="00B53F0A" w:rsidDel="008E1D94" w:rsidRDefault="00B53F0A" w:rsidP="00B86701">
      <w:pPr>
        <w:rPr>
          <w:del w:id="396" w:author="Francisco J Lopez Pellicer" w:date="2016-06-13T20:23:00Z"/>
        </w:rPr>
      </w:pPr>
    </w:p>
    <w:bookmarkStart w:id="397" w:name="_MON_1526663650"/>
    <w:bookmarkEnd w:id="397"/>
    <w:p w14:paraId="69E12980" w14:textId="77777777" w:rsidR="009D2DC3" w:rsidRDefault="00B53F0A" w:rsidP="009D2DC3">
      <w:pPr>
        <w:keepNext/>
      </w:pPr>
      <w:r>
        <w:object w:dxaOrig="8504" w:dyaOrig="2798" w14:anchorId="3505B95A">
          <v:shape id="_x0000_i1027" type="#_x0000_t75" style="width:425.6pt;height:140.35pt" o:ole="">
            <v:imagedata r:id="rId35" o:title=""/>
          </v:shape>
          <o:OLEObject Type="Embed" ProgID="Word.OpenDocumentText.12" ShapeID="_x0000_i1027" DrawAspect="Content" ObjectID="_1527355187" r:id="rId36"/>
        </w:object>
      </w:r>
    </w:p>
    <w:p w14:paraId="7E01FECC" w14:textId="77777777" w:rsidR="00B86701" w:rsidRDefault="009D2DC3" w:rsidP="009D2DC3">
      <w:pPr>
        <w:pStyle w:val="Caption"/>
      </w:pPr>
      <w:r>
        <w:t xml:space="preserve">Ejemplo </w:t>
      </w:r>
      <w:r>
        <w:fldChar w:fldCharType="begin"/>
      </w:r>
      <w:r>
        <w:instrText xml:space="preserve"> SEQ Ejemplo \* ARABIC </w:instrText>
      </w:r>
      <w:r>
        <w:fldChar w:fldCharType="separate"/>
      </w:r>
      <w:r w:rsidR="001B37D5">
        <w:rPr>
          <w:noProof/>
        </w:rPr>
        <w:t>5</w:t>
      </w:r>
      <w:r>
        <w:fldChar w:fldCharType="end"/>
      </w:r>
    </w:p>
    <w:p w14:paraId="2D98CD26" w14:textId="77777777" w:rsidR="00B53F0A" w:rsidDel="008E1D94" w:rsidRDefault="00B53F0A" w:rsidP="00B86701">
      <w:pPr>
        <w:rPr>
          <w:del w:id="398" w:author="Francisco J Lopez Pellicer" w:date="2016-06-13T20:23:00Z"/>
        </w:rPr>
      </w:pPr>
    </w:p>
    <w:p w14:paraId="5A02FA27" w14:textId="77777777" w:rsidR="00B53F0A" w:rsidRDefault="00B53F0A" w:rsidP="00B86701">
      <w:r>
        <w:t>Ejemplo de CSW con versión 2.0.2.</w:t>
      </w:r>
    </w:p>
    <w:p w14:paraId="3F4391B8" w14:textId="77777777" w:rsidR="00B53F0A" w:rsidDel="008E1D94" w:rsidRDefault="00B53F0A" w:rsidP="00B86701">
      <w:pPr>
        <w:rPr>
          <w:del w:id="399" w:author="Francisco J Lopez Pellicer" w:date="2016-06-13T20:23:00Z"/>
        </w:rPr>
      </w:pPr>
    </w:p>
    <w:bookmarkStart w:id="400" w:name="_MON_1526668552"/>
    <w:bookmarkEnd w:id="400"/>
    <w:p w14:paraId="1E3A1ABC" w14:textId="77777777" w:rsidR="009D2DC3" w:rsidRDefault="00B53F0A" w:rsidP="009D2DC3">
      <w:pPr>
        <w:keepNext/>
      </w:pPr>
      <w:r>
        <w:object w:dxaOrig="8504" w:dyaOrig="3339" w14:anchorId="37A47BBA">
          <v:shape id="_x0000_i1028" type="#_x0000_t75" style="width:425.6pt;height:166.8pt" o:ole="">
            <v:imagedata r:id="rId37" o:title=""/>
          </v:shape>
          <o:OLEObject Type="Embed" ProgID="Word.OpenDocumentText.12" ShapeID="_x0000_i1028" DrawAspect="Content" ObjectID="_1527355188" r:id="rId38"/>
        </w:object>
      </w:r>
    </w:p>
    <w:p w14:paraId="36205E70" w14:textId="77777777" w:rsidR="00B53F0A" w:rsidRDefault="009D2DC3" w:rsidP="009D2DC3">
      <w:pPr>
        <w:pStyle w:val="Caption"/>
      </w:pPr>
      <w:r>
        <w:t xml:space="preserve">Ejemplo </w:t>
      </w:r>
      <w:r>
        <w:fldChar w:fldCharType="begin"/>
      </w:r>
      <w:r>
        <w:instrText xml:space="preserve"> SEQ Ejemplo \* ARABIC </w:instrText>
      </w:r>
      <w:r>
        <w:fldChar w:fldCharType="separate"/>
      </w:r>
      <w:r w:rsidR="001B37D5">
        <w:rPr>
          <w:noProof/>
        </w:rPr>
        <w:t>6</w:t>
      </w:r>
      <w:r>
        <w:fldChar w:fldCharType="end"/>
      </w:r>
    </w:p>
    <w:p w14:paraId="12D3B4C0" w14:textId="77777777" w:rsidR="00782CE5" w:rsidRDefault="00782CE5" w:rsidP="00B86701">
      <w:r>
        <w:t>Ejemplo de WFS con versión 1.1.0.</w:t>
      </w:r>
    </w:p>
    <w:p w14:paraId="5EC9D6DB" w14:textId="77777777" w:rsidR="00782CE5" w:rsidDel="008E1D94" w:rsidRDefault="00782CE5" w:rsidP="00B86701">
      <w:pPr>
        <w:rPr>
          <w:del w:id="401" w:author="Francisco J Lopez Pellicer" w:date="2016-06-13T20:23:00Z"/>
        </w:rPr>
      </w:pPr>
    </w:p>
    <w:bookmarkStart w:id="402" w:name="_MON_1526668866"/>
    <w:bookmarkEnd w:id="402"/>
    <w:p w14:paraId="004476BD" w14:textId="77777777" w:rsidR="009D2DC3" w:rsidRDefault="00782CE5" w:rsidP="009D2DC3">
      <w:pPr>
        <w:keepNext/>
      </w:pPr>
      <w:r>
        <w:object w:dxaOrig="8504" w:dyaOrig="4317" w14:anchorId="3C2B53BB">
          <v:shape id="_x0000_i1029" type="#_x0000_t75" style="width:425.6pt;height:3in" o:ole="">
            <v:imagedata r:id="rId39" o:title=""/>
          </v:shape>
          <o:OLEObject Type="Embed" ProgID="Word.OpenDocumentText.12" ShapeID="_x0000_i1029" DrawAspect="Content" ObjectID="_1527355189" r:id="rId40"/>
        </w:object>
      </w:r>
    </w:p>
    <w:p w14:paraId="5D8BE8B4" w14:textId="77777777" w:rsidR="00782CE5" w:rsidRDefault="009D2DC3" w:rsidP="009D2DC3">
      <w:pPr>
        <w:pStyle w:val="Caption"/>
      </w:pPr>
      <w:r>
        <w:t xml:space="preserve">Ejemplo </w:t>
      </w:r>
      <w:r>
        <w:fldChar w:fldCharType="begin"/>
      </w:r>
      <w:r>
        <w:instrText xml:space="preserve"> SEQ Ejemplo \* ARABIC </w:instrText>
      </w:r>
      <w:r>
        <w:fldChar w:fldCharType="separate"/>
      </w:r>
      <w:r w:rsidR="001B37D5">
        <w:rPr>
          <w:noProof/>
        </w:rPr>
        <w:t>7</w:t>
      </w:r>
      <w:r>
        <w:fldChar w:fldCharType="end"/>
      </w:r>
    </w:p>
    <w:p w14:paraId="5B6B3C7F" w14:textId="77777777" w:rsidR="006A1CB5" w:rsidDel="008E1D94" w:rsidRDefault="006A1CB5" w:rsidP="00B86701">
      <w:pPr>
        <w:rPr>
          <w:del w:id="403" w:author="Francisco J Lopez Pellicer" w:date="2016-06-13T20:23:00Z"/>
        </w:rPr>
      </w:pPr>
    </w:p>
    <w:p w14:paraId="3BFCCD12" w14:textId="77777777" w:rsidR="00584AB4" w:rsidDel="008E1D94" w:rsidRDefault="00584AB4" w:rsidP="00B86701">
      <w:pPr>
        <w:rPr>
          <w:del w:id="404" w:author="Francisco J Lopez Pellicer" w:date="2016-06-13T20:23:00Z"/>
        </w:rPr>
      </w:pPr>
    </w:p>
    <w:p w14:paraId="6C540BD2" w14:textId="77777777" w:rsidR="006A1CB5" w:rsidRPr="00B86701" w:rsidRDefault="006A1CB5" w:rsidP="00B86701">
      <w:r>
        <w:t>Ejemplo WCS con versión 2.0.1.</w:t>
      </w:r>
    </w:p>
    <w:p w14:paraId="6F5660C9" w14:textId="77777777" w:rsidR="00B86701" w:rsidRDefault="00B86701" w:rsidP="00711E64"/>
    <w:bookmarkStart w:id="405" w:name="_MON_1526669358"/>
    <w:bookmarkEnd w:id="405"/>
    <w:p w14:paraId="5FCBF5A1" w14:textId="77777777" w:rsidR="009D2DC3" w:rsidDel="008E1D94" w:rsidRDefault="002F5E3F" w:rsidP="009D2DC3">
      <w:pPr>
        <w:keepNext/>
        <w:rPr>
          <w:del w:id="406" w:author="Francisco J Lopez Pellicer" w:date="2016-06-13T20:23:00Z"/>
        </w:rPr>
      </w:pPr>
      <w:r>
        <w:object w:dxaOrig="8504" w:dyaOrig="3094" w14:anchorId="6537F982">
          <v:shape id="_x0000_i1030" type="#_x0000_t75" style="width:425.6pt;height:154.95pt" o:ole="">
            <v:imagedata r:id="rId41" o:title=""/>
          </v:shape>
          <o:OLEObject Type="Embed" ProgID="Word.OpenDocumentText.12" ShapeID="_x0000_i1030" DrawAspect="Content" ObjectID="_1527355190" r:id="rId42"/>
        </w:object>
      </w:r>
    </w:p>
    <w:p w14:paraId="2E9B1002" w14:textId="77777777" w:rsidR="002F5E3F" w:rsidRDefault="009D2DC3" w:rsidP="008E1D94">
      <w:pPr>
        <w:keepNext/>
        <w:pPrChange w:id="407" w:author="Francisco J Lopez Pellicer" w:date="2016-06-13T20:23:00Z">
          <w:pPr>
            <w:pStyle w:val="Caption"/>
          </w:pPr>
        </w:pPrChange>
      </w:pPr>
      <w:r>
        <w:t xml:space="preserve">Ejemplo </w:t>
      </w:r>
      <w:r>
        <w:fldChar w:fldCharType="begin"/>
      </w:r>
      <w:r>
        <w:instrText xml:space="preserve"> SEQ Ejemplo \* ARABIC </w:instrText>
      </w:r>
      <w:r>
        <w:fldChar w:fldCharType="separate"/>
      </w:r>
      <w:r w:rsidR="001B37D5">
        <w:rPr>
          <w:noProof/>
        </w:rPr>
        <w:t>8</w:t>
      </w:r>
      <w:r>
        <w:fldChar w:fldCharType="end"/>
      </w:r>
    </w:p>
    <w:p w14:paraId="0DC1F37F" w14:textId="77777777" w:rsidR="006A1CB5" w:rsidDel="008E1D94" w:rsidRDefault="006A1CB5" w:rsidP="00711E64">
      <w:pPr>
        <w:rPr>
          <w:del w:id="408" w:author="Francisco J Lopez Pellicer" w:date="2016-06-13T20:23:00Z"/>
        </w:rPr>
      </w:pPr>
    </w:p>
    <w:p w14:paraId="64A70FA6" w14:textId="77777777" w:rsidR="006A1CB5" w:rsidRDefault="006A1CB5" w:rsidP="006A1CB5">
      <w:r>
        <w:t>Ejemplo de WPS con versión 0.4.0.</w:t>
      </w:r>
    </w:p>
    <w:p w14:paraId="78103C34" w14:textId="77777777" w:rsidR="002F5E3F" w:rsidDel="008E1D94" w:rsidRDefault="002F5E3F" w:rsidP="00711E64">
      <w:pPr>
        <w:rPr>
          <w:del w:id="409" w:author="Francisco J Lopez Pellicer" w:date="2016-06-13T20:23:00Z"/>
        </w:rPr>
      </w:pPr>
    </w:p>
    <w:bookmarkStart w:id="410" w:name="_MON_1526669444"/>
    <w:bookmarkEnd w:id="410"/>
    <w:p w14:paraId="21E27C1F" w14:textId="77777777" w:rsidR="009D2DC3" w:rsidRDefault="006A1CB5" w:rsidP="009D2DC3">
      <w:pPr>
        <w:keepNext/>
      </w:pPr>
      <w:r>
        <w:object w:dxaOrig="8504" w:dyaOrig="2116" w14:anchorId="2F6BE27E">
          <v:shape id="_x0000_i1031" type="#_x0000_t75" style="width:425.6pt;height:105.7pt" o:ole="">
            <v:imagedata r:id="rId43" o:title=""/>
          </v:shape>
          <o:OLEObject Type="Embed" ProgID="Word.OpenDocumentText.12" ShapeID="_x0000_i1031" DrawAspect="Content" ObjectID="_1527355191" r:id="rId44"/>
        </w:object>
      </w:r>
    </w:p>
    <w:p w14:paraId="08C07407" w14:textId="77777777" w:rsidR="002F5E3F" w:rsidRDefault="009D2DC3" w:rsidP="009D2DC3">
      <w:pPr>
        <w:pStyle w:val="Caption"/>
      </w:pPr>
      <w:r>
        <w:t xml:space="preserve">Ejemplo </w:t>
      </w:r>
      <w:r>
        <w:fldChar w:fldCharType="begin"/>
      </w:r>
      <w:r>
        <w:instrText xml:space="preserve"> SEQ Ejemplo \* ARABIC </w:instrText>
      </w:r>
      <w:r>
        <w:fldChar w:fldCharType="separate"/>
      </w:r>
      <w:r w:rsidR="001B37D5">
        <w:rPr>
          <w:noProof/>
        </w:rPr>
        <w:t>9</w:t>
      </w:r>
      <w:r>
        <w:fldChar w:fldCharType="end"/>
      </w:r>
    </w:p>
    <w:p w14:paraId="5A2FDDF3" w14:textId="77777777" w:rsidR="006A1CB5" w:rsidDel="008E1D94" w:rsidRDefault="006A1CB5" w:rsidP="00711E64">
      <w:pPr>
        <w:rPr>
          <w:del w:id="411" w:author="Francisco J Lopez Pellicer" w:date="2016-06-13T20:23:00Z"/>
        </w:rPr>
      </w:pPr>
    </w:p>
    <w:p w14:paraId="79628FF6" w14:textId="77777777" w:rsidR="004321AA" w:rsidRDefault="004321AA" w:rsidP="00711E64">
      <w:r>
        <w:t>Como estas existen otras cabeceras distintas dependiendo del tipo de documento. Analizándolas se puede saber de qué tipo se tratan.</w:t>
      </w:r>
    </w:p>
    <w:p w14:paraId="5539C4A8" w14:textId="77777777" w:rsidR="004321AA" w:rsidDel="008E1D94" w:rsidRDefault="004321AA" w:rsidP="00711E64">
      <w:pPr>
        <w:rPr>
          <w:del w:id="412" w:author="Francisco J Lopez Pellicer" w:date="2016-06-13T20:24:00Z"/>
        </w:rPr>
      </w:pPr>
    </w:p>
    <w:p w14:paraId="243A3747" w14:textId="77777777" w:rsidR="004321AA" w:rsidRDefault="004321AA" w:rsidP="004321AA">
      <w:pPr>
        <w:pStyle w:val="Heading4"/>
      </w:pPr>
      <w:r>
        <w:t>Anchor y contexto</w:t>
      </w:r>
    </w:p>
    <w:p w14:paraId="686754E4" w14:textId="77777777" w:rsidR="0013575C" w:rsidRDefault="00584AB4" w:rsidP="0013575C">
      <w:r>
        <w:t xml:space="preserve">Otra de las tareas principales que se realizan en este </w:t>
      </w:r>
      <w:proofErr w:type="spellStart"/>
      <w:r w:rsidRPr="009D2DC3">
        <w:rPr>
          <w:i/>
        </w:rPr>
        <w:t>plugin</w:t>
      </w:r>
      <w:proofErr w:type="spellEnd"/>
      <w:r>
        <w:t xml:space="preserve"> es la extracción tanto del </w:t>
      </w:r>
      <w:r>
        <w:rPr>
          <w:i/>
        </w:rPr>
        <w:t>anchor</w:t>
      </w:r>
      <w:r>
        <w:t xml:space="preserve"> como de su contexto.</w:t>
      </w:r>
      <w:r w:rsidR="009D2DC3">
        <w:t xml:space="preserve"> Como se ha comentado al inicio de este apartado, el contexto es el conjunto de caracteres (contabilizando solo texto plano, es decir, sin etiquetas de XML o HTML) alrededor del </w:t>
      </w:r>
      <w:r w:rsidR="009D2DC3">
        <w:rPr>
          <w:i/>
        </w:rPr>
        <w:t xml:space="preserve">anchor. </w:t>
      </w:r>
    </w:p>
    <w:p w14:paraId="5F308E36" w14:textId="77777777" w:rsidR="009D2DC3" w:rsidDel="008E1D94" w:rsidRDefault="009D2DC3" w:rsidP="0013575C">
      <w:pPr>
        <w:rPr>
          <w:del w:id="413" w:author="Francisco J Lopez Pellicer" w:date="2016-06-13T20:24:00Z"/>
        </w:rPr>
      </w:pPr>
    </w:p>
    <w:p w14:paraId="64CC9039" w14:textId="77777777" w:rsidR="009D2DC3" w:rsidRDefault="009D2DC3" w:rsidP="000E56A9">
      <w:pPr>
        <w:pStyle w:val="ListBullet2"/>
        <w:pPrChange w:id="414" w:author="Francisco J Lopez Pellicer" w:date="2016-06-13T20:30:00Z">
          <w:pPr/>
        </w:pPrChange>
      </w:pPr>
      <w:r>
        <w:t xml:space="preserve">El número de caracteres que se tienen en cuenta para el contexto se puede configurar en el fichero de configuración nutchsite.xml mediante la regla </w:t>
      </w:r>
      <w:proofErr w:type="spellStart"/>
      <w:r w:rsidRPr="001B4FA1">
        <w:rPr>
          <w:rStyle w:val="FicherosycarpetasCar"/>
        </w:rPr>
        <w:t>ogc.outlink.anchor.context</w:t>
      </w:r>
      <w:proofErr w:type="spellEnd"/>
      <w:r>
        <w:t xml:space="preserve">. </w:t>
      </w:r>
    </w:p>
    <w:p w14:paraId="16C5B60C" w14:textId="77777777" w:rsidR="009D2DC3" w:rsidDel="008E1D94" w:rsidRDefault="009D2DC3" w:rsidP="0013575C">
      <w:pPr>
        <w:rPr>
          <w:del w:id="415" w:author="Francisco J Lopez Pellicer" w:date="2016-06-13T20:24:00Z"/>
        </w:rPr>
      </w:pPr>
    </w:p>
    <w:bookmarkStart w:id="416" w:name="_MON_1526746106"/>
    <w:bookmarkEnd w:id="416"/>
    <w:p w14:paraId="39E5ADF2" w14:textId="77777777" w:rsidR="00F7520B" w:rsidRDefault="00F7520B" w:rsidP="00F7520B">
      <w:pPr>
        <w:keepNext/>
      </w:pPr>
      <w:r>
        <w:object w:dxaOrig="8504" w:dyaOrig="1209" w14:anchorId="58DCD5B0">
          <v:shape id="_x0000_i1032" type="#_x0000_t75" style="width:425.6pt;height:60.15pt" o:ole="">
            <v:imagedata r:id="rId45" o:title=""/>
          </v:shape>
          <o:OLEObject Type="Embed" ProgID="Word.OpenDocumentText.12" ShapeID="_x0000_i1032" DrawAspect="Content" ObjectID="_1527355192" r:id="rId46"/>
        </w:object>
      </w:r>
    </w:p>
    <w:p w14:paraId="3B4EF09C" w14:textId="77777777" w:rsidR="009D2DC3" w:rsidRPr="009D2DC3" w:rsidRDefault="00F7520B" w:rsidP="00F7520B">
      <w:pPr>
        <w:pStyle w:val="Caption"/>
      </w:pPr>
      <w:bookmarkStart w:id="417" w:name="_Ref453004702"/>
      <w:r>
        <w:t xml:space="preserve">Ejemplo </w:t>
      </w:r>
      <w:r>
        <w:fldChar w:fldCharType="begin"/>
      </w:r>
      <w:r>
        <w:instrText xml:space="preserve"> SEQ Ejemplo \* ARABIC </w:instrText>
      </w:r>
      <w:r>
        <w:fldChar w:fldCharType="separate"/>
      </w:r>
      <w:r w:rsidR="001B37D5">
        <w:rPr>
          <w:noProof/>
        </w:rPr>
        <w:t>10</w:t>
      </w:r>
      <w:r>
        <w:fldChar w:fldCharType="end"/>
      </w:r>
      <w:bookmarkEnd w:id="417"/>
    </w:p>
    <w:p w14:paraId="5E716663" w14:textId="77777777" w:rsidR="0013575C" w:rsidDel="008E1D94" w:rsidRDefault="0013575C" w:rsidP="0013575C">
      <w:pPr>
        <w:rPr>
          <w:del w:id="418" w:author="Francisco J Lopez Pellicer" w:date="2016-06-13T20:24:00Z"/>
        </w:rPr>
      </w:pPr>
    </w:p>
    <w:p w14:paraId="3F71DC60" w14:textId="77777777" w:rsidR="00F7520B" w:rsidRDefault="00F7520B" w:rsidP="0013575C">
      <w:r>
        <w:t xml:space="preserve">En el </w:t>
      </w:r>
      <w:r>
        <w:fldChar w:fldCharType="begin"/>
      </w:r>
      <w:r>
        <w:instrText xml:space="preserve"> REF _Ref453004702 \h </w:instrText>
      </w:r>
      <w:r>
        <w:fldChar w:fldCharType="separate"/>
      </w:r>
      <w:r w:rsidR="001B37D5">
        <w:t xml:space="preserve">Ejemplo </w:t>
      </w:r>
      <w:r w:rsidR="001B37D5">
        <w:rPr>
          <w:noProof/>
        </w:rPr>
        <w:t>10</w:t>
      </w:r>
      <w:r>
        <w:fldChar w:fldCharType="end"/>
      </w:r>
      <w:r>
        <w:t xml:space="preserve"> se puede ver la configuración para que se seleccionen 30 caracteres hacia delante y 30 hacia atrás para formar el contexto.</w:t>
      </w:r>
    </w:p>
    <w:p w14:paraId="0E2024BF" w14:textId="77777777" w:rsidR="00F7520B" w:rsidDel="008E1D94" w:rsidRDefault="00F7520B" w:rsidP="0013575C">
      <w:pPr>
        <w:rPr>
          <w:del w:id="419" w:author="Francisco J Lopez Pellicer" w:date="2016-06-13T20:24:00Z"/>
        </w:rPr>
      </w:pPr>
    </w:p>
    <w:p w14:paraId="022E6D03" w14:textId="77777777" w:rsidR="00F7520B" w:rsidRPr="00F7520B" w:rsidRDefault="00F7520B" w:rsidP="0013575C">
      <w:r>
        <w:t xml:space="preserve">En la </w:t>
      </w:r>
      <w:r>
        <w:fldChar w:fldCharType="begin"/>
      </w:r>
      <w:r>
        <w:instrText xml:space="preserve"> REF _Ref453004794 \h </w:instrText>
      </w:r>
      <w:r>
        <w:fldChar w:fldCharType="separate"/>
      </w:r>
      <w:r w:rsidR="001B37D5">
        <w:t xml:space="preserve">Imagen </w:t>
      </w:r>
      <w:r w:rsidR="001B37D5">
        <w:rPr>
          <w:noProof/>
        </w:rPr>
        <w:t>1</w:t>
      </w:r>
      <w:r>
        <w:fldChar w:fldCharType="end"/>
      </w:r>
      <w:r>
        <w:t xml:space="preserve"> se puede ver un ejemplo donde la parte en rojo sería el </w:t>
      </w:r>
      <w:r>
        <w:rPr>
          <w:i/>
        </w:rPr>
        <w:t>anchor</w:t>
      </w:r>
      <w:r>
        <w:t xml:space="preserve"> del enlace. Por otro lado, la parte amarilla podría corresponder a el contexto de ese mismo </w:t>
      </w:r>
      <w:r>
        <w:rPr>
          <w:i/>
        </w:rPr>
        <w:t>anchor</w:t>
      </w:r>
      <w:r>
        <w:t xml:space="preserve">. </w:t>
      </w:r>
    </w:p>
    <w:p w14:paraId="4A18B35A" w14:textId="77777777" w:rsidR="00F7520B" w:rsidDel="008E1D94" w:rsidRDefault="00F7520B" w:rsidP="0013575C">
      <w:pPr>
        <w:rPr>
          <w:del w:id="420" w:author="Francisco J Lopez Pellicer" w:date="2016-06-13T20:24:00Z"/>
        </w:rPr>
      </w:pPr>
    </w:p>
    <w:p w14:paraId="30A5646E" w14:textId="77777777" w:rsidR="00F7520B" w:rsidDel="008E1D94" w:rsidRDefault="00F7520B" w:rsidP="0013575C">
      <w:pPr>
        <w:rPr>
          <w:del w:id="421" w:author="Francisco J Lopez Pellicer" w:date="2016-06-13T20:24:00Z"/>
        </w:rPr>
      </w:pPr>
    </w:p>
    <w:p w14:paraId="540AAD8C" w14:textId="77777777" w:rsidR="00F7520B" w:rsidRDefault="00584AB4" w:rsidP="00F7520B">
      <w:pPr>
        <w:keepNext/>
        <w:jc w:val="center"/>
      </w:pPr>
      <w:r>
        <w:rPr>
          <w:noProof/>
          <w:lang w:val="en-US" w:eastAsia="en-US"/>
        </w:rPr>
        <w:drawing>
          <wp:inline distT="0" distB="0" distL="0" distR="0" wp14:anchorId="146D0208" wp14:editId="34F3AA33">
            <wp:extent cx="3666744" cy="4586942"/>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c72b12469156acd07e163c20d2584ea.png"/>
                    <pic:cNvPicPr/>
                  </pic:nvPicPr>
                  <pic:blipFill>
                    <a:blip r:embed="rId47">
                      <a:extLst>
                        <a:ext uri="{28A0092B-C50C-407E-A947-70E740481C1C}">
                          <a14:useLocalDpi xmlns:a14="http://schemas.microsoft.com/office/drawing/2010/main" val="0"/>
                        </a:ext>
                      </a:extLst>
                    </a:blip>
                    <a:stretch>
                      <a:fillRect/>
                    </a:stretch>
                  </pic:blipFill>
                  <pic:spPr>
                    <a:xfrm>
                      <a:off x="0" y="0"/>
                      <a:ext cx="3670474" cy="4591608"/>
                    </a:xfrm>
                    <a:prstGeom prst="rect">
                      <a:avLst/>
                    </a:prstGeom>
                  </pic:spPr>
                </pic:pic>
              </a:graphicData>
            </a:graphic>
          </wp:inline>
        </w:drawing>
      </w:r>
    </w:p>
    <w:p w14:paraId="38B0A8AE" w14:textId="77777777" w:rsidR="009D2DC3" w:rsidRDefault="00F7520B" w:rsidP="00F7520B">
      <w:pPr>
        <w:pStyle w:val="Caption"/>
        <w:jc w:val="center"/>
      </w:pPr>
      <w:bookmarkStart w:id="422" w:name="_Ref453004794"/>
      <w:r>
        <w:t xml:space="preserve">Imagen </w:t>
      </w:r>
      <w:r>
        <w:fldChar w:fldCharType="begin"/>
      </w:r>
      <w:r>
        <w:instrText xml:space="preserve"> SEQ Imagen \* ARABIC </w:instrText>
      </w:r>
      <w:r>
        <w:fldChar w:fldCharType="separate"/>
      </w:r>
      <w:r w:rsidR="001B37D5">
        <w:rPr>
          <w:noProof/>
        </w:rPr>
        <w:t>1</w:t>
      </w:r>
      <w:r>
        <w:fldChar w:fldCharType="end"/>
      </w:r>
      <w:bookmarkEnd w:id="422"/>
    </w:p>
    <w:p w14:paraId="6C43E65D" w14:textId="77777777" w:rsidR="0013575C" w:rsidRPr="0013575C" w:rsidRDefault="0013575C" w:rsidP="009D2DC3">
      <w:pPr>
        <w:pStyle w:val="Caption"/>
      </w:pPr>
    </w:p>
    <w:p w14:paraId="03E95EBF" w14:textId="77777777" w:rsidR="004C77FC" w:rsidRDefault="00F7520B" w:rsidP="00711E64">
      <w:pPr>
        <w:rPr>
          <w:i/>
        </w:rPr>
      </w:pPr>
      <w:r>
        <w:lastRenderedPageBreak/>
        <w:t xml:space="preserve">Estos elementos se guardan en los metadatos que acompañaran a este documento por todo el flujo de trabajo de Nutch. Será utilizado posteriormente en el cálculo del </w:t>
      </w:r>
      <w:r>
        <w:rPr>
          <w:i/>
        </w:rPr>
        <w:t>score.</w:t>
      </w:r>
    </w:p>
    <w:p w14:paraId="2AE47AAA" w14:textId="77777777" w:rsidR="00936783" w:rsidDel="008E1D94" w:rsidRDefault="00936783" w:rsidP="00711E64">
      <w:pPr>
        <w:rPr>
          <w:del w:id="423" w:author="Francisco J Lopez Pellicer" w:date="2016-06-13T20:24:00Z"/>
          <w:i/>
        </w:rPr>
      </w:pPr>
    </w:p>
    <w:p w14:paraId="1A4284DB" w14:textId="77777777" w:rsidR="00583227" w:rsidRDefault="00583227" w:rsidP="00583227">
      <w:pPr>
        <w:keepNext/>
        <w:jc w:val="center"/>
      </w:pPr>
      <w:r>
        <w:rPr>
          <w:noProof/>
          <w:lang w:val="en-US" w:eastAsia="en-US"/>
        </w:rPr>
        <w:drawing>
          <wp:inline distT="0" distB="0" distL="0" distR="0" wp14:anchorId="02D53056" wp14:editId="47AC037F">
            <wp:extent cx="5029200" cy="6781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gcParseFilter.png"/>
                    <pic:cNvPicPr/>
                  </pic:nvPicPr>
                  <pic:blipFill>
                    <a:blip r:embed="rId48">
                      <a:extLst>
                        <a:ext uri="{28A0092B-C50C-407E-A947-70E740481C1C}">
                          <a14:useLocalDpi xmlns:a14="http://schemas.microsoft.com/office/drawing/2010/main" val="0"/>
                        </a:ext>
                      </a:extLst>
                    </a:blip>
                    <a:stretch>
                      <a:fillRect/>
                    </a:stretch>
                  </pic:blipFill>
                  <pic:spPr>
                    <a:xfrm>
                      <a:off x="0" y="0"/>
                      <a:ext cx="5029200" cy="6781800"/>
                    </a:xfrm>
                    <a:prstGeom prst="rect">
                      <a:avLst/>
                    </a:prstGeom>
                  </pic:spPr>
                </pic:pic>
              </a:graphicData>
            </a:graphic>
          </wp:inline>
        </w:drawing>
      </w:r>
    </w:p>
    <w:p w14:paraId="04EF88C6" w14:textId="77777777" w:rsidR="00936783" w:rsidRPr="00936783" w:rsidRDefault="00583227" w:rsidP="00583227">
      <w:pPr>
        <w:pStyle w:val="Caption"/>
        <w:jc w:val="center"/>
      </w:pPr>
      <w:r>
        <w:t xml:space="preserve">Figura </w:t>
      </w:r>
      <w:r>
        <w:fldChar w:fldCharType="begin"/>
      </w:r>
      <w:r>
        <w:instrText xml:space="preserve"> SEQ Figura \* ARABIC </w:instrText>
      </w:r>
      <w:r>
        <w:fldChar w:fldCharType="separate"/>
      </w:r>
      <w:r w:rsidR="001B37D5">
        <w:rPr>
          <w:noProof/>
        </w:rPr>
        <w:t>3</w:t>
      </w:r>
      <w:r>
        <w:fldChar w:fldCharType="end"/>
      </w:r>
    </w:p>
    <w:p w14:paraId="745EC4C8" w14:textId="77777777" w:rsidR="00513B82" w:rsidDel="008E1D94" w:rsidRDefault="00513B82" w:rsidP="00711E64">
      <w:pPr>
        <w:rPr>
          <w:del w:id="424" w:author="Francisco J Lopez Pellicer" w:date="2016-06-13T20:24:00Z"/>
          <w:i/>
        </w:rPr>
      </w:pPr>
    </w:p>
    <w:p w14:paraId="72B016FA" w14:textId="77777777" w:rsidR="004C77FC" w:rsidRPr="004C77FC" w:rsidRDefault="004C77FC" w:rsidP="000E56A9">
      <w:pPr>
        <w:pStyle w:val="ListBullet2"/>
        <w:pPrChange w:id="425" w:author="Francisco J Lopez Pellicer" w:date="2016-06-13T20:30:00Z">
          <w:pPr/>
        </w:pPrChange>
      </w:pPr>
      <w:r>
        <w:t xml:space="preserve">El código con las modificaciones comentadas puede consultarse en </w:t>
      </w:r>
      <w:r>
        <w:fldChar w:fldCharType="begin"/>
      </w:r>
      <w:r>
        <w:instrText xml:space="preserve"> REF _Ref453009080 \h </w:instrText>
      </w:r>
      <w:r>
        <w:fldChar w:fldCharType="separate"/>
      </w:r>
      <w:r w:rsidR="001B37D5">
        <w:t>Anexo D – Código de interés</w:t>
      </w:r>
      <w:r>
        <w:fldChar w:fldCharType="end"/>
      </w:r>
      <w:r>
        <w:t xml:space="preserve">. Concretamente en la clase </w:t>
      </w:r>
      <w:proofErr w:type="spellStart"/>
      <w:r w:rsidRPr="001B4FA1">
        <w:rPr>
          <w:rStyle w:val="FicherosycarpetasCar"/>
        </w:rPr>
        <w:t>OgcParseFilter</w:t>
      </w:r>
      <w:proofErr w:type="spellEnd"/>
      <w:r>
        <w:t>.</w:t>
      </w:r>
    </w:p>
    <w:p w14:paraId="686E6B6E" w14:textId="77777777" w:rsidR="004C77FC" w:rsidDel="008E1D94" w:rsidRDefault="004C77FC" w:rsidP="00711E64">
      <w:pPr>
        <w:rPr>
          <w:del w:id="426" w:author="Francisco J Lopez Pellicer" w:date="2016-06-13T20:24:00Z"/>
        </w:rPr>
      </w:pPr>
    </w:p>
    <w:p w14:paraId="6F1C497A" w14:textId="77777777" w:rsidR="00A26AB6" w:rsidRDefault="004321AA" w:rsidP="00513B82">
      <w:pPr>
        <w:pStyle w:val="Heading3"/>
        <w:numPr>
          <w:ilvl w:val="2"/>
          <w:numId w:val="1"/>
        </w:numPr>
      </w:pPr>
      <w:bookmarkStart w:id="427" w:name="_Toc453002204"/>
      <w:bookmarkStart w:id="428" w:name="_Toc453500355"/>
      <w:proofErr w:type="spellStart"/>
      <w:r>
        <w:t>OgcIndexingFilter</w:t>
      </w:r>
      <w:bookmarkEnd w:id="427"/>
      <w:bookmarkEnd w:id="428"/>
      <w:proofErr w:type="spellEnd"/>
    </w:p>
    <w:p w14:paraId="2B3BCA74" w14:textId="77777777" w:rsidR="00A26AB6" w:rsidRDefault="00A26AB6" w:rsidP="00A26AB6">
      <w:r>
        <w:t xml:space="preserve">Este segundo </w:t>
      </w:r>
      <w:proofErr w:type="spellStart"/>
      <w:r w:rsidRPr="00A26AB6">
        <w:rPr>
          <w:i/>
        </w:rPr>
        <w:t>plugin</w:t>
      </w:r>
      <w:proofErr w:type="spellEnd"/>
      <w:r>
        <w:t xml:space="preserve"> explota el punto de extensión </w:t>
      </w:r>
      <w:proofErr w:type="spellStart"/>
      <w:r w:rsidR="00ED413F">
        <w:rPr>
          <w:i/>
        </w:rPr>
        <w:t>IndexingFilter</w:t>
      </w:r>
      <w:proofErr w:type="spellEnd"/>
      <w:r>
        <w:t xml:space="preserve">. </w:t>
      </w:r>
      <w:r w:rsidR="00125678">
        <w:t>Este punto de extensión es fundamental para indicar a Nutch si queremos que el documento que se está filtrando tiene que ser indexado o no.</w:t>
      </w:r>
    </w:p>
    <w:p w14:paraId="2FD284CE" w14:textId="77777777" w:rsidR="00A26AB6" w:rsidDel="008E1D94" w:rsidRDefault="00A26AB6" w:rsidP="00A26AB6">
      <w:pPr>
        <w:rPr>
          <w:del w:id="429" w:author="Francisco J Lopez Pellicer" w:date="2016-06-13T20:24:00Z"/>
        </w:rPr>
      </w:pPr>
    </w:p>
    <w:p w14:paraId="3A3DA34F" w14:textId="77777777" w:rsidR="00A26AB6" w:rsidRDefault="00125678" w:rsidP="00A26AB6">
      <w:r>
        <w:t xml:space="preserve">Para ellos se analizan los metadatos para buscar si en el </w:t>
      </w:r>
      <w:proofErr w:type="spellStart"/>
      <w:r w:rsidRPr="00125678">
        <w:rPr>
          <w:i/>
        </w:rPr>
        <w:t>plugin</w:t>
      </w:r>
      <w:proofErr w:type="spellEnd"/>
      <w:r>
        <w:t xml:space="preserve"> anterior se ha marcado el documento como un documento OGC. Si este campo está en los metadatos el documento se indexará.</w:t>
      </w:r>
    </w:p>
    <w:p w14:paraId="69AEEAAF" w14:textId="77777777" w:rsidR="00A26AB6" w:rsidRDefault="00A26AB6" w:rsidP="000E56A9">
      <w:pPr>
        <w:pStyle w:val="ListBullet2"/>
        <w:rPr>
          <w:i/>
          <w:shd w:val="clear" w:color="auto" w:fill="E7E6E6" w:themeFill="background2"/>
        </w:rPr>
        <w:pPrChange w:id="430" w:author="Francisco J Lopez Pellicer" w:date="2016-06-13T20:30:00Z">
          <w:pPr/>
        </w:pPrChange>
      </w:pPr>
      <w:r>
        <w:t xml:space="preserve">En este caso la interfaz que se extiende es </w:t>
      </w:r>
      <w:proofErr w:type="spellStart"/>
      <w:r w:rsidR="00125678" w:rsidRPr="001B4FA1">
        <w:rPr>
          <w:rStyle w:val="FicherosycarpetasCar"/>
        </w:rPr>
        <w:t>Inde</w:t>
      </w:r>
      <w:r w:rsidR="00812585" w:rsidRPr="001B4FA1">
        <w:rPr>
          <w:rStyle w:val="FicherosycarpetasCar"/>
        </w:rPr>
        <w:t>xingFilter</w:t>
      </w:r>
      <w:proofErr w:type="spellEnd"/>
      <w:r w:rsidR="00812585">
        <w:t>. A continuación, se puede ver el código de la interfaz.</w:t>
      </w:r>
      <w:r w:rsidR="00125678">
        <w:rPr>
          <w:i/>
          <w:shd w:val="clear" w:color="auto" w:fill="E7E6E6" w:themeFill="background2"/>
        </w:rPr>
        <w:t xml:space="preserve"> </w:t>
      </w:r>
    </w:p>
    <w:p w14:paraId="766E255F" w14:textId="77777777" w:rsidR="00125678" w:rsidDel="008E1D94" w:rsidRDefault="00125678" w:rsidP="00125678">
      <w:pPr>
        <w:rPr>
          <w:del w:id="431" w:author="Francisco J Lopez Pellicer" w:date="2016-06-13T20:24:00Z"/>
        </w:rPr>
      </w:pPr>
    </w:p>
    <w:bookmarkStart w:id="432" w:name="_MON_1526750130"/>
    <w:bookmarkEnd w:id="432"/>
    <w:p w14:paraId="7A9C99A1" w14:textId="77777777" w:rsidR="00812585" w:rsidRDefault="00812585" w:rsidP="00812585">
      <w:pPr>
        <w:keepNext/>
      </w:pPr>
      <w:r>
        <w:object w:dxaOrig="8504" w:dyaOrig="6473" w14:anchorId="24C94643">
          <v:shape id="_x0000_i1033" type="#_x0000_t75" style="width:425.6pt;height:323.55pt" o:ole="">
            <v:imagedata r:id="rId49" o:title=""/>
          </v:shape>
          <o:OLEObject Type="Embed" ProgID="Word.OpenDocumentText.12" ShapeID="_x0000_i1033" DrawAspect="Content" ObjectID="_1527355193" r:id="rId50"/>
        </w:object>
      </w:r>
    </w:p>
    <w:p w14:paraId="64BEB9E2" w14:textId="77777777" w:rsidR="00812585" w:rsidRDefault="00812585" w:rsidP="00812585">
      <w:pPr>
        <w:pStyle w:val="Caption"/>
      </w:pPr>
      <w:r>
        <w:t xml:space="preserve">Ejemplo </w:t>
      </w:r>
      <w:r>
        <w:fldChar w:fldCharType="begin"/>
      </w:r>
      <w:r>
        <w:instrText xml:space="preserve"> SEQ Ejemplo \* ARABIC </w:instrText>
      </w:r>
      <w:r>
        <w:fldChar w:fldCharType="separate"/>
      </w:r>
      <w:r w:rsidR="001B37D5">
        <w:rPr>
          <w:noProof/>
        </w:rPr>
        <w:t>11</w:t>
      </w:r>
      <w:r>
        <w:fldChar w:fldCharType="end"/>
      </w:r>
    </w:p>
    <w:p w14:paraId="03EE11CF" w14:textId="77777777" w:rsidR="00812585" w:rsidDel="008E1D94" w:rsidRDefault="00812585" w:rsidP="00812585">
      <w:pPr>
        <w:rPr>
          <w:del w:id="433" w:author="Francisco J Lopez Pellicer" w:date="2016-06-13T20:24:00Z"/>
        </w:rPr>
      </w:pPr>
    </w:p>
    <w:p w14:paraId="5F2DEB98" w14:textId="77777777" w:rsidR="00812585" w:rsidRDefault="00812585" w:rsidP="00812585">
      <w:r>
        <w:t xml:space="preserve">Los metadatos pueden ser accedidos a través del objeto </w:t>
      </w:r>
      <w:r>
        <w:rPr>
          <w:i/>
        </w:rPr>
        <w:t>Parse</w:t>
      </w:r>
      <w:r>
        <w:t>. Conos se ha comentado antes se analizan esos elementos para determinar si se debe indexar o no.</w:t>
      </w:r>
    </w:p>
    <w:p w14:paraId="7FB4054D" w14:textId="77777777" w:rsidR="00812585" w:rsidDel="008E1D94" w:rsidRDefault="00812585" w:rsidP="00812585">
      <w:pPr>
        <w:rPr>
          <w:del w:id="434" w:author="Francisco J Lopez Pellicer" w:date="2016-06-13T20:24:00Z"/>
        </w:rPr>
      </w:pPr>
    </w:p>
    <w:p w14:paraId="383C4812" w14:textId="77777777" w:rsidR="00812585" w:rsidRDefault="00812585" w:rsidP="00812585">
      <w:pPr>
        <w:rPr>
          <w:i/>
        </w:rPr>
      </w:pPr>
      <w:r>
        <w:t xml:space="preserve">En caso de que se deba indexar, el método debe devolver el objeto </w:t>
      </w:r>
      <w:proofErr w:type="spellStart"/>
      <w:r w:rsidR="004C77FC">
        <w:rPr>
          <w:i/>
        </w:rPr>
        <w:t>NutchDocument</w:t>
      </w:r>
      <w:proofErr w:type="spellEnd"/>
      <w:r w:rsidR="004C77FC">
        <w:t xml:space="preserve"> </w:t>
      </w:r>
      <w:r>
        <w:t xml:space="preserve">con las modificaciones que le hayamos realizado, en nuestro caso trasvasamos los metadatos desde el objeto </w:t>
      </w:r>
      <w:proofErr w:type="spellStart"/>
      <w:r>
        <w:rPr>
          <w:i/>
        </w:rPr>
        <w:t>Parse</w:t>
      </w:r>
      <w:proofErr w:type="spellEnd"/>
      <w:r>
        <w:t xml:space="preserve"> al objeto </w:t>
      </w:r>
      <w:proofErr w:type="spellStart"/>
      <w:r w:rsidR="004C77FC">
        <w:rPr>
          <w:i/>
        </w:rPr>
        <w:t>NutchDocument</w:t>
      </w:r>
      <w:proofErr w:type="spellEnd"/>
      <w:r w:rsidR="004C77FC">
        <w:rPr>
          <w:i/>
        </w:rPr>
        <w:t xml:space="preserve">. </w:t>
      </w:r>
    </w:p>
    <w:p w14:paraId="7BA59FFF" w14:textId="77777777" w:rsidR="004C77FC" w:rsidDel="008E1D94" w:rsidRDefault="004C77FC" w:rsidP="00812585">
      <w:pPr>
        <w:rPr>
          <w:del w:id="435" w:author="Francisco J Lopez Pellicer" w:date="2016-06-13T20:24:00Z"/>
          <w:i/>
        </w:rPr>
      </w:pPr>
    </w:p>
    <w:p w14:paraId="1BF7E217" w14:textId="77777777" w:rsidR="004C77FC" w:rsidRDefault="004C77FC" w:rsidP="00812585">
      <w:r w:rsidRPr="004C77FC">
        <w:t>A través de este objeto los metadatos serán propagados por el resto del flujo de trabajo.</w:t>
      </w:r>
      <w:r>
        <w:t xml:space="preserve"> </w:t>
      </w:r>
    </w:p>
    <w:p w14:paraId="0FA947ED" w14:textId="77777777" w:rsidR="004C77FC" w:rsidDel="008E1D94" w:rsidRDefault="004C77FC" w:rsidP="00812585">
      <w:pPr>
        <w:rPr>
          <w:del w:id="436" w:author="Francisco J Lopez Pellicer" w:date="2016-06-13T20:24:00Z"/>
        </w:rPr>
      </w:pPr>
    </w:p>
    <w:p w14:paraId="6C391215" w14:textId="77777777" w:rsidR="004C77FC" w:rsidRDefault="004C77FC" w:rsidP="00812585">
      <w:r>
        <w:t xml:space="preserve">En caso de que no queramos que se indexe, debemos devolver </w:t>
      </w:r>
      <w:proofErr w:type="spellStart"/>
      <w:r w:rsidRPr="004C77FC">
        <w:rPr>
          <w:i/>
        </w:rPr>
        <w:t>null</w:t>
      </w:r>
      <w:proofErr w:type="spellEnd"/>
      <w:r>
        <w:rPr>
          <w:i/>
        </w:rPr>
        <w:t>.</w:t>
      </w:r>
      <w:r w:rsidRPr="004C77FC">
        <w:t xml:space="preserve"> Esto será suficiente para que el documento pase a no tenerse en cuenta en la fase de indexado.</w:t>
      </w:r>
    </w:p>
    <w:p w14:paraId="6477984D" w14:textId="77777777" w:rsidR="004C77FC" w:rsidDel="008E1D94" w:rsidRDefault="004C77FC" w:rsidP="00812585">
      <w:pPr>
        <w:rPr>
          <w:del w:id="437" w:author="Francisco J Lopez Pellicer" w:date="2016-06-13T20:24:00Z"/>
        </w:rPr>
      </w:pPr>
    </w:p>
    <w:p w14:paraId="5B1AB8BC" w14:textId="77777777" w:rsidR="004C77FC" w:rsidRDefault="004C77FC" w:rsidP="00812585">
      <w:r>
        <w:t xml:space="preserve">Es importante recordar que estos filtros que se han comentado son llamados por cada documento a procesar, siguiendo una arquitectura de </w:t>
      </w:r>
      <w:proofErr w:type="spellStart"/>
      <w:r>
        <w:t>Map</w:t>
      </w:r>
      <w:proofErr w:type="spellEnd"/>
      <w:r>
        <w:t>-Reduce.</w:t>
      </w:r>
    </w:p>
    <w:p w14:paraId="2B2DDA51" w14:textId="77777777" w:rsidR="00936783" w:rsidDel="008E1D94" w:rsidRDefault="00936783" w:rsidP="00812585">
      <w:pPr>
        <w:rPr>
          <w:del w:id="438" w:author="Francisco J Lopez Pellicer" w:date="2016-06-13T20:24:00Z"/>
        </w:rPr>
      </w:pPr>
    </w:p>
    <w:p w14:paraId="191D1CFC" w14:textId="77777777" w:rsidR="00936783" w:rsidRDefault="00936783" w:rsidP="00936783">
      <w:pPr>
        <w:keepNext/>
        <w:jc w:val="center"/>
      </w:pPr>
      <w:r>
        <w:rPr>
          <w:noProof/>
          <w:lang w:val="en-US" w:eastAsia="en-US"/>
        </w:rPr>
        <w:drawing>
          <wp:inline distT="0" distB="0" distL="0" distR="0" wp14:anchorId="324FF90C" wp14:editId="41121CC6">
            <wp:extent cx="4867275" cy="5133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fghfg.png"/>
                    <pic:cNvPicPr/>
                  </pic:nvPicPr>
                  <pic:blipFill>
                    <a:blip r:embed="rId51">
                      <a:extLst>
                        <a:ext uri="{28A0092B-C50C-407E-A947-70E740481C1C}">
                          <a14:useLocalDpi xmlns:a14="http://schemas.microsoft.com/office/drawing/2010/main" val="0"/>
                        </a:ext>
                      </a:extLst>
                    </a:blip>
                    <a:stretch>
                      <a:fillRect/>
                    </a:stretch>
                  </pic:blipFill>
                  <pic:spPr>
                    <a:xfrm>
                      <a:off x="0" y="0"/>
                      <a:ext cx="4867275" cy="5133975"/>
                    </a:xfrm>
                    <a:prstGeom prst="rect">
                      <a:avLst/>
                    </a:prstGeom>
                  </pic:spPr>
                </pic:pic>
              </a:graphicData>
            </a:graphic>
          </wp:inline>
        </w:drawing>
      </w:r>
    </w:p>
    <w:p w14:paraId="0CEDB4EF" w14:textId="77777777" w:rsidR="00936783" w:rsidRDefault="00936783" w:rsidP="00936783">
      <w:pPr>
        <w:pStyle w:val="Caption"/>
        <w:jc w:val="center"/>
      </w:pPr>
      <w:r>
        <w:t xml:space="preserve">Figura </w:t>
      </w:r>
      <w:r>
        <w:fldChar w:fldCharType="begin"/>
      </w:r>
      <w:r>
        <w:instrText xml:space="preserve"> SEQ Figura \* ARABIC </w:instrText>
      </w:r>
      <w:r>
        <w:fldChar w:fldCharType="separate"/>
      </w:r>
      <w:r w:rsidR="001B37D5">
        <w:rPr>
          <w:noProof/>
        </w:rPr>
        <w:t>4</w:t>
      </w:r>
      <w:r>
        <w:fldChar w:fldCharType="end"/>
      </w:r>
    </w:p>
    <w:p w14:paraId="1642EFF2" w14:textId="77777777" w:rsidR="004C77FC" w:rsidDel="008E1D94" w:rsidRDefault="004C77FC" w:rsidP="00812585">
      <w:pPr>
        <w:rPr>
          <w:del w:id="439" w:author="Francisco J Lopez Pellicer" w:date="2016-06-13T20:24:00Z"/>
        </w:rPr>
      </w:pPr>
    </w:p>
    <w:p w14:paraId="20FBD675" w14:textId="77777777" w:rsidR="004C77FC" w:rsidRDefault="004C77FC" w:rsidP="000E56A9">
      <w:pPr>
        <w:pStyle w:val="ListBullet2"/>
        <w:pPrChange w:id="440" w:author="Francisco J Lopez Pellicer" w:date="2016-06-13T20:30:00Z">
          <w:pPr/>
        </w:pPrChange>
      </w:pPr>
      <w:r>
        <w:t xml:space="preserve">El código con las modificaciones comentadas puede consultarse en </w:t>
      </w:r>
      <w:r>
        <w:fldChar w:fldCharType="begin"/>
      </w:r>
      <w:r>
        <w:instrText xml:space="preserve"> REF _Ref453009080 \h </w:instrText>
      </w:r>
      <w:r>
        <w:fldChar w:fldCharType="separate"/>
      </w:r>
      <w:r w:rsidR="001B37D5">
        <w:t>Anexo D – Código de interés</w:t>
      </w:r>
      <w:r>
        <w:fldChar w:fldCharType="end"/>
      </w:r>
      <w:r>
        <w:t xml:space="preserve">. Concretamente en la clase </w:t>
      </w:r>
      <w:proofErr w:type="spellStart"/>
      <w:r w:rsidRPr="001B4FA1">
        <w:rPr>
          <w:rStyle w:val="FicherosycarpetasCar"/>
        </w:rPr>
        <w:t>OgcIndexingFilter</w:t>
      </w:r>
      <w:proofErr w:type="spellEnd"/>
      <w:r>
        <w:t>.</w:t>
      </w:r>
    </w:p>
    <w:p w14:paraId="785EFB2D" w14:textId="77777777" w:rsidR="00513B82" w:rsidRPr="00513B82" w:rsidRDefault="004A7F92" w:rsidP="00820CC0">
      <w:pPr>
        <w:pStyle w:val="Heading3"/>
        <w:numPr>
          <w:ilvl w:val="2"/>
          <w:numId w:val="1"/>
        </w:numPr>
      </w:pPr>
      <w:bookmarkStart w:id="441" w:name="_Toc453500356"/>
      <w:proofErr w:type="spellStart"/>
      <w:r>
        <w:t>SharkScoringFilter</w:t>
      </w:r>
      <w:bookmarkEnd w:id="441"/>
      <w:proofErr w:type="spellEnd"/>
    </w:p>
    <w:p w14:paraId="6ED6E1C9" w14:textId="77777777" w:rsidR="00D96CF3" w:rsidRDefault="00513B82" w:rsidP="00513B82">
      <w:r>
        <w:t xml:space="preserve">Este </w:t>
      </w:r>
      <w:proofErr w:type="spellStart"/>
      <w:r w:rsidRPr="00513B82">
        <w:rPr>
          <w:i/>
        </w:rPr>
        <w:t>plugin</w:t>
      </w:r>
      <w:proofErr w:type="spellEnd"/>
      <w:r>
        <w:t xml:space="preserve"> explota el punto de extensión </w:t>
      </w:r>
      <w:proofErr w:type="spellStart"/>
      <w:r w:rsidRPr="00513B82">
        <w:rPr>
          <w:i/>
        </w:rPr>
        <w:t>ScoringFilter</w:t>
      </w:r>
      <w:proofErr w:type="spellEnd"/>
      <w:r>
        <w:t xml:space="preserve">. Este punto de extensión es fundamental para la tarea de conseguir que un </w:t>
      </w:r>
      <w:r w:rsidRPr="00513B82">
        <w:rPr>
          <w:i/>
        </w:rPr>
        <w:t>crawler</w:t>
      </w:r>
      <w:r>
        <w:t xml:space="preserve"> sea de verdad enfocado. </w:t>
      </w:r>
    </w:p>
    <w:p w14:paraId="44A0C059" w14:textId="77777777" w:rsidR="00D96CF3" w:rsidDel="008E1D94" w:rsidRDefault="00D96CF3" w:rsidP="00513B82">
      <w:pPr>
        <w:rPr>
          <w:del w:id="442" w:author="Francisco J Lopez Pellicer" w:date="2016-06-13T20:24:00Z"/>
        </w:rPr>
      </w:pPr>
    </w:p>
    <w:p w14:paraId="65FFF890" w14:textId="77777777" w:rsidR="00513B82" w:rsidRDefault="00513B82" w:rsidP="00513B82">
      <w:r>
        <w:t>Actúa en la mayoría de las tareas de Nutch para modificar el score del</w:t>
      </w:r>
      <w:r w:rsidR="00D96CF3">
        <w:t xml:space="preserve"> documento está siendo procesado. Dependiendo de la tarea en la que se encuentra contamos con una información u otra para alterar el </w:t>
      </w:r>
      <w:r w:rsidR="00D96CF3">
        <w:rPr>
          <w:i/>
        </w:rPr>
        <w:t>score</w:t>
      </w:r>
      <w:r w:rsidR="00D96CF3">
        <w:t xml:space="preserve"> de un documento.</w:t>
      </w:r>
    </w:p>
    <w:p w14:paraId="27EF8B2C" w14:textId="77777777" w:rsidR="001B4FA1" w:rsidDel="008E1D94" w:rsidRDefault="001B4FA1" w:rsidP="00513B82">
      <w:pPr>
        <w:rPr>
          <w:del w:id="443" w:author="Francisco J Lopez Pellicer" w:date="2016-06-13T20:24:00Z"/>
        </w:rPr>
      </w:pPr>
    </w:p>
    <w:p w14:paraId="2BBAEF2D" w14:textId="77777777" w:rsidR="00D96CF3" w:rsidRPr="00D96CF3" w:rsidRDefault="001B4FA1" w:rsidP="00513B82">
      <w:r>
        <w:t xml:space="preserve">Dependiendo del </w:t>
      </w:r>
      <w:r>
        <w:rPr>
          <w:i/>
        </w:rPr>
        <w:t>score</w:t>
      </w:r>
      <w:r>
        <w:t xml:space="preserve"> de un documento, este será seleccionado o no en la fase de </w:t>
      </w:r>
      <w:proofErr w:type="spellStart"/>
      <w:r>
        <w:rPr>
          <w:i/>
        </w:rPr>
        <w:t>fetch</w:t>
      </w:r>
      <w:proofErr w:type="spellEnd"/>
      <w:r>
        <w:t xml:space="preserve"> para su procesamiento.</w:t>
      </w:r>
    </w:p>
    <w:p w14:paraId="3D76632B" w14:textId="77777777" w:rsidR="00513B82" w:rsidDel="008E1D94" w:rsidRDefault="00513B82" w:rsidP="00513B82">
      <w:pPr>
        <w:rPr>
          <w:del w:id="444" w:author="Francisco J Lopez Pellicer" w:date="2016-06-13T20:24:00Z"/>
        </w:rPr>
      </w:pPr>
    </w:p>
    <w:p w14:paraId="01C74FF4" w14:textId="77777777" w:rsidR="00513B82" w:rsidRDefault="001D4C11" w:rsidP="000E56A9">
      <w:pPr>
        <w:pStyle w:val="ListBullet2"/>
        <w:rPr>
          <w:shd w:val="clear" w:color="auto" w:fill="E7E6E6" w:themeFill="background2"/>
        </w:rPr>
        <w:pPrChange w:id="445" w:author="Francisco J Lopez Pellicer" w:date="2016-06-13T20:30:00Z">
          <w:pPr/>
        </w:pPrChange>
      </w:pPr>
      <w:r>
        <w:t>L</w:t>
      </w:r>
      <w:r w:rsidR="00513B82">
        <w:t xml:space="preserve">a interfaz que se extiende </w:t>
      </w:r>
      <w:r>
        <w:t xml:space="preserve">la implementación que se ha realizado para este trabajo </w:t>
      </w:r>
      <w:r w:rsidR="00513B82">
        <w:t xml:space="preserve">es </w:t>
      </w:r>
      <w:proofErr w:type="spellStart"/>
      <w:r w:rsidRPr="001B4FA1">
        <w:rPr>
          <w:rStyle w:val="FicherosycarpetasCar"/>
        </w:rPr>
        <w:t>ScoringFilter</w:t>
      </w:r>
      <w:proofErr w:type="spellEnd"/>
      <w:r w:rsidR="00513B82" w:rsidRPr="001D4C11">
        <w:rPr>
          <w:shd w:val="clear" w:color="auto" w:fill="E7E6E6" w:themeFill="background2"/>
        </w:rPr>
        <w:t>.</w:t>
      </w:r>
    </w:p>
    <w:p w14:paraId="5652E342" w14:textId="77777777" w:rsidR="00513B82" w:rsidDel="008E1D94" w:rsidRDefault="00513B82" w:rsidP="00513B82">
      <w:pPr>
        <w:rPr>
          <w:del w:id="446" w:author="Francisco J Lopez Pellicer" w:date="2016-06-13T20:24:00Z"/>
          <w:shd w:val="clear" w:color="auto" w:fill="E7E6E6" w:themeFill="background2"/>
        </w:rPr>
      </w:pPr>
    </w:p>
    <w:bookmarkStart w:id="447" w:name="_MON_1526809363"/>
    <w:bookmarkEnd w:id="447"/>
    <w:p w14:paraId="44E54DD8" w14:textId="77777777" w:rsidR="007D10E2" w:rsidRDefault="007D10E2" w:rsidP="007D10E2">
      <w:pPr>
        <w:keepNext/>
      </w:pPr>
      <w:r>
        <w:rPr>
          <w:shd w:val="clear" w:color="auto" w:fill="E7E6E6" w:themeFill="background2"/>
        </w:rPr>
        <w:object w:dxaOrig="8504" w:dyaOrig="9286" w14:anchorId="041B79F7">
          <v:shape id="_x0000_i1034" type="#_x0000_t75" style="width:425.6pt;height:464.8pt" o:ole="">
            <v:imagedata r:id="rId52" o:title=""/>
          </v:shape>
          <o:OLEObject Type="Embed" ProgID="Word.OpenDocumentText.12" ShapeID="_x0000_i1034" DrawAspect="Content" ObjectID="_1527355194" r:id="rId53"/>
        </w:object>
      </w:r>
    </w:p>
    <w:p w14:paraId="2BE83368" w14:textId="77777777" w:rsidR="00513B82" w:rsidRDefault="007D10E2" w:rsidP="007D10E2">
      <w:pPr>
        <w:pStyle w:val="Caption"/>
        <w:rPr>
          <w:shd w:val="clear" w:color="auto" w:fill="E7E6E6" w:themeFill="background2"/>
        </w:rPr>
      </w:pPr>
      <w:bookmarkStart w:id="448" w:name="_Ref453067961"/>
      <w:r>
        <w:t xml:space="preserve">Ejemplo </w:t>
      </w:r>
      <w:r>
        <w:fldChar w:fldCharType="begin"/>
      </w:r>
      <w:r>
        <w:instrText xml:space="preserve"> SEQ Ejemplo \* ARABIC </w:instrText>
      </w:r>
      <w:r>
        <w:fldChar w:fldCharType="separate"/>
      </w:r>
      <w:r w:rsidR="001B37D5">
        <w:rPr>
          <w:noProof/>
        </w:rPr>
        <w:t>12</w:t>
      </w:r>
      <w:r>
        <w:fldChar w:fldCharType="end"/>
      </w:r>
      <w:bookmarkEnd w:id="448"/>
    </w:p>
    <w:p w14:paraId="0608F1C1" w14:textId="77777777" w:rsidR="007D10E2" w:rsidDel="008E1D94" w:rsidRDefault="007D10E2" w:rsidP="00513B82">
      <w:pPr>
        <w:rPr>
          <w:del w:id="449" w:author="Francisco J Lopez Pellicer" w:date="2016-06-13T20:24:00Z"/>
          <w:shd w:val="clear" w:color="auto" w:fill="E7E6E6" w:themeFill="background2"/>
        </w:rPr>
      </w:pPr>
    </w:p>
    <w:p w14:paraId="202F2BD8" w14:textId="77777777" w:rsidR="007D10E2" w:rsidRDefault="007D10E2" w:rsidP="00513B82">
      <w:r>
        <w:t xml:space="preserve">Como se puede ver en el </w:t>
      </w:r>
      <w:r>
        <w:fldChar w:fldCharType="begin"/>
      </w:r>
      <w:r>
        <w:instrText xml:space="preserve"> REF _Ref453067961 \h </w:instrText>
      </w:r>
      <w:r>
        <w:fldChar w:fldCharType="separate"/>
      </w:r>
      <w:r w:rsidR="001B37D5">
        <w:t xml:space="preserve">Ejemplo </w:t>
      </w:r>
      <w:r w:rsidR="001B37D5">
        <w:rPr>
          <w:noProof/>
        </w:rPr>
        <w:t>12</w:t>
      </w:r>
      <w:r>
        <w:fldChar w:fldCharType="end"/>
      </w:r>
      <w:r w:rsidR="00513B82">
        <w:t>, esta interfaz tiene un</w:t>
      </w:r>
      <w:r>
        <w:t xml:space="preserve"> número más elevado de</w:t>
      </w:r>
      <w:r w:rsidR="00513B82">
        <w:t xml:space="preserve"> método</w:t>
      </w:r>
      <w:r>
        <w:t>s</w:t>
      </w:r>
      <w:r w:rsidR="00513B82">
        <w:t xml:space="preserve"> </w:t>
      </w:r>
      <w:r>
        <w:t xml:space="preserve">respecto a las comentadas anteriormente en la implementación de otros </w:t>
      </w:r>
      <w:r>
        <w:rPr>
          <w:i/>
        </w:rPr>
        <w:t>plugins</w:t>
      </w:r>
      <w:r w:rsidR="00513B82">
        <w:t>.</w:t>
      </w:r>
    </w:p>
    <w:p w14:paraId="4CB1AFD2" w14:textId="77777777" w:rsidR="007D10E2" w:rsidDel="008E1D94" w:rsidRDefault="007D10E2" w:rsidP="00513B82">
      <w:pPr>
        <w:rPr>
          <w:del w:id="450" w:author="Francisco J Lopez Pellicer" w:date="2016-06-13T20:24:00Z"/>
        </w:rPr>
      </w:pPr>
    </w:p>
    <w:p w14:paraId="57B2E786" w14:textId="77777777" w:rsidR="00513B82" w:rsidRDefault="00513B82" w:rsidP="00513B82">
      <w:r>
        <w:t xml:space="preserve">Dentro de </w:t>
      </w:r>
      <w:r w:rsidR="007D10E2">
        <w:t>cada uno de ellos, s</w:t>
      </w:r>
      <w:r>
        <w:t>e realiza la implementación que se desee</w:t>
      </w:r>
      <w:r w:rsidR="007D10E2">
        <w:t xml:space="preserve"> para el punto concreto en el que actúan.</w:t>
      </w:r>
    </w:p>
    <w:p w14:paraId="0568F087" w14:textId="77777777" w:rsidR="007D10E2" w:rsidDel="008E1D94" w:rsidRDefault="007D10E2" w:rsidP="00513B82">
      <w:pPr>
        <w:rPr>
          <w:del w:id="451" w:author="Francisco J Lopez Pellicer" w:date="2016-06-13T20:25:00Z"/>
        </w:rPr>
      </w:pPr>
    </w:p>
    <w:p w14:paraId="25E00D4A" w14:textId="77777777" w:rsidR="004023A8" w:rsidRDefault="007D10E2" w:rsidP="00513B82">
      <w:r>
        <w:t xml:space="preserve">A continuación, se va a explicar en qué fase del flujo de trabajo de Nutch actúa cada uno. </w:t>
      </w:r>
    </w:p>
    <w:p w14:paraId="1F6A83BC" w14:textId="77777777" w:rsidR="007D10E2" w:rsidDel="008E1D94" w:rsidRDefault="007D10E2" w:rsidP="00513B82">
      <w:pPr>
        <w:rPr>
          <w:del w:id="452" w:author="Francisco J Lopez Pellicer" w:date="2016-06-13T20:25:00Z"/>
        </w:rPr>
      </w:pPr>
    </w:p>
    <w:p w14:paraId="544C9172" w14:textId="77777777" w:rsidR="004023A8" w:rsidRDefault="007D10E2" w:rsidP="004023A8">
      <w:pPr>
        <w:pStyle w:val="Heading4"/>
      </w:pPr>
      <w:proofErr w:type="spellStart"/>
      <w:r>
        <w:t>InjectedScore</w:t>
      </w:r>
      <w:proofErr w:type="spellEnd"/>
    </w:p>
    <w:p w14:paraId="1874AD90" w14:textId="77777777" w:rsidR="004023A8" w:rsidDel="008E1D94" w:rsidRDefault="004023A8" w:rsidP="004023A8">
      <w:pPr>
        <w:rPr>
          <w:del w:id="453" w:author="Francisco J Lopez Pellicer" w:date="2016-06-13T20:25:00Z"/>
          <w:rFonts w:ascii="Courier New" w:hAnsi="Courier New" w:cs="Courier New"/>
          <w:color w:val="3F5FBF"/>
          <w:sz w:val="20"/>
          <w:szCs w:val="20"/>
          <w:lang w:val="es-ES" w:eastAsia="es-ES"/>
        </w:rPr>
      </w:pPr>
    </w:p>
    <w:p w14:paraId="4F333D69" w14:textId="77777777" w:rsidR="004023A8" w:rsidRDefault="004023A8" w:rsidP="00CB6ACA">
      <w:pPr>
        <w:ind w:left="708"/>
      </w:pPr>
      <w:r>
        <w:t xml:space="preserve">Con este método se puede establecer un </w:t>
      </w:r>
      <w:r>
        <w:rPr>
          <w:i/>
        </w:rPr>
        <w:t>score</w:t>
      </w:r>
      <w:r>
        <w:t xml:space="preserve"> inicial para las páginas nuevas que son inyectadas. Las páginas inyectadas pueden no tener links de entrada o </w:t>
      </w:r>
      <w:proofErr w:type="spellStart"/>
      <w:r>
        <w:rPr>
          <w:i/>
        </w:rPr>
        <w:t>inlinks</w:t>
      </w:r>
      <w:proofErr w:type="spellEnd"/>
      <w:r>
        <w:t xml:space="preserve">. </w:t>
      </w:r>
    </w:p>
    <w:p w14:paraId="7BC7C5A6" w14:textId="77777777" w:rsidR="004023A8" w:rsidDel="008E1D94" w:rsidRDefault="004023A8" w:rsidP="00CB6ACA">
      <w:pPr>
        <w:ind w:left="708"/>
        <w:rPr>
          <w:del w:id="454" w:author="Francisco J Lopez Pellicer" w:date="2016-06-13T20:25:00Z"/>
        </w:rPr>
      </w:pPr>
    </w:p>
    <w:p w14:paraId="39F66FB6" w14:textId="77777777" w:rsidR="004023A8" w:rsidRDefault="004023A8" w:rsidP="00CB6ACA">
      <w:pPr>
        <w:ind w:left="708"/>
      </w:pPr>
      <w:r>
        <w:t>Por esta razón es recomendable darle un valor que no sea cero para darles un crédito inicial a las páginas inyectadas.</w:t>
      </w:r>
    </w:p>
    <w:p w14:paraId="3E285D14" w14:textId="77777777" w:rsidR="004023A8" w:rsidDel="008E1D94" w:rsidRDefault="004023A8" w:rsidP="00CB6ACA">
      <w:pPr>
        <w:ind w:left="708"/>
        <w:rPr>
          <w:del w:id="455" w:author="Francisco J Lopez Pellicer" w:date="2016-06-13T20:25:00Z"/>
        </w:rPr>
      </w:pPr>
    </w:p>
    <w:p w14:paraId="2D879871" w14:textId="77777777" w:rsidR="004023A8" w:rsidRDefault="004023A8" w:rsidP="00CB6ACA">
      <w:pPr>
        <w:ind w:left="708"/>
        <w:rPr>
          <w:i/>
        </w:rPr>
      </w:pPr>
      <w:r>
        <w:t xml:space="preserve">En este trabajo, las páginas inyectadas son las semillas con las que se inicia el proceso de </w:t>
      </w:r>
      <w:r>
        <w:rPr>
          <w:i/>
        </w:rPr>
        <w:t>crawling.</w:t>
      </w:r>
    </w:p>
    <w:p w14:paraId="45EFE82A" w14:textId="77777777" w:rsidR="006C3404" w:rsidDel="008E1D94" w:rsidRDefault="006C3404" w:rsidP="00CB6ACA">
      <w:pPr>
        <w:ind w:left="708"/>
        <w:rPr>
          <w:del w:id="456" w:author="Francisco J Lopez Pellicer" w:date="2016-06-13T20:25:00Z"/>
          <w:i/>
        </w:rPr>
      </w:pPr>
    </w:p>
    <w:p w14:paraId="1FAA672E" w14:textId="77777777" w:rsidR="006C3404" w:rsidRPr="006C3404" w:rsidRDefault="006C3404" w:rsidP="00CB6ACA">
      <w:pPr>
        <w:ind w:left="708"/>
      </w:pPr>
      <w:r>
        <w:t>Este método es llamado durante la fase de inyección.</w:t>
      </w:r>
    </w:p>
    <w:p w14:paraId="674513F8" w14:textId="77777777" w:rsidR="007D10E2" w:rsidDel="008E1D94" w:rsidRDefault="007D10E2" w:rsidP="007D10E2">
      <w:pPr>
        <w:rPr>
          <w:del w:id="457" w:author="Francisco J Lopez Pellicer" w:date="2016-06-13T20:25:00Z"/>
        </w:rPr>
      </w:pPr>
    </w:p>
    <w:p w14:paraId="601BFD24" w14:textId="77777777" w:rsidR="004023A8" w:rsidRDefault="007D10E2" w:rsidP="006C3404">
      <w:pPr>
        <w:pStyle w:val="Heading4"/>
      </w:pPr>
      <w:proofErr w:type="spellStart"/>
      <w:r>
        <w:t>InitialScore</w:t>
      </w:r>
      <w:proofErr w:type="spellEnd"/>
    </w:p>
    <w:p w14:paraId="2CCB2512" w14:textId="77777777" w:rsidR="006C3404" w:rsidRPr="006C3404" w:rsidDel="008E1D94" w:rsidRDefault="006C3404" w:rsidP="006C3404">
      <w:pPr>
        <w:rPr>
          <w:del w:id="458" w:author="Francisco J Lopez Pellicer" w:date="2016-06-13T20:25:00Z"/>
        </w:rPr>
      </w:pPr>
    </w:p>
    <w:p w14:paraId="0859F8F6" w14:textId="77777777" w:rsidR="004023A8" w:rsidRDefault="004023A8" w:rsidP="00CB6ACA">
      <w:pPr>
        <w:ind w:left="708"/>
      </w:pPr>
      <w:r>
        <w:t xml:space="preserve">Asigna un score inicial a las páginas que son </w:t>
      </w:r>
      <w:r w:rsidR="006C3404">
        <w:t>descubiertas</w:t>
      </w:r>
      <w:r>
        <w:t xml:space="preserve"> por primera vez. </w:t>
      </w:r>
    </w:p>
    <w:p w14:paraId="7EB0AB89" w14:textId="77777777" w:rsidR="004023A8" w:rsidRDefault="004023A8" w:rsidP="00CB6ACA">
      <w:pPr>
        <w:ind w:left="708"/>
      </w:pPr>
      <w:r>
        <w:t xml:space="preserve">Las </w:t>
      </w:r>
      <w:r w:rsidR="006C3404">
        <w:t xml:space="preserve">páginas que son descubiertas por primera vez durante el flujo de trabajo de Nutch tienen, al menos, un enlace de entrada o </w:t>
      </w:r>
      <w:proofErr w:type="spellStart"/>
      <w:r w:rsidR="006C3404">
        <w:rPr>
          <w:i/>
        </w:rPr>
        <w:t>inlink</w:t>
      </w:r>
      <w:proofErr w:type="spellEnd"/>
      <w:r w:rsidR="006C3404">
        <w:t xml:space="preserve">. </w:t>
      </w:r>
    </w:p>
    <w:p w14:paraId="5AB1B37C" w14:textId="77777777" w:rsidR="006C3404" w:rsidDel="008E1D94" w:rsidRDefault="006C3404" w:rsidP="00CB6ACA">
      <w:pPr>
        <w:ind w:left="708"/>
        <w:rPr>
          <w:del w:id="459" w:author="Francisco J Lopez Pellicer" w:date="2016-06-13T20:25:00Z"/>
        </w:rPr>
      </w:pPr>
    </w:p>
    <w:p w14:paraId="6E3F7AAE" w14:textId="77777777" w:rsidR="006C3404" w:rsidRDefault="006C3404" w:rsidP="00CB6ACA">
      <w:pPr>
        <w:ind w:left="708"/>
      </w:pPr>
      <w:r>
        <w:t xml:space="preserve">Este enlace actúa como un padre y tiene un </w:t>
      </w:r>
      <w:r>
        <w:rPr>
          <w:i/>
        </w:rPr>
        <w:t>score</w:t>
      </w:r>
      <w:r>
        <w:t xml:space="preserve"> asignado previamente el cual contribuye para alterar el </w:t>
      </w:r>
      <w:r>
        <w:rPr>
          <w:i/>
        </w:rPr>
        <w:t>score</w:t>
      </w:r>
      <w:r>
        <w:t xml:space="preserve"> de esta página. Por lo tanto, se suele asignar un valor inicial de cero para no alterar el que será asignado posteriormente debido a sus páginas “padre”.</w:t>
      </w:r>
    </w:p>
    <w:p w14:paraId="14524EDD" w14:textId="77777777" w:rsidR="006C3404" w:rsidDel="008E1D94" w:rsidRDefault="006C3404" w:rsidP="00CB6ACA">
      <w:pPr>
        <w:ind w:left="708"/>
        <w:rPr>
          <w:del w:id="460" w:author="Francisco J Lopez Pellicer" w:date="2016-06-13T20:25:00Z"/>
        </w:rPr>
      </w:pPr>
    </w:p>
    <w:p w14:paraId="34A82C42" w14:textId="77777777" w:rsidR="006C3404" w:rsidRDefault="006C3404" w:rsidP="00CB6ACA">
      <w:pPr>
        <w:ind w:left="708"/>
      </w:pPr>
      <w:r>
        <w:t xml:space="preserve">Este método es llamado durante varias fases, dependiendo de cuando es descubierto el nuevo enlace. Normalmente es en la fase de </w:t>
      </w:r>
      <w:proofErr w:type="spellStart"/>
      <w:r>
        <w:rPr>
          <w:i/>
        </w:rPr>
        <w:t>parse</w:t>
      </w:r>
      <w:proofErr w:type="spellEnd"/>
      <w:r>
        <w:rPr>
          <w:i/>
        </w:rPr>
        <w:t xml:space="preserve"> </w:t>
      </w:r>
      <w:r>
        <w:t xml:space="preserve">o </w:t>
      </w:r>
      <w:proofErr w:type="spellStart"/>
      <w:r>
        <w:rPr>
          <w:i/>
        </w:rPr>
        <w:t>fetch</w:t>
      </w:r>
      <w:proofErr w:type="spellEnd"/>
      <w:r>
        <w:t>.</w:t>
      </w:r>
    </w:p>
    <w:p w14:paraId="32B6ADC1" w14:textId="77777777" w:rsidR="006C3404" w:rsidDel="008E1D94" w:rsidRDefault="006C3404" w:rsidP="004023A8">
      <w:pPr>
        <w:rPr>
          <w:del w:id="461" w:author="Francisco J Lopez Pellicer" w:date="2016-06-13T20:25:00Z"/>
        </w:rPr>
      </w:pPr>
    </w:p>
    <w:p w14:paraId="25348D6C" w14:textId="77777777" w:rsidR="007D10E2" w:rsidRDefault="007D10E2" w:rsidP="007D10E2">
      <w:pPr>
        <w:pStyle w:val="Heading4"/>
      </w:pPr>
      <w:proofErr w:type="spellStart"/>
      <w:r>
        <w:t>GeneratorSortValue</w:t>
      </w:r>
      <w:proofErr w:type="spellEnd"/>
    </w:p>
    <w:p w14:paraId="6C222693" w14:textId="77777777" w:rsidR="006C3404" w:rsidDel="008E1D94" w:rsidRDefault="006C3404" w:rsidP="006C3404">
      <w:pPr>
        <w:rPr>
          <w:del w:id="462" w:author="Francisco J Lopez Pellicer" w:date="2016-06-13T20:25:00Z"/>
        </w:rPr>
      </w:pPr>
    </w:p>
    <w:p w14:paraId="752EB409" w14:textId="77777777" w:rsidR="006C3404" w:rsidRDefault="006C3404" w:rsidP="00CB6ACA">
      <w:pPr>
        <w:ind w:left="708"/>
        <w:rPr>
          <w:lang w:val="es-ES"/>
        </w:rPr>
      </w:pPr>
      <w:r w:rsidRPr="006C3404">
        <w:rPr>
          <w:lang w:val="es-ES"/>
        </w:rPr>
        <w:t xml:space="preserve">Este método devuelve un valor de </w:t>
      </w:r>
      <w:r>
        <w:rPr>
          <w:lang w:val="es-ES"/>
        </w:rPr>
        <w:t>ordenación con el objetivo de seleccionar los N documentos con el score más alto para ser procesados.</w:t>
      </w:r>
    </w:p>
    <w:p w14:paraId="1BBDA6FF" w14:textId="77777777" w:rsidR="006C3404" w:rsidDel="008E1D94" w:rsidRDefault="006C3404" w:rsidP="00CB6ACA">
      <w:pPr>
        <w:ind w:left="708"/>
        <w:rPr>
          <w:del w:id="463" w:author="Francisco J Lopez Pellicer" w:date="2016-06-13T20:25:00Z"/>
          <w:lang w:val="es-ES"/>
        </w:rPr>
      </w:pPr>
    </w:p>
    <w:p w14:paraId="55BC4380" w14:textId="77777777" w:rsidR="006C3404" w:rsidRPr="006C3404" w:rsidRDefault="006C3404" w:rsidP="00CB6ACA">
      <w:pPr>
        <w:ind w:left="708"/>
        <w:rPr>
          <w:lang w:val="es-ES"/>
        </w:rPr>
      </w:pPr>
      <w:r>
        <w:rPr>
          <w:lang w:val="es-ES"/>
        </w:rPr>
        <w:t xml:space="preserve">Este método es llamado durante la fase de generación, los selecciona para que en la fase de </w:t>
      </w:r>
      <w:proofErr w:type="spellStart"/>
      <w:r>
        <w:rPr>
          <w:i/>
          <w:lang w:val="es-ES"/>
        </w:rPr>
        <w:t>fetch</w:t>
      </w:r>
      <w:proofErr w:type="spellEnd"/>
      <w:r>
        <w:rPr>
          <w:lang w:val="es-ES"/>
        </w:rPr>
        <w:t xml:space="preserve"> sean procesados.</w:t>
      </w:r>
    </w:p>
    <w:p w14:paraId="32766E8D" w14:textId="77777777" w:rsidR="007D10E2" w:rsidRPr="006C3404" w:rsidDel="008E1D94" w:rsidRDefault="007D10E2" w:rsidP="007D10E2">
      <w:pPr>
        <w:rPr>
          <w:del w:id="464" w:author="Francisco J Lopez Pellicer" w:date="2016-06-13T20:25:00Z"/>
          <w:lang w:val="es-ES"/>
        </w:rPr>
      </w:pPr>
    </w:p>
    <w:p w14:paraId="047BE407" w14:textId="77777777" w:rsidR="007D10E2" w:rsidRDefault="007D10E2" w:rsidP="007D10E2">
      <w:pPr>
        <w:pStyle w:val="Heading4"/>
      </w:pPr>
      <w:proofErr w:type="spellStart"/>
      <w:r>
        <w:t>PassScoreBeforeParsing</w:t>
      </w:r>
      <w:proofErr w:type="spellEnd"/>
    </w:p>
    <w:p w14:paraId="1FE79AFD" w14:textId="77777777" w:rsidR="003F5363" w:rsidDel="008E1D94" w:rsidRDefault="003F5363" w:rsidP="003F5363">
      <w:pPr>
        <w:rPr>
          <w:del w:id="465" w:author="Francisco J Lopez Pellicer" w:date="2016-06-13T20:25:00Z"/>
          <w:rFonts w:ascii="Courier New" w:hAnsi="Courier New" w:cs="Courier New"/>
          <w:color w:val="3F5FBF"/>
          <w:sz w:val="20"/>
          <w:szCs w:val="20"/>
          <w:lang w:val="es-ES" w:eastAsia="es-ES"/>
        </w:rPr>
      </w:pPr>
    </w:p>
    <w:p w14:paraId="1331A977" w14:textId="77777777" w:rsidR="003F5363" w:rsidRDefault="003F5363" w:rsidP="00CB6ACA">
      <w:pPr>
        <w:ind w:left="708"/>
      </w:pPr>
      <w:r>
        <w:t xml:space="preserve">Este método coge toda la información relevante </w:t>
      </w:r>
      <w:r w:rsidR="00426267">
        <w:t>acerca</w:t>
      </w:r>
      <w:r>
        <w:t xml:space="preserve"> del </w:t>
      </w:r>
      <w:r w:rsidR="00426267">
        <w:rPr>
          <w:i/>
        </w:rPr>
        <w:t>score</w:t>
      </w:r>
      <w:r w:rsidR="00426267">
        <w:t xml:space="preserve">. Esta información se extrae del </w:t>
      </w:r>
      <w:proofErr w:type="spellStart"/>
      <w:r w:rsidR="00426267">
        <w:rPr>
          <w:i/>
        </w:rPr>
        <w:t>datum</w:t>
      </w:r>
      <w:proofErr w:type="spellEnd"/>
      <w:r w:rsidR="00426267">
        <w:rPr>
          <w:i/>
        </w:rPr>
        <w:t xml:space="preserve">. </w:t>
      </w:r>
      <w:r w:rsidR="00426267">
        <w:t xml:space="preserve">El </w:t>
      </w:r>
      <w:proofErr w:type="spellStart"/>
      <w:r w:rsidR="00426267">
        <w:rPr>
          <w:i/>
        </w:rPr>
        <w:t>datum</w:t>
      </w:r>
      <w:proofErr w:type="spellEnd"/>
      <w:r w:rsidR="00426267">
        <w:t xml:space="preserve"> es el elemento con el que se consigue la persistencia hasta el momento del </w:t>
      </w:r>
      <w:r w:rsidR="00426267">
        <w:rPr>
          <w:i/>
        </w:rPr>
        <w:t>parse</w:t>
      </w:r>
      <w:r w:rsidR="00426267">
        <w:t>. En él está contenida toda la información acerca de un URL.</w:t>
      </w:r>
    </w:p>
    <w:p w14:paraId="733EEDA1" w14:textId="77777777" w:rsidR="00426267" w:rsidDel="008E1D94" w:rsidRDefault="00426267" w:rsidP="00CB6ACA">
      <w:pPr>
        <w:ind w:left="708"/>
        <w:rPr>
          <w:del w:id="466" w:author="Francisco J Lopez Pellicer" w:date="2016-06-13T20:25:00Z"/>
        </w:rPr>
      </w:pPr>
    </w:p>
    <w:p w14:paraId="502F2A8E" w14:textId="77777777" w:rsidR="00426267" w:rsidRPr="00426267" w:rsidRDefault="00426267" w:rsidP="00CB6ACA">
      <w:pPr>
        <w:ind w:left="708"/>
      </w:pPr>
      <w:r>
        <w:t xml:space="preserve">La idea de este método es traspasar toda la información desde el </w:t>
      </w:r>
      <w:proofErr w:type="spellStart"/>
      <w:r>
        <w:rPr>
          <w:i/>
        </w:rPr>
        <w:t>datum</w:t>
      </w:r>
      <w:proofErr w:type="spellEnd"/>
      <w:r>
        <w:t xml:space="preserve"> a los metadatos del documento. Esto es necesario para pasar el valor del score al mecanismo que lo distribuye a sus enlaces de saluda o </w:t>
      </w:r>
      <w:proofErr w:type="spellStart"/>
      <w:r>
        <w:rPr>
          <w:i/>
        </w:rPr>
        <w:t>outlinks</w:t>
      </w:r>
      <w:proofErr w:type="spellEnd"/>
      <w:r>
        <w:t>.</w:t>
      </w:r>
    </w:p>
    <w:p w14:paraId="3C80672C" w14:textId="77777777" w:rsidR="007D10E2" w:rsidDel="008E1D94" w:rsidRDefault="007D10E2" w:rsidP="007D10E2">
      <w:pPr>
        <w:rPr>
          <w:del w:id="467" w:author="Francisco J Lopez Pellicer" w:date="2016-06-13T20:25:00Z"/>
        </w:rPr>
      </w:pPr>
    </w:p>
    <w:p w14:paraId="2502D7CE" w14:textId="77777777" w:rsidR="007D10E2" w:rsidRDefault="007D10E2" w:rsidP="007D10E2">
      <w:pPr>
        <w:pStyle w:val="Heading4"/>
      </w:pPr>
      <w:proofErr w:type="spellStart"/>
      <w:r>
        <w:t>PassScoreAfterParsing</w:t>
      </w:r>
      <w:proofErr w:type="spellEnd"/>
    </w:p>
    <w:p w14:paraId="791DC4FC" w14:textId="77777777" w:rsidR="00C749D3" w:rsidDel="008E1D94" w:rsidRDefault="00C749D3" w:rsidP="00C749D3">
      <w:pPr>
        <w:rPr>
          <w:del w:id="468" w:author="Francisco J Lopez Pellicer" w:date="2016-06-13T20:25:00Z"/>
        </w:rPr>
      </w:pPr>
    </w:p>
    <w:p w14:paraId="061AFEDF" w14:textId="77777777" w:rsidR="00D74D2D" w:rsidRDefault="00D74D2D" w:rsidP="00CB6ACA">
      <w:pPr>
        <w:ind w:left="708"/>
      </w:pPr>
      <w:r>
        <w:t xml:space="preserve">Se usa para guardar parte de la información resultante del proceso de </w:t>
      </w:r>
      <w:proofErr w:type="spellStart"/>
      <w:r>
        <w:rPr>
          <w:i/>
        </w:rPr>
        <w:t>parsing</w:t>
      </w:r>
      <w:proofErr w:type="spellEnd"/>
      <w:r>
        <w:t xml:space="preserve"> para la distribución del </w:t>
      </w:r>
      <w:r>
        <w:rPr>
          <w:i/>
        </w:rPr>
        <w:t>score</w:t>
      </w:r>
      <w:r>
        <w:t xml:space="preserve"> entre las páginas hijas. Es necesario la presencia de este método para asegurarnos de tener los datos en los próximos pasos del proceso.</w:t>
      </w:r>
    </w:p>
    <w:p w14:paraId="54B06649" w14:textId="77777777" w:rsidR="008473AB" w:rsidDel="008E1D94" w:rsidRDefault="008473AB" w:rsidP="00CB6ACA">
      <w:pPr>
        <w:ind w:left="708"/>
        <w:rPr>
          <w:del w:id="469" w:author="Francisco J Lopez Pellicer" w:date="2016-06-13T20:25:00Z"/>
        </w:rPr>
      </w:pPr>
    </w:p>
    <w:p w14:paraId="0E50DDFB" w14:textId="77777777" w:rsidR="00D74D2D" w:rsidRPr="00D74D2D" w:rsidRDefault="00D74D2D" w:rsidP="00CB6ACA">
      <w:pPr>
        <w:ind w:left="708"/>
      </w:pPr>
      <w:r>
        <w:t xml:space="preserve">Es llamado durante el proceso de </w:t>
      </w:r>
      <w:r>
        <w:rPr>
          <w:i/>
        </w:rPr>
        <w:t>parse</w:t>
      </w:r>
      <w:r>
        <w:t>, en la finalización del mismo.</w:t>
      </w:r>
    </w:p>
    <w:p w14:paraId="4F60A965" w14:textId="77777777" w:rsidR="00C749D3" w:rsidDel="008E1D94" w:rsidRDefault="00C749D3" w:rsidP="007D10E2">
      <w:pPr>
        <w:rPr>
          <w:del w:id="470" w:author="Francisco J Lopez Pellicer" w:date="2016-06-13T20:25:00Z"/>
        </w:rPr>
      </w:pPr>
    </w:p>
    <w:p w14:paraId="4A4F5EE8" w14:textId="77777777" w:rsidR="007D10E2" w:rsidRDefault="003A013F" w:rsidP="003A013F">
      <w:pPr>
        <w:pStyle w:val="Heading4"/>
      </w:pPr>
      <w:proofErr w:type="spellStart"/>
      <w:r>
        <w:t>DistributeScoreToOutlinks</w:t>
      </w:r>
      <w:proofErr w:type="spellEnd"/>
    </w:p>
    <w:p w14:paraId="61F8D49A" w14:textId="77777777" w:rsidR="00D74D2D" w:rsidDel="008E1D94" w:rsidRDefault="00D74D2D" w:rsidP="00D74D2D">
      <w:pPr>
        <w:rPr>
          <w:del w:id="471" w:author="Francisco J Lopez Pellicer" w:date="2016-06-13T20:25:00Z"/>
        </w:rPr>
      </w:pPr>
    </w:p>
    <w:p w14:paraId="22010E7C" w14:textId="77777777" w:rsidR="00D74D2D" w:rsidRDefault="00D74D2D" w:rsidP="00CB6ACA">
      <w:pPr>
        <w:ind w:left="708"/>
      </w:pPr>
      <w:r>
        <w:t>Este método es el más importante de todos</w:t>
      </w:r>
      <w:r w:rsidR="008473AB">
        <w:t xml:space="preserve">. A través de este método se recoge toda la información guardada a lo largo de los anteriores métodos y con ella se distribuye según se desee a los enlaces de salida o </w:t>
      </w:r>
      <w:proofErr w:type="spellStart"/>
      <w:r w:rsidR="008473AB">
        <w:rPr>
          <w:i/>
        </w:rPr>
        <w:t>outlinks</w:t>
      </w:r>
      <w:proofErr w:type="spellEnd"/>
      <w:r w:rsidR="008473AB">
        <w:t>.</w:t>
      </w:r>
    </w:p>
    <w:p w14:paraId="1D956C29" w14:textId="77777777" w:rsidR="008473AB" w:rsidDel="008E1D94" w:rsidRDefault="008473AB" w:rsidP="00CB6ACA">
      <w:pPr>
        <w:ind w:left="708"/>
        <w:rPr>
          <w:del w:id="472" w:author="Francisco J Lopez Pellicer" w:date="2016-06-13T20:25:00Z"/>
        </w:rPr>
      </w:pPr>
    </w:p>
    <w:p w14:paraId="086334D1" w14:textId="77777777" w:rsidR="008473AB" w:rsidRDefault="008473AB" w:rsidP="00CB6ACA">
      <w:pPr>
        <w:ind w:left="708"/>
      </w:pPr>
      <w:r>
        <w:t xml:space="preserve">Para este trabajo se ha implementado un algoritmo de búsqueda en la web que se adaptaba a las necesidades de este </w:t>
      </w:r>
      <w:r>
        <w:rPr>
          <w:i/>
        </w:rPr>
        <w:t xml:space="preserve">crawler. </w:t>
      </w:r>
      <w:r>
        <w:t xml:space="preserve">El algoritmo escogido ha sido el </w:t>
      </w:r>
      <w:proofErr w:type="spellStart"/>
      <w:r>
        <w:rPr>
          <w:i/>
        </w:rPr>
        <w:t>Shark-Search</w:t>
      </w:r>
      <w:proofErr w:type="spellEnd"/>
      <w:r>
        <w:t>.</w:t>
      </w:r>
    </w:p>
    <w:p w14:paraId="60EDFA2F" w14:textId="77777777" w:rsidR="008473AB" w:rsidDel="008E1D94" w:rsidRDefault="008473AB" w:rsidP="00CB6ACA">
      <w:pPr>
        <w:ind w:left="708"/>
        <w:rPr>
          <w:del w:id="473" w:author="Francisco J Lopez Pellicer" w:date="2016-06-13T20:25:00Z"/>
        </w:rPr>
      </w:pPr>
    </w:p>
    <w:p w14:paraId="24A3C91F" w14:textId="77777777" w:rsidR="008473AB" w:rsidRPr="008473AB" w:rsidRDefault="008473AB" w:rsidP="00CB6ACA">
      <w:pPr>
        <w:ind w:left="708"/>
      </w:pPr>
      <w:r>
        <w:t>Este algoritmo será presentado y explicado en un apartado posterior.</w:t>
      </w:r>
    </w:p>
    <w:p w14:paraId="3A678141" w14:textId="77777777" w:rsidR="008473AB" w:rsidDel="008E1D94" w:rsidRDefault="008473AB" w:rsidP="00CB6ACA">
      <w:pPr>
        <w:ind w:left="708"/>
        <w:rPr>
          <w:del w:id="474" w:author="Francisco J Lopez Pellicer" w:date="2016-06-13T20:25:00Z"/>
        </w:rPr>
      </w:pPr>
    </w:p>
    <w:p w14:paraId="2FD67008" w14:textId="77777777" w:rsidR="008473AB" w:rsidRDefault="008473AB" w:rsidP="00CB6ACA">
      <w:pPr>
        <w:ind w:left="708"/>
      </w:pPr>
      <w:r>
        <w:t>Para conseguir esto se proporcionan los siguientes parámetros:</w:t>
      </w:r>
    </w:p>
    <w:p w14:paraId="5094BF71" w14:textId="77777777" w:rsidR="008473AB" w:rsidRDefault="006C14DA" w:rsidP="000E56A9">
      <w:pPr>
        <w:pStyle w:val="ListBullet2"/>
        <w:pPrChange w:id="475" w:author="Francisco J Lopez Pellicer" w:date="2016-06-13T20:28:00Z">
          <w:pPr>
            <w:pStyle w:val="ListParagraph"/>
            <w:numPr>
              <w:numId w:val="13"/>
            </w:numPr>
            <w:ind w:left="1428" w:hanging="360"/>
          </w:pPr>
        </w:pPrChange>
      </w:pPr>
      <w:proofErr w:type="spellStart"/>
      <w:r>
        <w:rPr>
          <w:b/>
        </w:rPr>
        <w:t>fromUrl</w:t>
      </w:r>
      <w:proofErr w:type="spellEnd"/>
      <w:r w:rsidR="008473AB">
        <w:rPr>
          <w:b/>
        </w:rPr>
        <w:t xml:space="preserve">: </w:t>
      </w:r>
      <w:r w:rsidR="008473AB">
        <w:t>Enlace de la página que está siendo procesada.</w:t>
      </w:r>
    </w:p>
    <w:p w14:paraId="75813866" w14:textId="77777777" w:rsidR="008473AB" w:rsidRDefault="006C14DA" w:rsidP="000E56A9">
      <w:pPr>
        <w:pStyle w:val="ListBullet2"/>
        <w:pPrChange w:id="476" w:author="Francisco J Lopez Pellicer" w:date="2016-06-13T20:28:00Z">
          <w:pPr>
            <w:pStyle w:val="ListParagraph"/>
            <w:numPr>
              <w:numId w:val="13"/>
            </w:numPr>
            <w:ind w:left="1428" w:hanging="360"/>
          </w:pPr>
        </w:pPrChange>
      </w:pPr>
      <w:proofErr w:type="spellStart"/>
      <w:r>
        <w:rPr>
          <w:b/>
        </w:rPr>
        <w:t>p</w:t>
      </w:r>
      <w:r w:rsidR="008473AB">
        <w:rPr>
          <w:b/>
        </w:rPr>
        <w:t>arseData</w:t>
      </w:r>
      <w:proofErr w:type="spellEnd"/>
      <w:r w:rsidR="008473AB">
        <w:rPr>
          <w:b/>
        </w:rPr>
        <w:t>:</w:t>
      </w:r>
      <w:r w:rsidR="008473AB">
        <w:t xml:space="preserve"> En este objeto se guarda información relevante sobre el </w:t>
      </w:r>
      <w:r w:rsidR="008473AB">
        <w:rPr>
          <w:i/>
        </w:rPr>
        <w:t>score</w:t>
      </w:r>
      <w:r w:rsidR="008473AB">
        <w:t xml:space="preserve"> en los metadatos.</w:t>
      </w:r>
      <w:r>
        <w:t xml:space="preserve"> Instancia de </w:t>
      </w:r>
      <w:proofErr w:type="spellStart"/>
      <w:r>
        <w:rPr>
          <w:i/>
        </w:rPr>
        <w:t>ParseData</w:t>
      </w:r>
      <w:proofErr w:type="spellEnd"/>
      <w:r>
        <w:rPr>
          <w:i/>
        </w:rPr>
        <w:t>.</w:t>
      </w:r>
    </w:p>
    <w:p w14:paraId="795DA5E6" w14:textId="77777777" w:rsidR="008473AB" w:rsidRDefault="006C14DA" w:rsidP="000E56A9">
      <w:pPr>
        <w:pStyle w:val="ListBullet2"/>
        <w:pPrChange w:id="477" w:author="Francisco J Lopez Pellicer" w:date="2016-06-13T20:28:00Z">
          <w:pPr>
            <w:pStyle w:val="ListParagraph"/>
            <w:numPr>
              <w:numId w:val="13"/>
            </w:numPr>
            <w:ind w:left="1428" w:hanging="360"/>
          </w:pPr>
        </w:pPrChange>
      </w:pPr>
      <w:r>
        <w:rPr>
          <w:b/>
        </w:rPr>
        <w:t>t</w:t>
      </w:r>
      <w:r w:rsidR="008473AB">
        <w:rPr>
          <w:b/>
        </w:rPr>
        <w:t>argets:</w:t>
      </w:r>
      <w:r w:rsidR="008473AB">
        <w:t xml:space="preserve"> Son pares de objetos </w:t>
      </w:r>
      <w:proofErr w:type="spellStart"/>
      <w:r w:rsidR="008473AB">
        <w:t>Url</w:t>
      </w:r>
      <w:proofErr w:type="spellEnd"/>
      <w:r w:rsidR="008473AB">
        <w:t xml:space="preserve"> y </w:t>
      </w:r>
      <w:proofErr w:type="spellStart"/>
      <w:r w:rsidR="008473AB" w:rsidRPr="006C14DA">
        <w:rPr>
          <w:i/>
        </w:rPr>
        <w:t>CrawlDatum</w:t>
      </w:r>
      <w:proofErr w:type="spellEnd"/>
      <w:r w:rsidR="008473AB">
        <w:t xml:space="preserve">. Modificaremos el </w:t>
      </w:r>
      <w:proofErr w:type="spellStart"/>
      <w:r w:rsidR="008473AB" w:rsidRPr="006C14DA">
        <w:rPr>
          <w:i/>
        </w:rPr>
        <w:t>CrawlDatum</w:t>
      </w:r>
      <w:proofErr w:type="spellEnd"/>
      <w:r w:rsidR="008473AB">
        <w:t xml:space="preserve"> de los enlaces hijos.</w:t>
      </w:r>
    </w:p>
    <w:p w14:paraId="18B26AB5" w14:textId="77777777" w:rsidR="006C14DA" w:rsidRDefault="006C14DA" w:rsidP="000E56A9">
      <w:pPr>
        <w:pStyle w:val="ListBullet2"/>
        <w:pPrChange w:id="478" w:author="Francisco J Lopez Pellicer" w:date="2016-06-13T20:28:00Z">
          <w:pPr>
            <w:pStyle w:val="ListParagraph"/>
            <w:numPr>
              <w:numId w:val="13"/>
            </w:numPr>
            <w:ind w:left="1428" w:hanging="360"/>
          </w:pPr>
        </w:pPrChange>
      </w:pPr>
      <w:proofErr w:type="spellStart"/>
      <w:r>
        <w:rPr>
          <w:b/>
        </w:rPr>
        <w:t>adjust</w:t>
      </w:r>
      <w:proofErr w:type="spellEnd"/>
      <w:r>
        <w:rPr>
          <w:b/>
        </w:rPr>
        <w:t>:</w:t>
      </w:r>
      <w:r>
        <w:t xml:space="preserve"> Es una instancia de </w:t>
      </w:r>
      <w:proofErr w:type="spellStart"/>
      <w:r>
        <w:rPr>
          <w:i/>
        </w:rPr>
        <w:t>CrawlDatum</w:t>
      </w:r>
      <w:proofErr w:type="spellEnd"/>
      <w:r>
        <w:rPr>
          <w:i/>
        </w:rPr>
        <w:t xml:space="preserve"> </w:t>
      </w:r>
      <w:r w:rsidRPr="006C14DA">
        <w:t xml:space="preserve">que puede ser usada para </w:t>
      </w:r>
      <w:r>
        <w:t xml:space="preserve">pasar ajustes en los valores al </w:t>
      </w:r>
      <w:proofErr w:type="spellStart"/>
      <w:r>
        <w:rPr>
          <w:i/>
        </w:rPr>
        <w:t>CrawlDatum</w:t>
      </w:r>
      <w:proofErr w:type="spellEnd"/>
      <w:r>
        <w:t xml:space="preserve"> original de este documento. En este trabajo no se hace uso de él.</w:t>
      </w:r>
    </w:p>
    <w:p w14:paraId="0FB468DD" w14:textId="77777777" w:rsidR="00CB6ACA" w:rsidRDefault="006C14DA" w:rsidP="000E56A9">
      <w:pPr>
        <w:pStyle w:val="ListBullet2"/>
        <w:pPrChange w:id="479" w:author="Francisco J Lopez Pellicer" w:date="2016-06-13T20:28:00Z">
          <w:pPr>
            <w:pStyle w:val="ListParagraph"/>
            <w:numPr>
              <w:numId w:val="13"/>
            </w:numPr>
            <w:ind w:left="1428" w:hanging="360"/>
          </w:pPr>
        </w:pPrChange>
      </w:pPr>
      <w:proofErr w:type="spellStart"/>
      <w:r w:rsidRPr="006C14DA">
        <w:rPr>
          <w:b/>
          <w:lang w:val="es-ES"/>
        </w:rPr>
        <w:t>allCount</w:t>
      </w:r>
      <w:proofErr w:type="spellEnd"/>
      <w:r w:rsidRPr="006C14DA">
        <w:rPr>
          <w:b/>
          <w:lang w:val="es-ES"/>
        </w:rPr>
        <w:t>:</w:t>
      </w:r>
      <w:r w:rsidRPr="006C14DA">
        <w:rPr>
          <w:lang w:val="es-ES"/>
        </w:rPr>
        <w:t xml:space="preserve"> Numero de </w:t>
      </w:r>
      <w:proofErr w:type="spellStart"/>
      <w:r w:rsidRPr="006C14DA">
        <w:rPr>
          <w:i/>
          <w:lang w:val="es-ES"/>
        </w:rPr>
        <w:t>outlinks</w:t>
      </w:r>
      <w:proofErr w:type="spellEnd"/>
      <w:r w:rsidRPr="006C14DA">
        <w:rPr>
          <w:lang w:val="es-ES"/>
        </w:rPr>
        <w:t xml:space="preserve"> o enlaces hijos</w:t>
      </w:r>
      <w:r>
        <w:rPr>
          <w:lang w:val="es-ES"/>
        </w:rPr>
        <w:t xml:space="preserve"> recolectados en el documento actual.</w:t>
      </w:r>
      <w:r w:rsidR="00CB6ACA">
        <w:t xml:space="preserve"> </w:t>
      </w:r>
    </w:p>
    <w:p w14:paraId="1727A83A" w14:textId="77777777" w:rsidR="00CB6ACA" w:rsidDel="008E1D94" w:rsidRDefault="00CB6ACA" w:rsidP="000E56A9">
      <w:pPr>
        <w:pStyle w:val="ListBullet2"/>
        <w:rPr>
          <w:del w:id="480" w:author="Francisco J Lopez Pellicer" w:date="2016-06-13T20:25:00Z"/>
        </w:rPr>
        <w:pPrChange w:id="481" w:author="Francisco J Lopez Pellicer" w:date="2016-06-13T20:28:00Z">
          <w:pPr>
            <w:pStyle w:val="ListParagraph"/>
            <w:ind w:left="1428"/>
          </w:pPr>
        </w:pPrChange>
      </w:pPr>
    </w:p>
    <w:p w14:paraId="676D668D" w14:textId="77777777" w:rsidR="00CB6ACA" w:rsidDel="008E1D94" w:rsidRDefault="00CB6ACA" w:rsidP="000E56A9">
      <w:pPr>
        <w:pStyle w:val="ListBullet2"/>
        <w:rPr>
          <w:del w:id="482" w:author="Francisco J Lopez Pellicer" w:date="2016-06-13T20:25:00Z"/>
        </w:rPr>
        <w:pPrChange w:id="483" w:author="Francisco J Lopez Pellicer" w:date="2016-06-13T20:28:00Z">
          <w:pPr>
            <w:pStyle w:val="ListParagraph"/>
            <w:ind w:left="1428"/>
          </w:pPr>
        </w:pPrChange>
      </w:pPr>
    </w:p>
    <w:p w14:paraId="6B0412E0" w14:textId="77777777" w:rsidR="00CB6ACA" w:rsidRDefault="00CB6ACA" w:rsidP="000E56A9">
      <w:pPr>
        <w:pStyle w:val="ListBullet2"/>
        <w:pPrChange w:id="484" w:author="Francisco J Lopez Pellicer" w:date="2016-06-13T20:28:00Z">
          <w:pPr>
            <w:ind w:left="708"/>
          </w:pPr>
        </w:pPrChange>
      </w:pPr>
      <w:r>
        <w:t xml:space="preserve">Este método es llamado también en la parte final del proceso de </w:t>
      </w:r>
      <w:proofErr w:type="spellStart"/>
      <w:r>
        <w:rPr>
          <w:i/>
        </w:rPr>
        <w:t>parsing</w:t>
      </w:r>
      <w:proofErr w:type="spellEnd"/>
      <w:r>
        <w:t>.</w:t>
      </w:r>
    </w:p>
    <w:p w14:paraId="16550B8C" w14:textId="77777777" w:rsidR="00CB6ACA" w:rsidRPr="00CB6ACA" w:rsidDel="008E1D94" w:rsidRDefault="00CB6ACA" w:rsidP="00CB6ACA">
      <w:pPr>
        <w:rPr>
          <w:del w:id="485" w:author="Francisco J Lopez Pellicer" w:date="2016-06-13T20:25:00Z"/>
        </w:rPr>
      </w:pPr>
    </w:p>
    <w:p w14:paraId="57A8AA30" w14:textId="77777777" w:rsidR="003A013F" w:rsidRDefault="003A013F" w:rsidP="00CB6ACA">
      <w:pPr>
        <w:pStyle w:val="Heading4"/>
      </w:pPr>
      <w:proofErr w:type="spellStart"/>
      <w:r>
        <w:t>UpdateDbScore</w:t>
      </w:r>
      <w:proofErr w:type="spellEnd"/>
    </w:p>
    <w:p w14:paraId="7C95D358" w14:textId="77777777" w:rsidR="006C14DA" w:rsidDel="008E1D94" w:rsidRDefault="006C14DA" w:rsidP="006C14DA">
      <w:pPr>
        <w:rPr>
          <w:del w:id="486" w:author="Francisco J Lopez Pellicer" w:date="2016-06-13T20:25:00Z"/>
        </w:rPr>
      </w:pPr>
    </w:p>
    <w:p w14:paraId="1AD9C3FE" w14:textId="77777777" w:rsidR="006C14DA" w:rsidRPr="00CB6ACA" w:rsidRDefault="006C14DA" w:rsidP="00CB6ACA">
      <w:pPr>
        <w:ind w:left="708"/>
      </w:pPr>
      <w:r>
        <w:t xml:space="preserve">Este método calcula un nuevo </w:t>
      </w:r>
      <w:r>
        <w:rPr>
          <w:i/>
        </w:rPr>
        <w:t>score</w:t>
      </w:r>
      <w:r>
        <w:t xml:space="preserve"> y lo almacena en un nuevo </w:t>
      </w:r>
      <w:proofErr w:type="spellStart"/>
      <w:r>
        <w:rPr>
          <w:i/>
        </w:rPr>
        <w:t>CrawlDatum</w:t>
      </w:r>
      <w:proofErr w:type="spellEnd"/>
      <w:r w:rsidR="00CB6ACA">
        <w:t xml:space="preserve"> durante la actualización de la </w:t>
      </w:r>
      <w:proofErr w:type="spellStart"/>
      <w:r w:rsidR="00CB6ACA" w:rsidRPr="00CB6ACA">
        <w:rPr>
          <w:i/>
        </w:rPr>
        <w:t>CrawlDb</w:t>
      </w:r>
      <w:proofErr w:type="spellEnd"/>
      <w:r w:rsidR="00CB6ACA">
        <w:t xml:space="preserve">. Para ello utiliza los valores del </w:t>
      </w:r>
      <w:proofErr w:type="spellStart"/>
      <w:r w:rsidR="00CB6ACA">
        <w:rPr>
          <w:i/>
        </w:rPr>
        <w:t>CrawlDatum</w:t>
      </w:r>
      <w:proofErr w:type="spellEnd"/>
      <w:r w:rsidR="00CB6ACA">
        <w:t xml:space="preserve"> original además de los valores del </w:t>
      </w:r>
      <w:r w:rsidR="00CB6ACA">
        <w:rPr>
          <w:i/>
        </w:rPr>
        <w:t>score</w:t>
      </w:r>
      <w:r w:rsidR="00CB6ACA">
        <w:t xml:space="preserve"> aportados por sus enlaces padre o </w:t>
      </w:r>
      <w:proofErr w:type="spellStart"/>
      <w:r w:rsidR="00CB6ACA">
        <w:rPr>
          <w:i/>
        </w:rPr>
        <w:t>inlinks</w:t>
      </w:r>
      <w:proofErr w:type="spellEnd"/>
      <w:r w:rsidR="00CB6ACA">
        <w:t>.</w:t>
      </w:r>
    </w:p>
    <w:p w14:paraId="2F40A5D7" w14:textId="77777777" w:rsidR="00C749D3" w:rsidDel="008E1D94" w:rsidRDefault="00C749D3" w:rsidP="00CB6ACA">
      <w:pPr>
        <w:ind w:left="708"/>
        <w:rPr>
          <w:del w:id="487" w:author="Francisco J Lopez Pellicer" w:date="2016-06-13T20:25:00Z"/>
        </w:rPr>
      </w:pPr>
    </w:p>
    <w:p w14:paraId="5E26F648" w14:textId="77777777" w:rsidR="00CB6ACA" w:rsidRDefault="00CB6ACA" w:rsidP="00CB6ACA">
      <w:pPr>
        <w:ind w:left="708"/>
      </w:pPr>
      <w:r>
        <w:t xml:space="preserve">Este método es llamado en la fase de actualización de la </w:t>
      </w:r>
      <w:proofErr w:type="spellStart"/>
      <w:r>
        <w:rPr>
          <w:i/>
        </w:rPr>
        <w:t>CrawlDb</w:t>
      </w:r>
      <w:proofErr w:type="spellEnd"/>
      <w:r>
        <w:t>.</w:t>
      </w:r>
    </w:p>
    <w:p w14:paraId="17C30572" w14:textId="77777777" w:rsidR="003A013F" w:rsidDel="008E1D94" w:rsidRDefault="003A013F" w:rsidP="003A013F">
      <w:pPr>
        <w:rPr>
          <w:del w:id="488" w:author="Francisco J Lopez Pellicer" w:date="2016-06-13T20:25:00Z"/>
        </w:rPr>
      </w:pPr>
    </w:p>
    <w:p w14:paraId="2FB49F5C" w14:textId="77777777" w:rsidR="003A013F" w:rsidRDefault="003A013F" w:rsidP="003A013F">
      <w:pPr>
        <w:pStyle w:val="Heading4"/>
      </w:pPr>
      <w:proofErr w:type="spellStart"/>
      <w:r>
        <w:t>IndexerScore</w:t>
      </w:r>
      <w:proofErr w:type="spellEnd"/>
    </w:p>
    <w:p w14:paraId="3F52680F" w14:textId="7A0DAD29" w:rsidR="00CB6ACA" w:rsidRPr="00CB6ACA" w:rsidDel="00E6215B" w:rsidRDefault="00CB6ACA" w:rsidP="00CB6ACA">
      <w:pPr>
        <w:rPr>
          <w:del w:id="489" w:author="Francisco J Lopez Pellicer" w:date="2016-06-13T20:32:00Z"/>
        </w:rPr>
      </w:pPr>
    </w:p>
    <w:p w14:paraId="576EE6E8" w14:textId="77777777" w:rsidR="00CB6ACA" w:rsidRDefault="00CB6ACA" w:rsidP="00CB6ACA">
      <w:pPr>
        <w:ind w:left="708"/>
      </w:pPr>
      <w:r>
        <w:t xml:space="preserve">Este método se usa para aplicar cambios al </w:t>
      </w:r>
      <w:r>
        <w:rPr>
          <w:i/>
        </w:rPr>
        <w:t>score</w:t>
      </w:r>
      <w:r>
        <w:t xml:space="preserve"> enfocados a la indexación en Lucene. </w:t>
      </w:r>
    </w:p>
    <w:p w14:paraId="549D3BDB" w14:textId="79B8F075" w:rsidR="00CB6ACA" w:rsidDel="00E6215B" w:rsidRDefault="00CB6ACA" w:rsidP="00CB6ACA">
      <w:pPr>
        <w:ind w:left="708"/>
        <w:rPr>
          <w:del w:id="490" w:author="Francisco J Lopez Pellicer" w:date="2016-06-13T20:33:00Z"/>
        </w:rPr>
      </w:pPr>
    </w:p>
    <w:p w14:paraId="2F0E17C7" w14:textId="77777777" w:rsidR="00CB6ACA" w:rsidRDefault="00CB6ACA" w:rsidP="00CB6ACA">
      <w:pPr>
        <w:ind w:left="708"/>
      </w:pPr>
      <w:r>
        <w:t xml:space="preserve">Para este trabajo no se ha utilizado este método debido a que no son necesarios los </w:t>
      </w:r>
      <w:r>
        <w:rPr>
          <w:i/>
        </w:rPr>
        <w:t>scores</w:t>
      </w:r>
      <w:r>
        <w:t xml:space="preserve"> en la fase de indexación.</w:t>
      </w:r>
    </w:p>
    <w:p w14:paraId="4AB2F141" w14:textId="46EDAE5E" w:rsidR="00936783" w:rsidRPr="00F1634A" w:rsidDel="00E6215B" w:rsidRDefault="00936783" w:rsidP="00CB6ACA">
      <w:pPr>
        <w:ind w:left="708"/>
        <w:rPr>
          <w:del w:id="491" w:author="Francisco J Lopez Pellicer" w:date="2016-06-13T20:33:00Z"/>
        </w:rPr>
      </w:pPr>
      <w:bookmarkStart w:id="492" w:name="_GoBack"/>
      <w:bookmarkEnd w:id="492"/>
    </w:p>
    <w:p w14:paraId="4DDE1AC9" w14:textId="77777777" w:rsidR="00936783" w:rsidRDefault="00936783" w:rsidP="00936783">
      <w:pPr>
        <w:keepNext/>
      </w:pPr>
      <w:r>
        <w:rPr>
          <w:noProof/>
          <w:lang w:val="en-US" w:eastAsia="en-US"/>
        </w:rPr>
        <w:drawing>
          <wp:inline distT="0" distB="0" distL="0" distR="0" wp14:anchorId="20F43E9F" wp14:editId="55133001">
            <wp:extent cx="5396230" cy="5716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arkScoringFilter.png"/>
                    <pic:cNvPicPr/>
                  </pic:nvPicPr>
                  <pic:blipFill>
                    <a:blip r:embed="rId54">
                      <a:extLst>
                        <a:ext uri="{28A0092B-C50C-407E-A947-70E740481C1C}">
                          <a14:useLocalDpi xmlns:a14="http://schemas.microsoft.com/office/drawing/2010/main" val="0"/>
                        </a:ext>
                      </a:extLst>
                    </a:blip>
                    <a:stretch>
                      <a:fillRect/>
                    </a:stretch>
                  </pic:blipFill>
                  <pic:spPr>
                    <a:xfrm>
                      <a:off x="0" y="0"/>
                      <a:ext cx="5396230" cy="5716905"/>
                    </a:xfrm>
                    <a:prstGeom prst="rect">
                      <a:avLst/>
                    </a:prstGeom>
                  </pic:spPr>
                </pic:pic>
              </a:graphicData>
            </a:graphic>
          </wp:inline>
        </w:drawing>
      </w:r>
    </w:p>
    <w:p w14:paraId="5CB6787E" w14:textId="77777777" w:rsidR="00CB6ACA" w:rsidRDefault="00936783" w:rsidP="00936783">
      <w:pPr>
        <w:pStyle w:val="Caption"/>
      </w:pPr>
      <w:r>
        <w:t xml:space="preserve">Figura </w:t>
      </w:r>
      <w:r>
        <w:fldChar w:fldCharType="begin"/>
      </w:r>
      <w:r>
        <w:instrText xml:space="preserve"> SEQ Figura \* ARABIC </w:instrText>
      </w:r>
      <w:r>
        <w:fldChar w:fldCharType="separate"/>
      </w:r>
      <w:r w:rsidR="001B37D5">
        <w:rPr>
          <w:noProof/>
        </w:rPr>
        <w:t>5</w:t>
      </w:r>
      <w:r>
        <w:fldChar w:fldCharType="end"/>
      </w:r>
    </w:p>
    <w:p w14:paraId="5F39740E" w14:textId="77777777" w:rsidR="00936783" w:rsidDel="008E1D94" w:rsidRDefault="00936783" w:rsidP="00CB6ACA">
      <w:pPr>
        <w:rPr>
          <w:del w:id="493" w:author="Francisco J Lopez Pellicer" w:date="2016-06-13T20:27:00Z"/>
        </w:rPr>
      </w:pPr>
    </w:p>
    <w:p w14:paraId="3A2627B6" w14:textId="77777777" w:rsidR="00936783" w:rsidDel="008E1D94" w:rsidRDefault="00936783" w:rsidP="00CB6ACA">
      <w:pPr>
        <w:rPr>
          <w:del w:id="494" w:author="Francisco J Lopez Pellicer" w:date="2016-06-13T20:27:00Z"/>
        </w:rPr>
      </w:pPr>
    </w:p>
    <w:p w14:paraId="64CE36CC" w14:textId="77777777" w:rsidR="00513B82" w:rsidRPr="004C77FC" w:rsidRDefault="00513B82" w:rsidP="000E56A9">
      <w:pPr>
        <w:pStyle w:val="ListBullet2"/>
        <w:pPrChange w:id="495" w:author="Francisco J Lopez Pellicer" w:date="2016-06-13T20:30:00Z">
          <w:pPr/>
        </w:pPrChange>
      </w:pPr>
      <w:r>
        <w:t xml:space="preserve">El código con las modificaciones comentadas puede consultarse en </w:t>
      </w:r>
      <w:r>
        <w:fldChar w:fldCharType="begin"/>
      </w:r>
      <w:r>
        <w:instrText xml:space="preserve"> REF _Ref453009080 \h </w:instrText>
      </w:r>
      <w:r>
        <w:fldChar w:fldCharType="separate"/>
      </w:r>
      <w:r w:rsidR="001B37D5">
        <w:t>Anexo D – Código de interés</w:t>
      </w:r>
      <w:r>
        <w:fldChar w:fldCharType="end"/>
      </w:r>
      <w:r>
        <w:t xml:space="preserve">. Concretamente en la clase </w:t>
      </w:r>
      <w:proofErr w:type="spellStart"/>
      <w:r w:rsidR="006C14DA" w:rsidRPr="001B4FA1">
        <w:rPr>
          <w:rStyle w:val="FicherosycarpetasCar"/>
        </w:rPr>
        <w:t>SharkScoring</w:t>
      </w:r>
      <w:r w:rsidRPr="001B4FA1">
        <w:rPr>
          <w:rStyle w:val="FicherosycarpetasCar"/>
        </w:rPr>
        <w:t>Filter</w:t>
      </w:r>
      <w:proofErr w:type="spellEnd"/>
      <w:r>
        <w:t>.</w:t>
      </w:r>
    </w:p>
    <w:p w14:paraId="56192D77" w14:textId="77777777" w:rsidR="004A7F92" w:rsidDel="000E56A9" w:rsidRDefault="004A7F92" w:rsidP="00513B82">
      <w:pPr>
        <w:ind w:left="708" w:hanging="708"/>
        <w:rPr>
          <w:del w:id="496" w:author="Francisco J Lopez Pellicer" w:date="2016-06-13T20:27:00Z"/>
        </w:rPr>
      </w:pPr>
    </w:p>
    <w:p w14:paraId="1EF203A7" w14:textId="77777777" w:rsidR="0045101F" w:rsidRPr="00583227" w:rsidRDefault="004A7F92" w:rsidP="00072F22">
      <w:pPr>
        <w:pStyle w:val="Heading3"/>
        <w:numPr>
          <w:ilvl w:val="2"/>
          <w:numId w:val="1"/>
        </w:numPr>
        <w:rPr>
          <w:shd w:val="clear" w:color="auto" w:fill="E7E6E6" w:themeFill="background2"/>
        </w:rPr>
      </w:pPr>
      <w:bookmarkStart w:id="497" w:name="_Toc453500357"/>
      <w:proofErr w:type="spellStart"/>
      <w:r>
        <w:t>OgcIndexWriter</w:t>
      </w:r>
      <w:bookmarkEnd w:id="497"/>
      <w:proofErr w:type="spellEnd"/>
    </w:p>
    <w:p w14:paraId="4582D3D7" w14:textId="77777777" w:rsidR="00820CC0" w:rsidRDefault="00820CC0" w:rsidP="00820CC0">
      <w:r>
        <w:t xml:space="preserve">Este ha sido el último </w:t>
      </w:r>
      <w:proofErr w:type="spellStart"/>
      <w:r w:rsidRPr="00820CC0">
        <w:rPr>
          <w:i/>
        </w:rPr>
        <w:t>plugin</w:t>
      </w:r>
      <w:proofErr w:type="spellEnd"/>
      <w:r>
        <w:t xml:space="preserve"> que se ha necesitado implementar para darle al </w:t>
      </w:r>
      <w:r>
        <w:rPr>
          <w:i/>
        </w:rPr>
        <w:t>crawler</w:t>
      </w:r>
      <w:r>
        <w:t xml:space="preserve"> el comportamiento deseado. Este explota el punto </w:t>
      </w:r>
      <w:proofErr w:type="spellStart"/>
      <w:r>
        <w:rPr>
          <w:i/>
        </w:rPr>
        <w:t>IndexWriter</w:t>
      </w:r>
      <w:proofErr w:type="spellEnd"/>
      <w:r>
        <w:t xml:space="preserve">. Este punto de extensión es el último paso para que el </w:t>
      </w:r>
      <w:r w:rsidRPr="00820CC0">
        <w:t>crawler</w:t>
      </w:r>
      <w:r>
        <w:t xml:space="preserve"> guarde lo que ha ido recolectando.</w:t>
      </w:r>
    </w:p>
    <w:p w14:paraId="4705C575" w14:textId="77777777" w:rsidR="00820CC0" w:rsidDel="000E56A9" w:rsidRDefault="00820CC0" w:rsidP="00820CC0">
      <w:pPr>
        <w:rPr>
          <w:del w:id="498" w:author="Francisco J Lopez Pellicer" w:date="2016-06-13T20:27:00Z"/>
        </w:rPr>
      </w:pPr>
    </w:p>
    <w:p w14:paraId="4374F7FD" w14:textId="77777777" w:rsidR="00820CC0" w:rsidRDefault="00820CC0" w:rsidP="00820CC0">
      <w:r>
        <w:t>En este trabajo se almacenan lo</w:t>
      </w:r>
      <w:r w:rsidR="001A4E7E">
        <w:t>s ficheros</w:t>
      </w:r>
      <w:r w:rsidR="00D92345">
        <w:t xml:space="preserve"> en su formato original</w:t>
      </w:r>
      <w:r w:rsidR="001A4E7E">
        <w:t xml:space="preserve"> </w:t>
      </w:r>
      <w:r w:rsidR="00D92345">
        <w:t>(</w:t>
      </w:r>
      <w:r w:rsidR="001A4E7E">
        <w:t>XML</w:t>
      </w:r>
      <w:r w:rsidR="00D92345">
        <w:t>)</w:t>
      </w:r>
      <w:r w:rsidR="001A4E7E">
        <w:t xml:space="preserve"> en el disco duro. </w:t>
      </w:r>
      <w:r w:rsidR="00D92345">
        <w:t>Se crea un fichero por cada documento recuperado y se almacena.</w:t>
      </w:r>
    </w:p>
    <w:p w14:paraId="795A809F" w14:textId="77777777" w:rsidR="001A4E7E" w:rsidDel="000E56A9" w:rsidRDefault="001A4E7E" w:rsidP="00820CC0">
      <w:pPr>
        <w:rPr>
          <w:del w:id="499" w:author="Francisco J Lopez Pellicer" w:date="2016-06-13T20:27:00Z"/>
        </w:rPr>
      </w:pPr>
    </w:p>
    <w:p w14:paraId="20053A31" w14:textId="77777777" w:rsidR="00820CC0" w:rsidRDefault="00820CC0" w:rsidP="000E56A9">
      <w:pPr>
        <w:pStyle w:val="ListBullet2"/>
        <w:rPr>
          <w:i/>
          <w:shd w:val="clear" w:color="auto" w:fill="E7E6E6" w:themeFill="background2"/>
        </w:rPr>
        <w:pPrChange w:id="500" w:author="Francisco J Lopez Pellicer" w:date="2016-06-13T20:30:00Z">
          <w:pPr/>
        </w:pPrChange>
      </w:pPr>
      <w:r>
        <w:t xml:space="preserve">En este caso la interfaz que se extiende es </w:t>
      </w:r>
      <w:proofErr w:type="spellStart"/>
      <w:r w:rsidR="001A4E7E" w:rsidRPr="001B4FA1">
        <w:rPr>
          <w:rStyle w:val="FicherosycarpetasCar"/>
        </w:rPr>
        <w:t>IndexWriter</w:t>
      </w:r>
      <w:proofErr w:type="spellEnd"/>
      <w:r>
        <w:t>. A continuación, se puede ver el código de la interfaz.</w:t>
      </w:r>
      <w:r>
        <w:rPr>
          <w:i/>
          <w:shd w:val="clear" w:color="auto" w:fill="E7E6E6" w:themeFill="background2"/>
        </w:rPr>
        <w:t xml:space="preserve"> </w:t>
      </w:r>
    </w:p>
    <w:p w14:paraId="039628F8" w14:textId="77777777" w:rsidR="00820CC0" w:rsidDel="000E56A9" w:rsidRDefault="00820CC0" w:rsidP="00820CC0">
      <w:pPr>
        <w:rPr>
          <w:del w:id="501" w:author="Francisco J Lopez Pellicer" w:date="2016-06-13T20:27:00Z"/>
        </w:rPr>
      </w:pPr>
    </w:p>
    <w:bookmarkStart w:id="502" w:name="_MON_1526912015"/>
    <w:bookmarkEnd w:id="502"/>
    <w:p w14:paraId="32AE6A4B" w14:textId="77777777" w:rsidR="00C911E3" w:rsidRDefault="001A4E7E" w:rsidP="00C911E3">
      <w:pPr>
        <w:pStyle w:val="Caption"/>
        <w:keepNext/>
      </w:pPr>
      <w:r>
        <w:object w:dxaOrig="8504" w:dyaOrig="5340" w14:anchorId="5FEE1B5C">
          <v:shape id="_x0000_i1035" type="#_x0000_t75" style="width:425.6pt;height:267.05pt" o:ole="">
            <v:imagedata r:id="rId55" o:title=""/>
          </v:shape>
          <o:OLEObject Type="Embed" ProgID="Word.OpenDocumentText.12" ShapeID="_x0000_i1035" DrawAspect="Content" ObjectID="_1527355195" r:id="rId56"/>
        </w:object>
      </w:r>
    </w:p>
    <w:p w14:paraId="68307B90" w14:textId="77777777" w:rsidR="00820CC0" w:rsidRDefault="00C911E3" w:rsidP="00C911E3">
      <w:pPr>
        <w:pStyle w:val="Caption"/>
      </w:pPr>
      <w:r>
        <w:t xml:space="preserve">Ejemplo </w:t>
      </w:r>
      <w:r>
        <w:fldChar w:fldCharType="begin"/>
      </w:r>
      <w:r>
        <w:instrText xml:space="preserve"> SEQ Ejemplo \* ARABIC </w:instrText>
      </w:r>
      <w:r>
        <w:fldChar w:fldCharType="separate"/>
      </w:r>
      <w:r w:rsidR="001B37D5">
        <w:rPr>
          <w:noProof/>
        </w:rPr>
        <w:t>13</w:t>
      </w:r>
      <w:r>
        <w:fldChar w:fldCharType="end"/>
      </w:r>
    </w:p>
    <w:p w14:paraId="2701259F" w14:textId="77777777" w:rsidR="00820CC0" w:rsidDel="000E56A9" w:rsidRDefault="00820CC0" w:rsidP="00820CC0">
      <w:pPr>
        <w:rPr>
          <w:del w:id="503" w:author="Francisco J Lopez Pellicer" w:date="2016-06-13T20:27:00Z"/>
        </w:rPr>
      </w:pPr>
    </w:p>
    <w:p w14:paraId="720D0439" w14:textId="77777777" w:rsidR="00820CC0" w:rsidRDefault="00D92345" w:rsidP="00820CC0">
      <w:r>
        <w:t xml:space="preserve">El punto de extensión que ha sido utilizado en esta </w:t>
      </w:r>
      <w:r w:rsidR="00C911E3">
        <w:t>sección está más enfocado a indexaciones en bases de datos y otros elementos de persistencia de datos más complejos que el guardado en el sistema de ficheros.</w:t>
      </w:r>
    </w:p>
    <w:p w14:paraId="7867F923" w14:textId="77777777" w:rsidR="00C911E3" w:rsidDel="000E56A9" w:rsidRDefault="00C911E3" w:rsidP="00820CC0">
      <w:pPr>
        <w:rPr>
          <w:del w:id="504" w:author="Francisco J Lopez Pellicer" w:date="2016-06-13T20:27:00Z"/>
        </w:rPr>
      </w:pPr>
    </w:p>
    <w:p w14:paraId="47CDAC6D" w14:textId="77777777" w:rsidR="00C911E3" w:rsidRDefault="00C911E3" w:rsidP="00820CC0">
      <w:r>
        <w:t>Por esa razón este punto de extensión ofrece varios métodos para conseguir una persistencia más sofisticada.</w:t>
      </w:r>
    </w:p>
    <w:p w14:paraId="385C9D0D" w14:textId="77777777" w:rsidR="0071662B" w:rsidDel="000E56A9" w:rsidRDefault="0071662B" w:rsidP="00820CC0">
      <w:pPr>
        <w:rPr>
          <w:del w:id="505" w:author="Francisco J Lopez Pellicer" w:date="2016-06-13T20:27:00Z"/>
        </w:rPr>
      </w:pPr>
    </w:p>
    <w:p w14:paraId="5401D230" w14:textId="77777777" w:rsidR="0071662B" w:rsidRDefault="0071662B" w:rsidP="00820CC0">
      <w:r>
        <w:t>Los métodos más relevantes proporcionados por esta interfaz son:</w:t>
      </w:r>
    </w:p>
    <w:p w14:paraId="64E96CCD" w14:textId="77777777" w:rsidR="0071662B" w:rsidRDefault="0071662B" w:rsidP="000E56A9">
      <w:pPr>
        <w:pStyle w:val="ListBullet2"/>
        <w:pPrChange w:id="506" w:author="Francisco J Lopez Pellicer" w:date="2016-06-13T20:28:00Z">
          <w:pPr>
            <w:pStyle w:val="ListParagraph"/>
            <w:numPr>
              <w:numId w:val="14"/>
            </w:numPr>
            <w:ind w:hanging="360"/>
          </w:pPr>
        </w:pPrChange>
      </w:pPr>
      <w:r>
        <w:t>op</w:t>
      </w:r>
      <w:r w:rsidR="002763C8">
        <w:t>en</w:t>
      </w:r>
    </w:p>
    <w:p w14:paraId="69FFEDDB" w14:textId="77777777" w:rsidR="0071662B" w:rsidRPr="0071662B" w:rsidRDefault="0071662B" w:rsidP="000E56A9">
      <w:pPr>
        <w:pStyle w:val="ListBullet2"/>
        <w:pPrChange w:id="507" w:author="Francisco J Lopez Pellicer" w:date="2016-06-13T20:28:00Z">
          <w:pPr>
            <w:pStyle w:val="ListParagraph"/>
            <w:numPr>
              <w:numId w:val="14"/>
            </w:numPr>
            <w:ind w:hanging="360"/>
          </w:pPr>
        </w:pPrChange>
      </w:pPr>
      <w:proofErr w:type="spellStart"/>
      <w:r w:rsidRPr="0071662B">
        <w:t>write</w:t>
      </w:r>
      <w:proofErr w:type="spellEnd"/>
    </w:p>
    <w:p w14:paraId="1A54CE4A" w14:textId="77777777" w:rsidR="0071662B" w:rsidRDefault="002763C8" w:rsidP="000E56A9">
      <w:pPr>
        <w:pStyle w:val="ListBullet2"/>
        <w:pPrChange w:id="508" w:author="Francisco J Lopez Pellicer" w:date="2016-06-13T20:28:00Z">
          <w:pPr>
            <w:pStyle w:val="ListParagraph"/>
            <w:numPr>
              <w:numId w:val="14"/>
            </w:numPr>
            <w:ind w:hanging="360"/>
          </w:pPr>
        </w:pPrChange>
      </w:pPr>
      <w:proofErr w:type="spellStart"/>
      <w:r>
        <w:t>delete</w:t>
      </w:r>
      <w:proofErr w:type="spellEnd"/>
    </w:p>
    <w:p w14:paraId="427ABDA8" w14:textId="77777777" w:rsidR="0071662B" w:rsidRDefault="002763C8" w:rsidP="000E56A9">
      <w:pPr>
        <w:pStyle w:val="ListBullet2"/>
        <w:pPrChange w:id="509" w:author="Francisco J Lopez Pellicer" w:date="2016-06-13T20:28:00Z">
          <w:pPr>
            <w:pStyle w:val="ListParagraph"/>
            <w:numPr>
              <w:numId w:val="14"/>
            </w:numPr>
            <w:ind w:hanging="360"/>
          </w:pPr>
        </w:pPrChange>
      </w:pPr>
      <w:proofErr w:type="spellStart"/>
      <w:r>
        <w:t>update</w:t>
      </w:r>
      <w:proofErr w:type="spellEnd"/>
    </w:p>
    <w:p w14:paraId="79CAA886" w14:textId="77777777" w:rsidR="0071662B" w:rsidRDefault="0071662B" w:rsidP="000E56A9">
      <w:pPr>
        <w:pStyle w:val="ListBullet2"/>
        <w:pPrChange w:id="510" w:author="Francisco J Lopez Pellicer" w:date="2016-06-13T20:28:00Z">
          <w:pPr>
            <w:pStyle w:val="ListParagraph"/>
            <w:numPr>
              <w:numId w:val="14"/>
            </w:numPr>
            <w:ind w:hanging="360"/>
          </w:pPr>
        </w:pPrChange>
      </w:pPr>
      <w:proofErr w:type="spellStart"/>
      <w:r>
        <w:t>c</w:t>
      </w:r>
      <w:r w:rsidR="002763C8">
        <w:t>ommit</w:t>
      </w:r>
      <w:proofErr w:type="spellEnd"/>
    </w:p>
    <w:p w14:paraId="6EB01C5B" w14:textId="77777777" w:rsidR="0071662B" w:rsidRPr="0071662B" w:rsidRDefault="002763C8" w:rsidP="000E56A9">
      <w:pPr>
        <w:pStyle w:val="ListBullet2"/>
        <w:pPrChange w:id="511" w:author="Francisco J Lopez Pellicer" w:date="2016-06-13T20:28:00Z">
          <w:pPr>
            <w:pStyle w:val="ListParagraph"/>
            <w:numPr>
              <w:numId w:val="14"/>
            </w:numPr>
            <w:ind w:hanging="360"/>
          </w:pPr>
        </w:pPrChange>
      </w:pPr>
      <w:proofErr w:type="spellStart"/>
      <w:r>
        <w:lastRenderedPageBreak/>
        <w:t>close</w:t>
      </w:r>
      <w:proofErr w:type="spellEnd"/>
    </w:p>
    <w:p w14:paraId="753CBCAD" w14:textId="03C88F82" w:rsidR="00C911E3" w:rsidDel="00E6215B" w:rsidRDefault="00C911E3" w:rsidP="00820CC0">
      <w:pPr>
        <w:rPr>
          <w:del w:id="512" w:author="Francisco J Lopez Pellicer" w:date="2016-06-13T20:32:00Z"/>
          <w:i/>
        </w:rPr>
      </w:pPr>
    </w:p>
    <w:p w14:paraId="361F2F29" w14:textId="4036314A" w:rsidR="002763C8" w:rsidDel="00E6215B" w:rsidRDefault="002763C8" w:rsidP="002763C8">
      <w:pPr>
        <w:rPr>
          <w:del w:id="513" w:author="Francisco J Lopez Pellicer" w:date="2016-06-13T20:32:00Z"/>
        </w:rPr>
      </w:pPr>
    </w:p>
    <w:p w14:paraId="65610A8A" w14:textId="77777777" w:rsidR="002763C8" w:rsidRDefault="002763C8" w:rsidP="00820CC0">
      <w:pPr>
        <w:rPr>
          <w:i/>
        </w:rPr>
      </w:pPr>
      <w:r>
        <w:t xml:space="preserve">Para este trabajo no se necesitaba una gestión tan sofisticada. </w:t>
      </w:r>
      <w:r w:rsidRPr="00C911E3">
        <w:t>Por</w:t>
      </w:r>
      <w:r>
        <w:t xml:space="preserve"> lo tanto, se ha utilizado únicamente el método </w:t>
      </w:r>
      <w:proofErr w:type="spellStart"/>
      <w:r>
        <w:rPr>
          <w:i/>
        </w:rPr>
        <w:t>write</w:t>
      </w:r>
      <w:proofErr w:type="spellEnd"/>
      <w:r>
        <w:rPr>
          <w:i/>
        </w:rPr>
        <w:t>.</w:t>
      </w:r>
    </w:p>
    <w:p w14:paraId="56DE3762" w14:textId="77A804AE" w:rsidR="002763C8" w:rsidDel="00E6215B" w:rsidRDefault="002763C8" w:rsidP="00820CC0">
      <w:pPr>
        <w:rPr>
          <w:del w:id="514" w:author="Francisco J Lopez Pellicer" w:date="2016-06-13T20:32:00Z"/>
          <w:i/>
        </w:rPr>
      </w:pPr>
    </w:p>
    <w:p w14:paraId="25FF8FFB" w14:textId="77777777" w:rsidR="002763C8" w:rsidRDefault="002763C8" w:rsidP="000E56A9">
      <w:pPr>
        <w:pStyle w:val="ListBullet2"/>
        <w:rPr>
          <w:i/>
        </w:rPr>
        <w:pPrChange w:id="515" w:author="Francisco J Lopez Pellicer" w:date="2016-06-13T20:30:00Z">
          <w:pPr/>
        </w:pPrChange>
      </w:pPr>
      <w:r>
        <w:t xml:space="preserve">Para la creación y escritura de los documentos recolectados por el </w:t>
      </w:r>
      <w:r>
        <w:rPr>
          <w:i/>
        </w:rPr>
        <w:t>crawler</w:t>
      </w:r>
      <w:r>
        <w:t xml:space="preserve"> se han utilizado las clases </w:t>
      </w:r>
      <w:r w:rsidRPr="000E56A9">
        <w:rPr>
          <w:rPrChange w:id="516" w:author="Francisco J Lopez Pellicer" w:date="2016-06-13T20:30:00Z">
            <w:rPr>
              <w:rStyle w:val="FicherosycarpetasCar"/>
            </w:rPr>
          </w:rPrChange>
        </w:rPr>
        <w:t>File</w:t>
      </w:r>
      <w:r>
        <w:rPr>
          <w:i/>
        </w:rPr>
        <w:t xml:space="preserve"> </w:t>
      </w:r>
      <w:r>
        <w:t xml:space="preserve">y </w:t>
      </w:r>
      <w:proofErr w:type="spellStart"/>
      <w:r w:rsidRPr="001B4FA1">
        <w:rPr>
          <w:rStyle w:val="FicherosycarpetasCar"/>
        </w:rPr>
        <w:t>BufferedWriter</w:t>
      </w:r>
      <w:proofErr w:type="spellEnd"/>
      <w:r>
        <w:rPr>
          <w:i/>
        </w:rPr>
        <w:t>.</w:t>
      </w:r>
    </w:p>
    <w:p w14:paraId="584360CE" w14:textId="77777777" w:rsidR="00583227" w:rsidRDefault="00583227" w:rsidP="00583227">
      <w:pPr>
        <w:keepNext/>
        <w:jc w:val="center"/>
      </w:pPr>
      <w:r>
        <w:rPr>
          <w:noProof/>
          <w:lang w:val="en-US" w:eastAsia="en-US"/>
        </w:rPr>
        <w:lastRenderedPageBreak/>
        <w:drawing>
          <wp:inline distT="0" distB="0" distL="0" distR="0" wp14:anchorId="23B2E80A" wp14:editId="217C83E1">
            <wp:extent cx="3324225" cy="7610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gcIndexWrite.png"/>
                    <pic:cNvPicPr/>
                  </pic:nvPicPr>
                  <pic:blipFill>
                    <a:blip r:embed="rId57">
                      <a:extLst>
                        <a:ext uri="{28A0092B-C50C-407E-A947-70E740481C1C}">
                          <a14:useLocalDpi xmlns:a14="http://schemas.microsoft.com/office/drawing/2010/main" val="0"/>
                        </a:ext>
                      </a:extLst>
                    </a:blip>
                    <a:stretch>
                      <a:fillRect/>
                    </a:stretch>
                  </pic:blipFill>
                  <pic:spPr>
                    <a:xfrm>
                      <a:off x="0" y="0"/>
                      <a:ext cx="3324225" cy="7610475"/>
                    </a:xfrm>
                    <a:prstGeom prst="rect">
                      <a:avLst/>
                    </a:prstGeom>
                  </pic:spPr>
                </pic:pic>
              </a:graphicData>
            </a:graphic>
          </wp:inline>
        </w:drawing>
      </w:r>
    </w:p>
    <w:p w14:paraId="2BE5A9C3" w14:textId="77777777" w:rsidR="00583227" w:rsidRPr="00583227" w:rsidRDefault="00583227" w:rsidP="00583227">
      <w:pPr>
        <w:pStyle w:val="Caption"/>
        <w:jc w:val="center"/>
      </w:pPr>
      <w:r>
        <w:t xml:space="preserve">Figura </w:t>
      </w:r>
      <w:r>
        <w:fldChar w:fldCharType="begin"/>
      </w:r>
      <w:r>
        <w:instrText xml:space="preserve"> SEQ Figura \* ARABIC </w:instrText>
      </w:r>
      <w:r>
        <w:fldChar w:fldCharType="separate"/>
      </w:r>
      <w:r w:rsidR="001B37D5">
        <w:rPr>
          <w:noProof/>
        </w:rPr>
        <w:t>6</w:t>
      </w:r>
      <w:r>
        <w:fldChar w:fldCharType="end"/>
      </w:r>
    </w:p>
    <w:p w14:paraId="24AE5909" w14:textId="77777777" w:rsidR="002763C8" w:rsidRPr="002763C8" w:rsidRDefault="002763C8" w:rsidP="00820CC0"/>
    <w:p w14:paraId="4F9A74C7" w14:textId="77777777" w:rsidR="00820CC0" w:rsidRDefault="00820CC0" w:rsidP="000E56A9">
      <w:pPr>
        <w:pStyle w:val="ListBullet2"/>
        <w:pPrChange w:id="517" w:author="Francisco J Lopez Pellicer" w:date="2016-06-13T20:30:00Z">
          <w:pPr/>
        </w:pPrChange>
      </w:pPr>
      <w:r>
        <w:t xml:space="preserve">El código con las modificaciones comentadas puede consultarse en </w:t>
      </w:r>
      <w:r>
        <w:fldChar w:fldCharType="begin"/>
      </w:r>
      <w:r>
        <w:instrText xml:space="preserve"> REF _Ref453009080 \h </w:instrText>
      </w:r>
      <w:r>
        <w:fldChar w:fldCharType="separate"/>
      </w:r>
      <w:r w:rsidR="001B37D5">
        <w:t>Anexo D – Código de interés</w:t>
      </w:r>
      <w:r>
        <w:fldChar w:fldCharType="end"/>
      </w:r>
      <w:r>
        <w:t xml:space="preserve">. Concretamente en la clase </w:t>
      </w:r>
      <w:proofErr w:type="spellStart"/>
      <w:r w:rsidRPr="001B4FA1">
        <w:rPr>
          <w:rStyle w:val="FicherosycarpetasCar"/>
        </w:rPr>
        <w:t>OgcIndex</w:t>
      </w:r>
      <w:r w:rsidR="001A4E7E" w:rsidRPr="001B4FA1">
        <w:rPr>
          <w:rStyle w:val="FicherosycarpetasCar"/>
        </w:rPr>
        <w:t>Writer</w:t>
      </w:r>
      <w:proofErr w:type="spellEnd"/>
      <w:r>
        <w:t>.</w:t>
      </w:r>
    </w:p>
    <w:p w14:paraId="737ECD35" w14:textId="794F3BD8" w:rsidR="00820CC0" w:rsidDel="00E6215B" w:rsidRDefault="00820CC0" w:rsidP="0045101F">
      <w:pPr>
        <w:rPr>
          <w:del w:id="518" w:author="Francisco J Lopez Pellicer" w:date="2016-06-13T20:32:00Z"/>
          <w:shd w:val="clear" w:color="auto" w:fill="E7E6E6" w:themeFill="background2"/>
        </w:rPr>
      </w:pPr>
    </w:p>
    <w:p w14:paraId="62935F11" w14:textId="6FB7C25B" w:rsidR="0045101F" w:rsidDel="00E6215B" w:rsidRDefault="0045101F" w:rsidP="0045101F">
      <w:pPr>
        <w:rPr>
          <w:del w:id="519" w:author="Francisco J Lopez Pellicer" w:date="2016-06-13T20:32:00Z"/>
          <w:shd w:val="clear" w:color="auto" w:fill="E7E6E6" w:themeFill="background2"/>
        </w:rPr>
      </w:pPr>
    </w:p>
    <w:p w14:paraId="4AB2EFE8" w14:textId="77777777" w:rsidR="009C481F" w:rsidRPr="0045101F" w:rsidRDefault="009C481F" w:rsidP="0045101F">
      <w:pPr>
        <w:pStyle w:val="Heading2"/>
        <w:numPr>
          <w:ilvl w:val="1"/>
          <w:numId w:val="1"/>
        </w:numPr>
        <w:rPr>
          <w:lang w:val="es-ES"/>
        </w:rPr>
      </w:pPr>
      <w:bookmarkStart w:id="520" w:name="_Toc453002205"/>
      <w:bookmarkStart w:id="521" w:name="_Toc453500358"/>
      <w:r w:rsidRPr="009C481F">
        <w:rPr>
          <w:lang w:val="es-ES"/>
        </w:rPr>
        <w:t>Algoritmo</w:t>
      </w:r>
      <w:r w:rsidRPr="0045101F">
        <w:rPr>
          <w:lang w:val="es-ES"/>
        </w:rPr>
        <w:t xml:space="preserve"> búsqueda</w:t>
      </w:r>
      <w:bookmarkEnd w:id="520"/>
      <w:bookmarkEnd w:id="521"/>
    </w:p>
    <w:p w14:paraId="4DAA843A" w14:textId="77777777" w:rsidR="008655D9" w:rsidRDefault="003A7FE7" w:rsidP="008655D9">
      <w:pPr>
        <w:rPr>
          <w:lang w:val="es-ES"/>
        </w:rPr>
      </w:pPr>
      <w:r>
        <w:rPr>
          <w:lang w:val="es-ES"/>
        </w:rPr>
        <w:t xml:space="preserve">Se barajaron varios algoritmos de búsqueda en la web para ser aplicados en este trabajo. Todos ellos son útiles para su integración en el proceso de expansión de un </w:t>
      </w:r>
      <w:r>
        <w:rPr>
          <w:i/>
          <w:lang w:val="es-ES"/>
        </w:rPr>
        <w:t>crawler</w:t>
      </w:r>
      <w:r>
        <w:rPr>
          <w:lang w:val="es-ES"/>
        </w:rPr>
        <w:t xml:space="preserve"> enfocado.</w:t>
      </w:r>
    </w:p>
    <w:p w14:paraId="219F82F5" w14:textId="0903FEB6" w:rsidR="003A7FE7" w:rsidDel="00E6215B" w:rsidRDefault="003A7FE7" w:rsidP="008655D9">
      <w:pPr>
        <w:rPr>
          <w:del w:id="522" w:author="Francisco J Lopez Pellicer" w:date="2016-06-13T20:32:00Z"/>
          <w:lang w:val="es-ES"/>
        </w:rPr>
      </w:pPr>
    </w:p>
    <w:p w14:paraId="7F6FBB54" w14:textId="77777777" w:rsidR="003A7FE7" w:rsidRDefault="003A7FE7" w:rsidP="008655D9">
      <w:pPr>
        <w:rPr>
          <w:lang w:val="es-ES"/>
        </w:rPr>
      </w:pPr>
      <w:r>
        <w:rPr>
          <w:lang w:val="es-ES"/>
        </w:rPr>
        <w:t>A continuación, se van a comentar las diferentes opciones que se barajaron</w:t>
      </w:r>
      <w:r w:rsidR="009A69F2">
        <w:rPr>
          <w:lang w:val="es-ES"/>
        </w:rPr>
        <w:fldChar w:fldCharType="begin" w:fldLock="1"/>
      </w:r>
      <w:r w:rsidR="00334B49">
        <w:rPr>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"[7]", "plainTextFormattedCitation" : "[7]", "previouslyFormattedCitation" : "[7]" }, "properties" : { "noteIndex" : 0 }, "schema" : "https://github.com/citation-style-language/schema/raw/master/csl-citation.json" }</w:instrText>
      </w:r>
      <w:r w:rsidR="009A69F2">
        <w:rPr>
          <w:lang w:val="es-ES"/>
        </w:rPr>
        <w:fldChar w:fldCharType="separate"/>
      </w:r>
      <w:r w:rsidR="00805B88" w:rsidRPr="00805B88">
        <w:rPr>
          <w:noProof/>
          <w:lang w:val="es-ES"/>
        </w:rPr>
        <w:t>[7]</w:t>
      </w:r>
      <w:r w:rsidR="009A69F2">
        <w:rPr>
          <w:lang w:val="es-ES"/>
        </w:rPr>
        <w:fldChar w:fldCharType="end"/>
      </w:r>
      <w:r>
        <w:rPr>
          <w:lang w:val="es-ES"/>
        </w:rPr>
        <w:t>:</w:t>
      </w:r>
    </w:p>
    <w:p w14:paraId="7C728CE8" w14:textId="77777777" w:rsidR="0027571F" w:rsidRDefault="0027571F" w:rsidP="000E56A9">
      <w:pPr>
        <w:pStyle w:val="ListBullet2"/>
        <w:rPr>
          <w:lang w:val="es-ES"/>
        </w:rPr>
        <w:pPrChange w:id="523" w:author="Francisco J Lopez Pellicer" w:date="2016-06-13T20:28:00Z">
          <w:pPr>
            <w:pStyle w:val="ListParagraph"/>
            <w:numPr>
              <w:numId w:val="15"/>
            </w:numPr>
            <w:ind w:hanging="360"/>
          </w:pPr>
        </w:pPrChange>
      </w:pPr>
      <w:proofErr w:type="spellStart"/>
      <w:r>
        <w:rPr>
          <w:lang w:val="es-ES"/>
        </w:rPr>
        <w:t>Fish-Search</w:t>
      </w:r>
      <w:proofErr w:type="spellEnd"/>
      <w:r>
        <w:rPr>
          <w:lang w:val="es-ES"/>
        </w:rPr>
        <w:t xml:space="preserve"> </w:t>
      </w:r>
      <w:proofErr w:type="spellStart"/>
      <w:r>
        <w:rPr>
          <w:lang w:val="es-ES"/>
        </w:rPr>
        <w:t>Algorithm</w:t>
      </w:r>
      <w:proofErr w:type="spellEnd"/>
    </w:p>
    <w:p w14:paraId="5194A92D" w14:textId="77777777" w:rsidR="0027571F" w:rsidRDefault="0027571F" w:rsidP="000E56A9">
      <w:pPr>
        <w:pStyle w:val="ListBullet2"/>
        <w:rPr>
          <w:lang w:val="es-ES"/>
        </w:rPr>
        <w:pPrChange w:id="524" w:author="Francisco J Lopez Pellicer" w:date="2016-06-13T20:28:00Z">
          <w:pPr>
            <w:pStyle w:val="ListParagraph"/>
            <w:numPr>
              <w:numId w:val="15"/>
            </w:numPr>
            <w:ind w:hanging="360"/>
          </w:pPr>
        </w:pPrChange>
      </w:pPr>
      <w:proofErr w:type="spellStart"/>
      <w:r>
        <w:rPr>
          <w:lang w:val="es-ES"/>
        </w:rPr>
        <w:t>Shark-Search</w:t>
      </w:r>
      <w:proofErr w:type="spellEnd"/>
      <w:r>
        <w:rPr>
          <w:lang w:val="es-ES"/>
        </w:rPr>
        <w:t xml:space="preserve"> </w:t>
      </w:r>
      <w:proofErr w:type="spellStart"/>
      <w:r>
        <w:rPr>
          <w:lang w:val="es-ES"/>
        </w:rPr>
        <w:t>Algorithm</w:t>
      </w:r>
      <w:proofErr w:type="spellEnd"/>
    </w:p>
    <w:p w14:paraId="4F2AF7CB" w14:textId="1422758B" w:rsidR="00006D0C" w:rsidDel="00E6215B" w:rsidRDefault="00006D0C" w:rsidP="00006D0C">
      <w:pPr>
        <w:rPr>
          <w:del w:id="525" w:author="Francisco J Lopez Pellicer" w:date="2016-06-13T20:32:00Z"/>
          <w:i/>
          <w:lang w:val="es-ES"/>
        </w:rPr>
      </w:pPr>
    </w:p>
    <w:p w14:paraId="3E70F56C" w14:textId="77777777" w:rsidR="00006D0C" w:rsidRDefault="00006D0C" w:rsidP="00006D0C">
      <w:pPr>
        <w:pStyle w:val="Heading4"/>
        <w:rPr>
          <w:lang w:val="es-ES"/>
        </w:rPr>
      </w:pPr>
      <w:proofErr w:type="spellStart"/>
      <w:r>
        <w:rPr>
          <w:lang w:val="es-ES"/>
        </w:rPr>
        <w:t>Fish-Search</w:t>
      </w:r>
      <w:proofErr w:type="spellEnd"/>
      <w:r>
        <w:rPr>
          <w:lang w:val="es-ES"/>
        </w:rPr>
        <w:t xml:space="preserve"> </w:t>
      </w:r>
      <w:proofErr w:type="spellStart"/>
      <w:r>
        <w:rPr>
          <w:lang w:val="es-ES"/>
        </w:rPr>
        <w:t>Algorithm</w:t>
      </w:r>
      <w:proofErr w:type="spellEnd"/>
    </w:p>
    <w:p w14:paraId="0E83FF70" w14:textId="77777777" w:rsidR="002B6704" w:rsidRDefault="002B6704" w:rsidP="002B6704">
      <w:pPr>
        <w:rPr>
          <w:lang w:val="es-ES"/>
        </w:rPr>
      </w:pPr>
      <w:r>
        <w:rPr>
          <w:lang w:val="es-ES"/>
        </w:rPr>
        <w:t xml:space="preserve">Este </w:t>
      </w:r>
      <w:r w:rsidR="003C086B">
        <w:rPr>
          <w:lang w:val="es-ES"/>
        </w:rPr>
        <w:t>algoritmo</w:t>
      </w:r>
      <w:r>
        <w:rPr>
          <w:lang w:val="es-ES"/>
        </w:rPr>
        <w:t xml:space="preserve"> fue creado para búsquedas dinámicas en la web. Puede ser explicado a través de la siguiente metáfora:</w:t>
      </w:r>
    </w:p>
    <w:p w14:paraId="78EB1EEF" w14:textId="4393A2AA" w:rsidR="002B6704" w:rsidDel="00E6215B" w:rsidRDefault="002B6704" w:rsidP="002B6704">
      <w:pPr>
        <w:rPr>
          <w:del w:id="526" w:author="Francisco J Lopez Pellicer" w:date="2016-06-13T20:32:00Z"/>
          <w:lang w:val="es-ES"/>
        </w:rPr>
      </w:pPr>
    </w:p>
    <w:p w14:paraId="6F0EC051" w14:textId="77777777" w:rsidR="002B6704" w:rsidRDefault="002B6704" w:rsidP="002B6704">
      <w:pPr>
        <w:ind w:left="708"/>
        <w:rPr>
          <w:i/>
          <w:lang w:val="es-ES"/>
        </w:rPr>
      </w:pPr>
      <w:r>
        <w:rPr>
          <w:i/>
          <w:lang w:val="es-ES"/>
        </w:rPr>
        <w:t>Si los agentes que buscan información en la web son vistos como una escuela de peces en el mar. Cuando se encuentra la comida (información relevante), los peces (agentes de búsqueda) se reproducen y siguen buscando comida. Si no hay comida o el agua está contaminada (malas condiciones en el ancho de banda, por ejemplo) mueren.</w:t>
      </w:r>
    </w:p>
    <w:p w14:paraId="23F4C941" w14:textId="11D42F2C" w:rsidR="002B6704" w:rsidDel="00E6215B" w:rsidRDefault="002B6704" w:rsidP="002B6704">
      <w:pPr>
        <w:ind w:left="708"/>
        <w:rPr>
          <w:del w:id="527" w:author="Francisco J Lopez Pellicer" w:date="2016-06-13T20:32:00Z"/>
          <w:i/>
          <w:lang w:val="es-ES"/>
        </w:rPr>
      </w:pPr>
    </w:p>
    <w:p w14:paraId="00D996C3" w14:textId="77777777" w:rsidR="002B6704" w:rsidRDefault="003C086B" w:rsidP="002B6704">
      <w:pPr>
        <w:rPr>
          <w:lang w:val="es-ES"/>
        </w:rPr>
      </w:pPr>
      <w:r>
        <w:rPr>
          <w:lang w:val="es-ES"/>
        </w:rPr>
        <w:t xml:space="preserve">En este algoritmo se toman una URL semilla y una </w:t>
      </w:r>
      <w:proofErr w:type="spellStart"/>
      <w:r>
        <w:rPr>
          <w:i/>
          <w:lang w:val="es-ES"/>
        </w:rPr>
        <w:t>query</w:t>
      </w:r>
      <w:proofErr w:type="spellEnd"/>
      <w:r>
        <w:rPr>
          <w:lang w:val="es-ES"/>
        </w:rPr>
        <w:t xml:space="preserve"> de búsqueda. Con esto va construyendo </w:t>
      </w:r>
      <w:r w:rsidR="00884E73">
        <w:rPr>
          <w:lang w:val="es-ES"/>
        </w:rPr>
        <w:t xml:space="preserve">una lista con prioridad de las siguientes </w:t>
      </w:r>
      <w:proofErr w:type="spellStart"/>
      <w:r w:rsidR="00884E73">
        <w:rPr>
          <w:lang w:val="es-ES"/>
        </w:rPr>
        <w:t>URLs</w:t>
      </w:r>
      <w:proofErr w:type="spellEnd"/>
      <w:r w:rsidR="00884E73">
        <w:rPr>
          <w:lang w:val="es-ES"/>
        </w:rPr>
        <w:t xml:space="preserve"> a ser exploradas.</w:t>
      </w:r>
    </w:p>
    <w:p w14:paraId="367969A4" w14:textId="3C61A0A6" w:rsidR="00884E73" w:rsidDel="00E6215B" w:rsidRDefault="00884E73" w:rsidP="002B6704">
      <w:pPr>
        <w:rPr>
          <w:del w:id="528" w:author="Francisco J Lopez Pellicer" w:date="2016-06-13T20:32:00Z"/>
          <w:lang w:val="es-ES"/>
        </w:rPr>
      </w:pPr>
    </w:p>
    <w:p w14:paraId="6AD69843" w14:textId="77777777" w:rsidR="00006D0C" w:rsidRDefault="00884E73" w:rsidP="00006D0C">
      <w:pPr>
        <w:rPr>
          <w:lang w:val="es-ES"/>
        </w:rPr>
      </w:pPr>
      <w:r>
        <w:rPr>
          <w:lang w:val="es-ES"/>
        </w:rPr>
        <w:t xml:space="preserve">En cada paso el primer nodo es sacado de la lista y procesado. Se extrae el texto disponible y es analizado evaluando si es relevante o no (valores 0 </w:t>
      </w:r>
      <w:proofErr w:type="spellStart"/>
      <w:r>
        <w:rPr>
          <w:lang w:val="es-ES"/>
        </w:rPr>
        <w:t>ó</w:t>
      </w:r>
      <w:proofErr w:type="spellEnd"/>
      <w:r>
        <w:rPr>
          <w:lang w:val="es-ES"/>
        </w:rPr>
        <w:t xml:space="preserve"> 1). Basado en ese </w:t>
      </w:r>
      <w:r>
        <w:rPr>
          <w:i/>
          <w:lang w:val="es-ES"/>
        </w:rPr>
        <w:t>score</w:t>
      </w:r>
      <w:r>
        <w:rPr>
          <w:lang w:val="es-ES"/>
        </w:rPr>
        <w:t xml:space="preserve"> una heurística decide si continuar la exploración en esa dirección o no.</w:t>
      </w:r>
    </w:p>
    <w:p w14:paraId="459C25EB" w14:textId="0AFD8EF2" w:rsidR="006C2E2C" w:rsidDel="00E6215B" w:rsidRDefault="006C2E2C" w:rsidP="00006D0C">
      <w:pPr>
        <w:rPr>
          <w:del w:id="529" w:author="Francisco J Lopez Pellicer" w:date="2016-06-13T20:32:00Z"/>
          <w:lang w:val="es-ES"/>
        </w:rPr>
      </w:pPr>
    </w:p>
    <w:p w14:paraId="126791A6" w14:textId="77777777" w:rsidR="00006D0C" w:rsidRDefault="00006D0C" w:rsidP="00006D0C">
      <w:pPr>
        <w:pStyle w:val="Heading4"/>
        <w:rPr>
          <w:lang w:val="es-ES"/>
        </w:rPr>
      </w:pPr>
      <w:proofErr w:type="spellStart"/>
      <w:r>
        <w:rPr>
          <w:lang w:val="es-ES"/>
        </w:rPr>
        <w:t>Shark-Search</w:t>
      </w:r>
      <w:proofErr w:type="spellEnd"/>
      <w:r>
        <w:rPr>
          <w:lang w:val="es-ES"/>
        </w:rPr>
        <w:t xml:space="preserve"> </w:t>
      </w:r>
      <w:proofErr w:type="spellStart"/>
      <w:r>
        <w:rPr>
          <w:lang w:val="es-ES"/>
        </w:rPr>
        <w:t>Algoritm</w:t>
      </w:r>
      <w:proofErr w:type="spellEnd"/>
    </w:p>
    <w:p w14:paraId="2A4B48A6" w14:textId="77777777" w:rsidR="00006D0C" w:rsidRDefault="00006D0C" w:rsidP="00006D0C">
      <w:pPr>
        <w:rPr>
          <w:lang w:val="es-ES"/>
        </w:rPr>
      </w:pPr>
      <w:r>
        <w:rPr>
          <w:lang w:val="es-ES"/>
        </w:rPr>
        <w:t xml:space="preserve">Este algoritmo es una evolución del explicado anteriormente. Se </w:t>
      </w:r>
      <w:r w:rsidR="002B6704">
        <w:rPr>
          <w:lang w:val="es-ES"/>
        </w:rPr>
        <w:t>optó</w:t>
      </w:r>
      <w:r>
        <w:rPr>
          <w:lang w:val="es-ES"/>
        </w:rPr>
        <w:t xml:space="preserve"> por implementar este debido a </w:t>
      </w:r>
      <w:r w:rsidR="00884E73">
        <w:rPr>
          <w:lang w:val="es-ES"/>
        </w:rPr>
        <w:t>que discrimina menos las páginas no relevantes y puede llevar al descubrimiento de más información.</w:t>
      </w:r>
    </w:p>
    <w:p w14:paraId="252EDCC0" w14:textId="4D85398C" w:rsidR="002736AA" w:rsidDel="00E6215B" w:rsidRDefault="002736AA" w:rsidP="00006D0C">
      <w:pPr>
        <w:rPr>
          <w:del w:id="530" w:author="Francisco J Lopez Pellicer" w:date="2016-06-13T20:32:00Z"/>
          <w:lang w:val="es-ES"/>
        </w:rPr>
      </w:pPr>
    </w:p>
    <w:p w14:paraId="11D7806E" w14:textId="77777777" w:rsidR="002736AA" w:rsidRDefault="002736AA" w:rsidP="00006D0C">
      <w:pPr>
        <w:rPr>
          <w:lang w:val="es-ES"/>
        </w:rPr>
      </w:pPr>
      <w:r>
        <w:rPr>
          <w:lang w:val="es-ES"/>
        </w:rPr>
        <w:t xml:space="preserve">La primera mejora respecto al </w:t>
      </w:r>
      <w:proofErr w:type="spellStart"/>
      <w:r>
        <w:rPr>
          <w:i/>
          <w:lang w:val="es-ES"/>
        </w:rPr>
        <w:t>Fish-Search</w:t>
      </w:r>
      <w:proofErr w:type="spellEnd"/>
      <w:r>
        <w:rPr>
          <w:lang w:val="es-ES"/>
        </w:rPr>
        <w:t xml:space="preserve"> es el uso de un valor continuo en la evaluación de la relevancia de un documento, sustituyendo el uso de valores binarios </w:t>
      </w:r>
      <w:r>
        <w:rPr>
          <w:i/>
          <w:lang w:val="es-ES"/>
        </w:rPr>
        <w:t xml:space="preserve">relevante </w:t>
      </w:r>
      <w:r>
        <w:rPr>
          <w:lang w:val="es-ES"/>
        </w:rPr>
        <w:t xml:space="preserve">o </w:t>
      </w:r>
      <w:r>
        <w:rPr>
          <w:i/>
          <w:lang w:val="es-ES"/>
        </w:rPr>
        <w:t>irrelevante.</w:t>
      </w:r>
      <w:r w:rsidR="008B4F6E">
        <w:rPr>
          <w:i/>
          <w:lang w:val="es-ES"/>
        </w:rPr>
        <w:t xml:space="preserve"> </w:t>
      </w:r>
      <w:r w:rsidR="008B4F6E" w:rsidRPr="001B2B38">
        <w:rPr>
          <w:lang w:val="es-ES"/>
        </w:rPr>
        <w:t xml:space="preserve">Ahora se </w:t>
      </w:r>
      <w:r w:rsidR="002138B2" w:rsidRPr="001B2B38">
        <w:rPr>
          <w:lang w:val="es-ES"/>
        </w:rPr>
        <w:t>asignará</w:t>
      </w:r>
      <w:r w:rsidR="008B4F6E" w:rsidRPr="001B2B38">
        <w:rPr>
          <w:lang w:val="es-ES"/>
        </w:rPr>
        <w:t xml:space="preserve"> un valor continuo entre 0 (nada relevante) y 1 (relevancia conceptual perfecta).</w:t>
      </w:r>
    </w:p>
    <w:p w14:paraId="1366A4CD" w14:textId="4C52C6F5" w:rsidR="002138B2" w:rsidDel="00E6215B" w:rsidRDefault="002138B2" w:rsidP="00006D0C">
      <w:pPr>
        <w:rPr>
          <w:del w:id="531" w:author="Francisco J Lopez Pellicer" w:date="2016-06-13T20:32:00Z"/>
          <w:lang w:val="es-ES"/>
        </w:rPr>
      </w:pPr>
    </w:p>
    <w:p w14:paraId="63CCFFB9" w14:textId="77777777" w:rsidR="00E35B4D" w:rsidRDefault="002138B2" w:rsidP="00006D0C">
      <w:pPr>
        <w:rPr>
          <w:lang w:val="es-ES"/>
        </w:rPr>
      </w:pPr>
      <w:r>
        <w:rPr>
          <w:lang w:val="es-ES"/>
        </w:rPr>
        <w:t xml:space="preserve">Otra de las mejoras que tiene este algoritmo es la herencia del </w:t>
      </w:r>
      <w:r>
        <w:rPr>
          <w:i/>
          <w:lang w:val="es-ES"/>
        </w:rPr>
        <w:t>score</w:t>
      </w:r>
      <w:r>
        <w:rPr>
          <w:lang w:val="es-ES"/>
        </w:rPr>
        <w:t xml:space="preserve">. Ahora el </w:t>
      </w:r>
      <w:r>
        <w:rPr>
          <w:i/>
          <w:lang w:val="es-ES"/>
        </w:rPr>
        <w:t>score</w:t>
      </w:r>
      <w:r>
        <w:rPr>
          <w:lang w:val="es-ES"/>
        </w:rPr>
        <w:t xml:space="preserve"> de los </w:t>
      </w:r>
      <w:r w:rsidR="00E35B4D">
        <w:rPr>
          <w:lang w:val="es-ES"/>
        </w:rPr>
        <w:t>ancestros</w:t>
      </w:r>
      <w:r>
        <w:rPr>
          <w:lang w:val="es-ES"/>
        </w:rPr>
        <w:t xml:space="preserve"> de un nodo afectar</w:t>
      </w:r>
      <w:r w:rsidR="00E35B4D">
        <w:rPr>
          <w:lang w:val="es-ES"/>
        </w:rPr>
        <w:t xml:space="preserve">á siguiendo la cadena de descendientes. Los nodos usan el </w:t>
      </w:r>
      <w:r w:rsidR="00E35B4D">
        <w:rPr>
          <w:i/>
          <w:lang w:val="es-ES"/>
        </w:rPr>
        <w:t>score</w:t>
      </w:r>
      <w:r w:rsidR="00E35B4D">
        <w:rPr>
          <w:lang w:val="es-ES"/>
        </w:rPr>
        <w:t xml:space="preserve"> heredado para calcular el suyo propio. El valor del </w:t>
      </w:r>
      <w:r w:rsidR="00E35B4D">
        <w:rPr>
          <w:i/>
          <w:lang w:val="es-ES"/>
        </w:rPr>
        <w:t>score</w:t>
      </w:r>
      <w:r w:rsidR="00E35B4D">
        <w:rPr>
          <w:lang w:val="es-ES"/>
        </w:rPr>
        <w:t xml:space="preserve"> heredado se multiplica por un factor de decaimiento o </w:t>
      </w:r>
      <w:r w:rsidR="00E35B4D" w:rsidRPr="00485593">
        <w:rPr>
          <w:i/>
          <w:sz w:val="28"/>
          <w:lang w:val="es-ES"/>
        </w:rPr>
        <w:t>δ</w:t>
      </w:r>
      <w:r w:rsidR="00E35B4D">
        <w:rPr>
          <w:lang w:val="es-ES"/>
        </w:rPr>
        <w:t>.</w:t>
      </w:r>
    </w:p>
    <w:p w14:paraId="4A7B3F56" w14:textId="4E37C379" w:rsidR="00E35B4D" w:rsidDel="00E6215B" w:rsidRDefault="00E35B4D" w:rsidP="00006D0C">
      <w:pPr>
        <w:rPr>
          <w:del w:id="532" w:author="Francisco J Lopez Pellicer" w:date="2016-06-13T20:32:00Z"/>
          <w:lang w:val="es-ES"/>
        </w:rPr>
      </w:pPr>
    </w:p>
    <w:p w14:paraId="7539ABFE" w14:textId="77777777" w:rsidR="00E35B4D" w:rsidRDefault="00E35B4D" w:rsidP="00006D0C">
      <w:pPr>
        <w:rPr>
          <w:i/>
          <w:lang w:val="es-ES"/>
        </w:rPr>
      </w:pPr>
      <w:r>
        <w:rPr>
          <w:lang w:val="es-ES"/>
        </w:rPr>
        <w:t xml:space="preserve">Este algoritmo también tiene en cuenta el </w:t>
      </w:r>
      <w:r>
        <w:rPr>
          <w:i/>
          <w:lang w:val="es-ES"/>
        </w:rPr>
        <w:t>anchor</w:t>
      </w:r>
      <w:r>
        <w:rPr>
          <w:lang w:val="es-ES"/>
        </w:rPr>
        <w:t xml:space="preserve"> y el contexto del mismo a la hora de calcular el </w:t>
      </w:r>
      <w:r>
        <w:rPr>
          <w:i/>
          <w:lang w:val="es-ES"/>
        </w:rPr>
        <w:t>score</w:t>
      </w:r>
      <w:r>
        <w:rPr>
          <w:lang w:val="es-ES"/>
        </w:rPr>
        <w:t xml:space="preserve"> de un nodo. </w:t>
      </w:r>
      <w:r w:rsidR="00612C9C">
        <w:rPr>
          <w:lang w:val="es-ES"/>
        </w:rPr>
        <w:t xml:space="preserve">Se utilizan dos constantes </w:t>
      </w:r>
      <w:r w:rsidR="00612C9C" w:rsidRPr="00485593">
        <w:rPr>
          <w:i/>
          <w:sz w:val="28"/>
          <w:lang w:val="es-ES"/>
        </w:rPr>
        <w:t>β</w:t>
      </w:r>
      <w:r w:rsidR="00612C9C">
        <w:rPr>
          <w:lang w:val="es-ES"/>
        </w:rPr>
        <w:t xml:space="preserve"> y </w:t>
      </w:r>
      <w:r w:rsidR="00485593" w:rsidRPr="00485593">
        <w:rPr>
          <w:i/>
          <w:sz w:val="28"/>
          <w:lang w:val="es-ES"/>
        </w:rPr>
        <w:t>γ</w:t>
      </w:r>
      <w:r w:rsidR="00485593">
        <w:rPr>
          <w:lang w:val="es-ES"/>
        </w:rPr>
        <w:t xml:space="preserve"> para</w:t>
      </w:r>
      <w:r w:rsidR="00612C9C">
        <w:rPr>
          <w:lang w:val="es-ES"/>
        </w:rPr>
        <w:t xml:space="preserve"> calibrar el peso que se le da a cada elemento del </w:t>
      </w:r>
      <w:r w:rsidR="00612C9C">
        <w:rPr>
          <w:i/>
          <w:lang w:val="es-ES"/>
        </w:rPr>
        <w:t>score.</w:t>
      </w:r>
    </w:p>
    <w:p w14:paraId="408822BD" w14:textId="15FC641C" w:rsidR="00612C9C" w:rsidDel="00E6215B" w:rsidRDefault="00612C9C" w:rsidP="00006D0C">
      <w:pPr>
        <w:rPr>
          <w:del w:id="533" w:author="Francisco J Lopez Pellicer" w:date="2016-06-13T20:32:00Z"/>
          <w:i/>
          <w:lang w:val="es-ES"/>
        </w:rPr>
      </w:pPr>
    </w:p>
    <w:p w14:paraId="41A9830D" w14:textId="77777777" w:rsidR="00612C9C" w:rsidRDefault="00485593" w:rsidP="00006D0C">
      <w:pPr>
        <w:rPr>
          <w:lang w:val="es-ES"/>
        </w:rPr>
      </w:pPr>
      <m:oMath>
        <m:r>
          <w:rPr>
            <w:rFonts w:ascii="Cambria Math" w:hAnsi="Cambria Math"/>
            <w:sz w:val="28"/>
            <w:lang w:val="es-ES"/>
          </w:rPr>
          <m:t>β</m:t>
        </m:r>
      </m:oMath>
      <w:r w:rsidR="00612C9C">
        <w:rPr>
          <w:lang w:val="es-ES"/>
        </w:rPr>
        <w:t xml:space="preserve"> se utiliza para calibrar a que componente del </w:t>
      </w:r>
      <w:r w:rsidR="00612C9C">
        <w:rPr>
          <w:i/>
          <w:lang w:val="es-ES"/>
        </w:rPr>
        <w:t>score</w:t>
      </w:r>
      <w:r w:rsidR="00612C9C">
        <w:rPr>
          <w:lang w:val="es-ES"/>
        </w:rPr>
        <w:t xml:space="preserve"> de vecindad se le da más peso. El </w:t>
      </w:r>
      <w:r w:rsidR="00612C9C">
        <w:rPr>
          <w:i/>
          <w:lang w:val="es-ES"/>
        </w:rPr>
        <w:t>score</w:t>
      </w:r>
      <w:r w:rsidR="00612C9C">
        <w:rPr>
          <w:lang w:val="es-ES"/>
        </w:rPr>
        <w:t xml:space="preserve"> de vecindad sale del cálculo de la relevancia del </w:t>
      </w:r>
      <w:r w:rsidR="00612C9C">
        <w:rPr>
          <w:i/>
          <w:lang w:val="es-ES"/>
        </w:rPr>
        <w:t>anchor</w:t>
      </w:r>
      <w:r w:rsidR="00612C9C">
        <w:rPr>
          <w:lang w:val="es-ES"/>
        </w:rPr>
        <w:t xml:space="preserve"> y de su contexto. </w:t>
      </w:r>
    </w:p>
    <w:p w14:paraId="1F157420" w14:textId="565BACAE" w:rsidR="00612C9C" w:rsidDel="00E6215B" w:rsidRDefault="00612C9C" w:rsidP="00006D0C">
      <w:pPr>
        <w:rPr>
          <w:del w:id="534" w:author="Francisco J Lopez Pellicer" w:date="2016-06-13T20:32:00Z"/>
          <w:lang w:val="es-ES"/>
        </w:rPr>
      </w:pPr>
    </w:p>
    <w:p w14:paraId="1514A068" w14:textId="77777777" w:rsidR="00612C9C" w:rsidRDefault="00612C9C" w:rsidP="00006D0C">
      <w:pPr>
        <w:rPr>
          <w:lang w:val="es-ES"/>
        </w:rPr>
      </w:pPr>
      <w:r>
        <w:rPr>
          <w:lang w:val="es-ES"/>
        </w:rPr>
        <w:t>Por lo tanto:</w:t>
      </w:r>
    </w:p>
    <w:p w14:paraId="535A72C6" w14:textId="77777777" w:rsidR="00612C9C" w:rsidDel="000E56A9" w:rsidRDefault="00612C9C" w:rsidP="00006D0C">
      <w:pPr>
        <w:rPr>
          <w:del w:id="535" w:author="Francisco J Lopez Pellicer" w:date="2016-06-13T20:32:00Z"/>
          <w:lang w:val="es-ES"/>
        </w:rPr>
      </w:pPr>
    </w:p>
    <w:p w14:paraId="4FF1EA39" w14:textId="77777777" w:rsidR="00612C9C" w:rsidRPr="0020247F" w:rsidRDefault="00A855A0" w:rsidP="00006D0C">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vec</m:t>
              </m:r>
            </m:sub>
          </m:sSub>
          <m:r>
            <w:rPr>
              <w:rFonts w:ascii="Cambria Math" w:hAnsi="Cambria Math"/>
              <w:lang w:val="es-ES"/>
            </w:rPr>
            <m:t>=</m:t>
          </m:r>
          <m:r>
            <m:rPr>
              <m:sty m:val="p"/>
            </m:rPr>
            <w:rPr>
              <w:rFonts w:ascii="Cambria Math" w:hAnsi="Cambria Math"/>
              <w:lang w:val="es-ES"/>
            </w:rPr>
            <m:t xml:space="preserve"> β*anchorScore+</m:t>
          </m:r>
          <m:d>
            <m:dPr>
              <m:ctrlPr>
                <w:rPr>
                  <w:rFonts w:ascii="Cambria Math" w:hAnsi="Cambria Math"/>
                  <w:lang w:val="es-ES"/>
                </w:rPr>
              </m:ctrlPr>
            </m:dPr>
            <m:e>
              <m:r>
                <m:rPr>
                  <m:sty m:val="p"/>
                </m:rPr>
                <w:rPr>
                  <w:rFonts w:ascii="Cambria Math" w:hAnsi="Cambria Math"/>
                  <w:lang w:val="es-ES"/>
                </w:rPr>
                <m:t>1-β</m:t>
              </m:r>
            </m:e>
          </m:d>
          <m:r>
            <w:rPr>
              <w:rFonts w:ascii="Cambria Math" w:hAnsi="Cambria Math"/>
              <w:lang w:val="es-ES"/>
            </w:rPr>
            <m:t>*anchorContextScore</m:t>
          </m:r>
        </m:oMath>
      </m:oMathPara>
    </w:p>
    <w:p w14:paraId="0EB373D0" w14:textId="77777777" w:rsidR="0020247F" w:rsidRPr="00612C9C" w:rsidDel="000E56A9" w:rsidRDefault="0020247F" w:rsidP="00006D0C">
      <w:pPr>
        <w:rPr>
          <w:del w:id="536" w:author="Francisco J Lopez Pellicer" w:date="2016-06-13T20:31:00Z"/>
          <w:lang w:val="es-ES"/>
        </w:rPr>
      </w:pPr>
    </w:p>
    <w:p w14:paraId="156EA3A5" w14:textId="77777777" w:rsidR="008B4F6E" w:rsidRDefault="00485593" w:rsidP="00006D0C">
      <w:pPr>
        <w:rPr>
          <w:lang w:val="es-ES"/>
        </w:rPr>
      </w:pPr>
      <w:r>
        <w:rPr>
          <w:lang w:val="es-ES"/>
        </w:rPr>
        <w:t xml:space="preserve">La otra constante se utiliza para un procedimiento similar. La diferencia es que </w:t>
      </w:r>
      <w:r w:rsidRPr="00485593">
        <w:rPr>
          <w:i/>
          <w:sz w:val="28"/>
          <w:lang w:val="es-ES"/>
        </w:rPr>
        <w:t>γ</w:t>
      </w:r>
      <w:r>
        <w:rPr>
          <w:lang w:val="es-ES"/>
        </w:rPr>
        <w:t xml:space="preserve"> se utiliza para elegir el peso entre el </w:t>
      </w:r>
      <w:r>
        <w:rPr>
          <w:i/>
          <w:lang w:val="es-ES"/>
        </w:rPr>
        <w:t>score</w:t>
      </w:r>
      <w:r>
        <w:rPr>
          <w:lang w:val="es-ES"/>
        </w:rPr>
        <w:t xml:space="preserve"> heredado y el </w:t>
      </w:r>
      <w:r>
        <w:rPr>
          <w:i/>
          <w:lang w:val="es-ES"/>
        </w:rPr>
        <w:t>score</w:t>
      </w:r>
      <w:r>
        <w:rPr>
          <w:lang w:val="es-ES"/>
        </w:rPr>
        <w:t xml:space="preserve"> de vecindad. </w:t>
      </w:r>
    </w:p>
    <w:p w14:paraId="5088A371" w14:textId="77777777" w:rsidR="00485593" w:rsidDel="000E56A9" w:rsidRDefault="00485593" w:rsidP="00006D0C">
      <w:pPr>
        <w:rPr>
          <w:del w:id="537" w:author="Francisco J Lopez Pellicer" w:date="2016-06-13T20:31:00Z"/>
          <w:lang w:val="es-ES"/>
        </w:rPr>
      </w:pPr>
    </w:p>
    <w:p w14:paraId="24F3103A" w14:textId="77777777" w:rsidR="00485593" w:rsidRPr="00485593" w:rsidRDefault="00485593" w:rsidP="00006D0C">
      <w:pPr>
        <w:rPr>
          <w:lang w:val="es-ES"/>
        </w:rPr>
      </w:pPr>
      <w:r>
        <w:rPr>
          <w:lang w:val="es-ES"/>
        </w:rPr>
        <w:t>Así:</w:t>
      </w:r>
    </w:p>
    <w:p w14:paraId="1BC2434F" w14:textId="77777777" w:rsidR="00485593" w:rsidRPr="0020247F" w:rsidRDefault="00A855A0" w:rsidP="00485593">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pot</m:t>
              </m:r>
            </m:sub>
          </m:sSub>
          <m:r>
            <w:rPr>
              <w:rFonts w:ascii="Cambria Math" w:hAnsi="Cambria Math"/>
              <w:lang w:val="es-ES"/>
            </w:rPr>
            <m:t>=</m:t>
          </m:r>
          <m:r>
            <m:rPr>
              <m:sty m:val="p"/>
            </m:rPr>
            <w:rPr>
              <w:rFonts w:ascii="Cambria Math" w:hAnsi="Cambria Math"/>
              <w:lang w:val="es-ES"/>
            </w:rPr>
            <m:t xml:space="preserve"> </m:t>
          </m:r>
          <m:r>
            <w:rPr>
              <w:rFonts w:ascii="Cambria Math" w:hAnsi="Cambria Math"/>
              <w:sz w:val="28"/>
              <w:lang w:val="es-ES"/>
            </w:rPr>
            <m:t>γ</m:t>
          </m:r>
          <m:r>
            <m:rPr>
              <m:sty m:val="p"/>
            </m:rPr>
            <w:rPr>
              <w:rFonts w:ascii="Cambria Math" w:hAnsi="Cambria Math"/>
              <w:lang w:val="es-ES"/>
            </w:rPr>
            <m:t>*inheritedScore+</m:t>
          </m:r>
          <m:d>
            <m:dPr>
              <m:ctrlPr>
                <w:rPr>
                  <w:rFonts w:ascii="Cambria Math" w:hAnsi="Cambria Math"/>
                  <w:lang w:val="es-ES"/>
                </w:rPr>
              </m:ctrlPr>
            </m:dPr>
            <m:e>
              <m:r>
                <m:rPr>
                  <m:sty m:val="p"/>
                </m:rPr>
                <w:rPr>
                  <w:rFonts w:ascii="Cambria Math" w:hAnsi="Cambria Math"/>
                  <w:lang w:val="es-ES"/>
                </w:rPr>
                <m:t>1-</m:t>
              </m:r>
              <m:r>
                <w:rPr>
                  <w:rFonts w:ascii="Cambria Math" w:hAnsi="Cambria Math"/>
                  <w:sz w:val="28"/>
                  <w:lang w:val="es-ES"/>
                </w:rPr>
                <m:t>γ</m:t>
              </m:r>
            </m:e>
          </m:d>
          <m:r>
            <w:rPr>
              <w:rFonts w:ascii="Cambria Math" w:hAnsi="Cambria Math"/>
              <w:lang w:val="es-ES"/>
            </w:rPr>
            <m:t>*neighbourhoodScore</m:t>
          </m:r>
        </m:oMath>
      </m:oMathPara>
    </w:p>
    <w:p w14:paraId="069CF70F" w14:textId="77777777" w:rsidR="008B4F6E" w:rsidDel="000E56A9" w:rsidRDefault="008B4F6E" w:rsidP="00485593">
      <w:pPr>
        <w:rPr>
          <w:del w:id="538" w:author="Francisco J Lopez Pellicer" w:date="2016-06-13T20:31:00Z"/>
          <w:lang w:val="es-ES"/>
        </w:rPr>
      </w:pPr>
    </w:p>
    <w:p w14:paraId="4EBEA741" w14:textId="77777777" w:rsidR="00485593" w:rsidDel="000E56A9" w:rsidRDefault="00485593" w:rsidP="00485593">
      <w:pPr>
        <w:rPr>
          <w:del w:id="539" w:author="Francisco J Lopez Pellicer" w:date="2016-06-13T20:31:00Z"/>
          <w:lang w:val="es-ES"/>
        </w:rPr>
      </w:pPr>
    </w:p>
    <w:p w14:paraId="03235A49" w14:textId="77777777" w:rsidR="00485593" w:rsidRPr="00485593" w:rsidRDefault="00485593" w:rsidP="00485593">
      <w:pPr>
        <w:rPr>
          <w:lang w:val="es-ES"/>
        </w:rPr>
      </w:pPr>
      <w:r>
        <w:rPr>
          <w:lang w:val="es-ES"/>
        </w:rPr>
        <w:t xml:space="preserve">A continuación, se puede ver el algoritmo de </w:t>
      </w:r>
      <w:proofErr w:type="spellStart"/>
      <w:r>
        <w:rPr>
          <w:i/>
          <w:lang w:val="es-ES"/>
        </w:rPr>
        <w:t>Shark-Search</w:t>
      </w:r>
      <w:proofErr w:type="spellEnd"/>
      <w:r w:rsidR="009A69F2">
        <w:rPr>
          <w:i/>
          <w:lang w:val="es-ES"/>
        </w:rPr>
        <w:fldChar w:fldCharType="begin" w:fldLock="1"/>
      </w:r>
      <w:r w:rsidR="00334B49">
        <w:rPr>
          <w:i/>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"[7]", "plainTextFormattedCitation" : "[7]", "previouslyFormattedCitation" : "[7]" }, "properties" : { "noteIndex" : 0 }, "schema" : "https://github.com/citation-style-language/schema/raw/master/csl-citation.json" }</w:instrText>
      </w:r>
      <w:r w:rsidR="009A69F2">
        <w:rPr>
          <w:i/>
          <w:lang w:val="es-ES"/>
        </w:rPr>
        <w:fldChar w:fldCharType="separate"/>
      </w:r>
      <w:r w:rsidR="00805B88" w:rsidRPr="00805B88">
        <w:rPr>
          <w:noProof/>
          <w:lang w:val="es-ES"/>
        </w:rPr>
        <w:t>[7]</w:t>
      </w:r>
      <w:r w:rsidR="009A69F2">
        <w:rPr>
          <w:i/>
          <w:lang w:val="es-ES"/>
        </w:rPr>
        <w:fldChar w:fldCharType="end"/>
      </w:r>
      <w:r>
        <w:rPr>
          <w:lang w:val="es-ES"/>
        </w:rPr>
        <w:t>:</w:t>
      </w:r>
    </w:p>
    <w:bookmarkStart w:id="540" w:name="_MON_1526999928"/>
    <w:bookmarkEnd w:id="540"/>
    <w:p w14:paraId="7E4B44AF" w14:textId="77777777" w:rsidR="006C2E2C" w:rsidDel="000E56A9" w:rsidRDefault="00194FBE" w:rsidP="006C2E2C">
      <w:pPr>
        <w:keepNext/>
        <w:rPr>
          <w:del w:id="541" w:author="Francisco J Lopez Pellicer" w:date="2016-06-13T20:31:00Z"/>
        </w:rPr>
      </w:pPr>
      <w:r>
        <w:rPr>
          <w:lang w:val="es-ES"/>
        </w:rPr>
        <w:object w:dxaOrig="8504" w:dyaOrig="7674" w14:anchorId="412F7CCF">
          <v:shape id="_x0000_i1036" type="#_x0000_t75" style="width:425.6pt;height:383.7pt" o:ole="">
            <v:imagedata r:id="rId58" o:title=""/>
          </v:shape>
          <o:OLEObject Type="Embed" ProgID="Word.OpenDocumentText.12" ShapeID="_x0000_i1036" DrawAspect="Content" ObjectID="_1527355196" r:id="rId59"/>
        </w:object>
      </w:r>
    </w:p>
    <w:p w14:paraId="2896E730" w14:textId="77777777" w:rsidR="008378D9" w:rsidRDefault="006C2E2C" w:rsidP="000E56A9">
      <w:pPr>
        <w:keepNext/>
        <w:pPrChange w:id="542" w:author="Francisco J Lopez Pellicer" w:date="2016-06-13T20:31:00Z">
          <w:pPr>
            <w:pStyle w:val="Caption"/>
          </w:pPr>
        </w:pPrChange>
      </w:pPr>
      <w:r>
        <w:t xml:space="preserve">Figura </w:t>
      </w:r>
      <w:r>
        <w:fldChar w:fldCharType="begin"/>
      </w:r>
      <w:r>
        <w:instrText xml:space="preserve"> SEQ Figura \* ARABIC </w:instrText>
      </w:r>
      <w:r>
        <w:fldChar w:fldCharType="separate"/>
      </w:r>
      <w:r w:rsidR="001B37D5">
        <w:rPr>
          <w:noProof/>
        </w:rPr>
        <w:t>7</w:t>
      </w:r>
      <w:r>
        <w:fldChar w:fldCharType="end"/>
      </w:r>
    </w:p>
    <w:p w14:paraId="402FDF59" w14:textId="77777777" w:rsidR="003A7FE7" w:rsidRPr="003A7FE7" w:rsidDel="000E56A9" w:rsidRDefault="003A7FE7" w:rsidP="00485593">
      <w:pPr>
        <w:rPr>
          <w:del w:id="543" w:author="Francisco J Lopez Pellicer" w:date="2016-06-13T20:31:00Z"/>
          <w:lang w:val="es-ES"/>
        </w:rPr>
      </w:pPr>
    </w:p>
    <w:p w14:paraId="07983B0B" w14:textId="77777777" w:rsidR="008655D9" w:rsidRPr="0045101F" w:rsidDel="000E56A9" w:rsidRDefault="008655D9" w:rsidP="008655D9">
      <w:pPr>
        <w:rPr>
          <w:del w:id="544" w:author="Francisco J Lopez Pellicer" w:date="2016-06-13T20:31:00Z"/>
          <w:lang w:val="es-ES"/>
        </w:rPr>
      </w:pPr>
    </w:p>
    <w:p w14:paraId="761DC313" w14:textId="77777777" w:rsidR="00836924" w:rsidRDefault="001201CB" w:rsidP="00DC46A8">
      <w:pPr>
        <w:rPr>
          <w:lang w:val="es-ES"/>
        </w:rPr>
      </w:pPr>
      <w:r>
        <w:rPr>
          <w:lang w:val="es-ES"/>
        </w:rPr>
        <w:t xml:space="preserve">Otros algoritmos que no se han considerado para </w:t>
      </w:r>
      <w:r w:rsidR="005E536D">
        <w:rPr>
          <w:lang w:val="es-ES"/>
        </w:rPr>
        <w:t>usar,</w:t>
      </w:r>
      <w:r>
        <w:rPr>
          <w:lang w:val="es-ES"/>
        </w:rPr>
        <w:t xml:space="preserve"> pero se han investigado</w:t>
      </w:r>
      <w:r w:rsidR="001F3D68">
        <w:rPr>
          <w:lang w:val="es-ES"/>
        </w:rPr>
        <w:t xml:space="preserve"> </w:t>
      </w:r>
      <w:r w:rsidR="001F3D68">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"mendeley" : { "formattedCitation" : "[1]", "plainTextFormattedCitation" : "[1]", "previouslyFormattedCitation" : "[1]" }, "properties" : { "noteIndex" : 0 }, "schema" : "https://github.com/citation-style-language/schema/raw/master/csl-citation.json" }</w:instrText>
      </w:r>
      <w:r w:rsidR="001F3D68">
        <w:rPr>
          <w:lang w:val="es-ES"/>
        </w:rPr>
        <w:fldChar w:fldCharType="separate"/>
      </w:r>
      <w:r w:rsidR="009A69F2" w:rsidRPr="009A69F2">
        <w:rPr>
          <w:noProof/>
          <w:lang w:val="es-ES"/>
        </w:rPr>
        <w:t>[1]</w:t>
      </w:r>
      <w:r w:rsidR="001F3D68">
        <w:rPr>
          <w:lang w:val="es-ES"/>
        </w:rPr>
        <w:fldChar w:fldCharType="end"/>
      </w:r>
      <w:r>
        <w:rPr>
          <w:lang w:val="es-ES"/>
        </w:rPr>
        <w:t>:</w:t>
      </w:r>
    </w:p>
    <w:p w14:paraId="6ED1A4F0" w14:textId="77777777" w:rsidR="005E536D" w:rsidRDefault="005E536D" w:rsidP="000E56A9">
      <w:pPr>
        <w:pStyle w:val="ListBullet2"/>
        <w:rPr>
          <w:lang w:val="es-ES"/>
        </w:rPr>
        <w:pPrChange w:id="545" w:author="Francisco J Lopez Pellicer" w:date="2016-06-13T20:28:00Z">
          <w:pPr>
            <w:pStyle w:val="ListParagraph"/>
            <w:numPr>
              <w:numId w:val="17"/>
            </w:numPr>
            <w:ind w:hanging="360"/>
          </w:pPr>
        </w:pPrChange>
      </w:pPr>
      <w:proofErr w:type="spellStart"/>
      <w:r w:rsidRPr="005E536D">
        <w:rPr>
          <w:lang w:val="es-ES"/>
        </w:rPr>
        <w:t>InfoSpider</w:t>
      </w:r>
      <w:proofErr w:type="spellEnd"/>
    </w:p>
    <w:p w14:paraId="7BB180E6" w14:textId="77777777" w:rsidR="005E536D" w:rsidRDefault="00006D0C" w:rsidP="000E56A9">
      <w:pPr>
        <w:pStyle w:val="ListBullet2"/>
        <w:rPr>
          <w:lang w:val="es-ES"/>
        </w:rPr>
        <w:pPrChange w:id="546" w:author="Francisco J Lopez Pellicer" w:date="2016-06-13T20:28:00Z">
          <w:pPr>
            <w:pStyle w:val="ListParagraph"/>
            <w:numPr>
              <w:numId w:val="17"/>
            </w:numPr>
            <w:ind w:hanging="360"/>
          </w:pPr>
        </w:pPrChange>
      </w:pPr>
      <w:proofErr w:type="spellStart"/>
      <w:r>
        <w:rPr>
          <w:lang w:val="es-ES"/>
        </w:rPr>
        <w:t>Learning</w:t>
      </w:r>
      <w:proofErr w:type="spellEnd"/>
      <w:r>
        <w:rPr>
          <w:lang w:val="es-ES"/>
        </w:rPr>
        <w:t xml:space="preserve"> Anchor </w:t>
      </w:r>
      <w:proofErr w:type="spellStart"/>
      <w:r>
        <w:rPr>
          <w:lang w:val="es-ES"/>
        </w:rPr>
        <w:t>Algorithm</w:t>
      </w:r>
      <w:proofErr w:type="spellEnd"/>
    </w:p>
    <w:p w14:paraId="63AADF2E" w14:textId="77777777" w:rsidR="00006D0C" w:rsidRPr="00884E73" w:rsidRDefault="00006D0C" w:rsidP="000E56A9">
      <w:pPr>
        <w:pStyle w:val="ListBullet2"/>
        <w:rPr>
          <w:lang w:val="es-ES"/>
        </w:rPr>
        <w:pPrChange w:id="547" w:author="Francisco J Lopez Pellicer" w:date="2016-06-13T20:28:00Z">
          <w:pPr>
            <w:pStyle w:val="ListParagraph"/>
            <w:numPr>
              <w:numId w:val="17"/>
            </w:numPr>
            <w:ind w:hanging="360"/>
          </w:pPr>
        </w:pPrChange>
      </w:pPr>
      <w:proofErr w:type="spellStart"/>
      <w:r w:rsidRPr="00342FF5">
        <w:t>History</w:t>
      </w:r>
      <w:proofErr w:type="spellEnd"/>
      <w:r w:rsidRPr="00342FF5">
        <w:t xml:space="preserve"> </w:t>
      </w:r>
      <w:proofErr w:type="spellStart"/>
      <w:r w:rsidRPr="00342FF5">
        <w:t>Path</w:t>
      </w:r>
      <w:proofErr w:type="spellEnd"/>
      <w:r w:rsidRPr="00342FF5">
        <w:t xml:space="preserve"> </w:t>
      </w:r>
      <w:proofErr w:type="spellStart"/>
      <w:r w:rsidRPr="00342FF5">
        <w:t>Algorithm</w:t>
      </w:r>
      <w:proofErr w:type="spellEnd"/>
    </w:p>
    <w:p w14:paraId="2D40C9A5" w14:textId="77777777" w:rsidR="005E536D" w:rsidDel="000E56A9" w:rsidRDefault="005E536D" w:rsidP="005E536D">
      <w:pPr>
        <w:rPr>
          <w:del w:id="548" w:author="Francisco J Lopez Pellicer" w:date="2016-06-13T20:31:00Z"/>
          <w:lang w:val="es-ES"/>
        </w:rPr>
      </w:pPr>
    </w:p>
    <w:p w14:paraId="298481EE" w14:textId="77777777" w:rsidR="008378D9" w:rsidRDefault="008378D9" w:rsidP="000E56A9">
      <w:pPr>
        <w:pStyle w:val="ListBullet2"/>
        <w:pPrChange w:id="549" w:author="Francisco J Lopez Pellicer" w:date="2016-06-13T20:30:00Z">
          <w:pPr/>
        </w:pPrChange>
      </w:pPr>
      <w:r>
        <w:t xml:space="preserve">El código con el algoritmo comentad puede consultarse en </w:t>
      </w:r>
      <w:r>
        <w:fldChar w:fldCharType="begin"/>
      </w:r>
      <w:r>
        <w:instrText xml:space="preserve"> REF _Ref453009080 \h </w:instrText>
      </w:r>
      <w:r>
        <w:fldChar w:fldCharType="separate"/>
      </w:r>
      <w:r w:rsidR="001B37D5">
        <w:t>Anexo D – Código de interés</w:t>
      </w:r>
      <w:r>
        <w:fldChar w:fldCharType="end"/>
      </w:r>
      <w:r>
        <w:t xml:space="preserve">. Concretamente en la clase </w:t>
      </w:r>
      <w:proofErr w:type="spellStart"/>
      <w:r w:rsidRPr="004570E1">
        <w:rPr>
          <w:rStyle w:val="FicherosycarpetasCar"/>
        </w:rPr>
        <w:t>SharkScoringFilter</w:t>
      </w:r>
      <w:proofErr w:type="spellEnd"/>
      <w:r>
        <w:t>.</w:t>
      </w:r>
    </w:p>
    <w:p w14:paraId="5B7949C5" w14:textId="77777777" w:rsidR="00451DA4" w:rsidRDefault="002F5E3F" w:rsidP="00451DA4">
      <w:pPr>
        <w:pStyle w:val="Heading2"/>
        <w:numPr>
          <w:ilvl w:val="1"/>
          <w:numId w:val="1"/>
        </w:numPr>
      </w:pPr>
      <w:bookmarkStart w:id="550" w:name="_Toc451013012"/>
      <w:bookmarkStart w:id="551" w:name="_Toc453002206"/>
      <w:bookmarkStart w:id="552" w:name="_Toc453500359"/>
      <w:r>
        <w:t>T</w:t>
      </w:r>
      <w:r w:rsidR="00451DA4">
        <w:t>esauro</w:t>
      </w:r>
      <w:bookmarkEnd w:id="550"/>
      <w:bookmarkEnd w:id="551"/>
      <w:bookmarkEnd w:id="552"/>
    </w:p>
    <w:p w14:paraId="57100140" w14:textId="77777777" w:rsidR="00EF5C01" w:rsidRDefault="00F54B98" w:rsidP="00EF5C01">
      <w:r>
        <w:t xml:space="preserve">En el algoritmo </w:t>
      </w:r>
      <w:proofErr w:type="spellStart"/>
      <w:r>
        <w:rPr>
          <w:i/>
        </w:rPr>
        <w:t>Shark-Search</w:t>
      </w:r>
      <w:proofErr w:type="spellEnd"/>
      <w:r>
        <w:t xml:space="preserve"> una componente principal es la estimación de relevancia de una </w:t>
      </w:r>
      <w:r w:rsidR="00884E73">
        <w:t>página,</w:t>
      </w:r>
      <w:r>
        <w:t xml:space="preserve"> así como del </w:t>
      </w:r>
      <w:r w:rsidR="00884E73">
        <w:rPr>
          <w:i/>
        </w:rPr>
        <w:t>anchor</w:t>
      </w:r>
      <w:r w:rsidR="00884E73">
        <w:t xml:space="preserve"> y</w:t>
      </w:r>
      <w:r>
        <w:t xml:space="preserve"> su contexto.</w:t>
      </w:r>
    </w:p>
    <w:p w14:paraId="1C0CE9AA" w14:textId="77777777" w:rsidR="009C23DF" w:rsidDel="000E56A9" w:rsidRDefault="009C23DF" w:rsidP="00EF5C01">
      <w:pPr>
        <w:rPr>
          <w:del w:id="553" w:author="Francisco J Lopez Pellicer" w:date="2016-06-13T20:31:00Z"/>
        </w:rPr>
      </w:pPr>
    </w:p>
    <w:p w14:paraId="366CEA70" w14:textId="77777777" w:rsidR="009C23DF" w:rsidRDefault="009C23DF" w:rsidP="00EF5C01">
      <w:r>
        <w:t xml:space="preserve">Una de las tareas más importantes fue diseñar una manera de conseguir averiguar la relevancia. No se buscaba una solución que utilizara una </w:t>
      </w:r>
      <w:proofErr w:type="spellStart"/>
      <w:r>
        <w:rPr>
          <w:i/>
        </w:rPr>
        <w:t>query</w:t>
      </w:r>
      <w:proofErr w:type="spellEnd"/>
      <w:r>
        <w:t xml:space="preserve"> dado que no se busca por elementos temáticos concretos. En este trabajo se buscan documentos que describirán información geográfica de muchos tipos.</w:t>
      </w:r>
    </w:p>
    <w:p w14:paraId="0B6A8FB3" w14:textId="77777777" w:rsidR="009C23DF" w:rsidDel="000E56A9" w:rsidRDefault="009C23DF" w:rsidP="00EF5C01">
      <w:pPr>
        <w:rPr>
          <w:del w:id="554" w:author="Francisco J Lopez Pellicer" w:date="2016-06-13T20:31:00Z"/>
        </w:rPr>
      </w:pPr>
    </w:p>
    <w:p w14:paraId="121784AC" w14:textId="77777777" w:rsidR="009C23DF" w:rsidRDefault="009C23DF" w:rsidP="00EF5C01">
      <w:r>
        <w:t>Entre estos tipos estaban:</w:t>
      </w:r>
    </w:p>
    <w:p w14:paraId="2B496844" w14:textId="77777777" w:rsidR="009C23DF" w:rsidRDefault="009C23DF" w:rsidP="000E56A9">
      <w:pPr>
        <w:pStyle w:val="ListBullet2"/>
        <w:pPrChange w:id="555" w:author="Francisco J Lopez Pellicer" w:date="2016-06-13T20:28:00Z">
          <w:pPr>
            <w:pStyle w:val="ListParagraph"/>
            <w:numPr>
              <w:numId w:val="20"/>
            </w:numPr>
            <w:ind w:hanging="360"/>
          </w:pPr>
        </w:pPrChange>
      </w:pPr>
      <w:r>
        <w:t>Naturaleza</w:t>
      </w:r>
    </w:p>
    <w:p w14:paraId="3A31D1DE" w14:textId="77777777" w:rsidR="009C23DF" w:rsidRDefault="00743077" w:rsidP="000E56A9">
      <w:pPr>
        <w:pStyle w:val="ListBullet2"/>
        <w:pPrChange w:id="556" w:author="Francisco J Lopez Pellicer" w:date="2016-06-13T20:28:00Z">
          <w:pPr>
            <w:pStyle w:val="ListParagraph"/>
            <w:numPr>
              <w:numId w:val="20"/>
            </w:numPr>
            <w:ind w:hanging="360"/>
          </w:pPr>
        </w:pPrChange>
      </w:pPr>
      <w:r>
        <w:t>Ríos</w:t>
      </w:r>
    </w:p>
    <w:p w14:paraId="244D1155" w14:textId="77777777" w:rsidR="009C23DF" w:rsidRDefault="009C23DF" w:rsidP="000E56A9">
      <w:pPr>
        <w:pStyle w:val="ListBullet2"/>
        <w:pPrChange w:id="557" w:author="Francisco J Lopez Pellicer" w:date="2016-06-13T20:28:00Z">
          <w:pPr>
            <w:pStyle w:val="ListParagraph"/>
            <w:numPr>
              <w:numId w:val="20"/>
            </w:numPr>
            <w:ind w:hanging="360"/>
          </w:pPr>
        </w:pPrChange>
      </w:pPr>
      <w:r>
        <w:t>Medio Ambiente</w:t>
      </w:r>
    </w:p>
    <w:p w14:paraId="3B9EC1FF" w14:textId="77777777" w:rsidR="009C23DF" w:rsidRDefault="009C23DF" w:rsidP="000E56A9">
      <w:pPr>
        <w:pStyle w:val="ListBullet2"/>
        <w:pPrChange w:id="558" w:author="Francisco J Lopez Pellicer" w:date="2016-06-13T20:28:00Z">
          <w:pPr>
            <w:pStyle w:val="ListParagraph"/>
            <w:numPr>
              <w:numId w:val="20"/>
            </w:numPr>
            <w:ind w:hanging="360"/>
          </w:pPr>
        </w:pPrChange>
      </w:pPr>
      <w:r>
        <w:t>Carreteras</w:t>
      </w:r>
    </w:p>
    <w:p w14:paraId="54851E7D" w14:textId="77777777" w:rsidR="009C23DF" w:rsidRDefault="009C23DF" w:rsidP="000E56A9">
      <w:pPr>
        <w:pStyle w:val="ListBullet2"/>
        <w:pPrChange w:id="559" w:author="Francisco J Lopez Pellicer" w:date="2016-06-13T20:28:00Z">
          <w:pPr>
            <w:pStyle w:val="ListParagraph"/>
            <w:numPr>
              <w:numId w:val="20"/>
            </w:numPr>
            <w:ind w:hanging="360"/>
          </w:pPr>
        </w:pPrChange>
      </w:pPr>
      <w:r>
        <w:t>Zonas de pesca</w:t>
      </w:r>
    </w:p>
    <w:p w14:paraId="11EF8CDC" w14:textId="77777777" w:rsidR="009C23DF" w:rsidDel="000E56A9" w:rsidRDefault="009C23DF" w:rsidP="009C23DF">
      <w:pPr>
        <w:rPr>
          <w:del w:id="560" w:author="Francisco J Lopez Pellicer" w:date="2016-06-13T20:31:00Z"/>
        </w:rPr>
      </w:pPr>
    </w:p>
    <w:p w14:paraId="2DFB9988" w14:textId="77777777" w:rsidR="009C23DF" w:rsidRDefault="009C23DF" w:rsidP="009C23DF">
      <w:r>
        <w:t>El problema era que los documentos podían ser de muchos temas diferentes. Después de pensa</w:t>
      </w:r>
      <w:r w:rsidR="000C3809">
        <w:t>r varias soluciones, se decidió hacer uso de un tesauro</w:t>
      </w:r>
      <w:r w:rsidR="000C3809">
        <w:rPr>
          <w:rStyle w:val="FootnoteReference"/>
        </w:rPr>
        <w:footnoteReference w:id="7"/>
      </w:r>
      <w:r w:rsidR="000C3809">
        <w:t>.</w:t>
      </w:r>
    </w:p>
    <w:p w14:paraId="283DC66E" w14:textId="77777777" w:rsidR="000C3809" w:rsidDel="000E56A9" w:rsidRDefault="000C3809" w:rsidP="009C23DF">
      <w:pPr>
        <w:rPr>
          <w:del w:id="561" w:author="Francisco J Lopez Pellicer" w:date="2016-06-13T20:31:00Z"/>
        </w:rPr>
      </w:pPr>
    </w:p>
    <w:p w14:paraId="64F24380" w14:textId="77777777" w:rsidR="000C3809" w:rsidRDefault="000C3809" w:rsidP="000C3809">
      <w:pPr>
        <w:pStyle w:val="Heading4"/>
      </w:pPr>
      <w:r>
        <w:t>Idea básica</w:t>
      </w:r>
    </w:p>
    <w:p w14:paraId="3D1461AA" w14:textId="77777777" w:rsidR="000C3809" w:rsidRDefault="000C3809" w:rsidP="009C23DF">
      <w:r>
        <w:t>La idea principal era extraer de un documento las palabras más relevantes. Estas palabras tendrían un ranking de relevancia dentro del documento. Además de ese ranking, las palabras eran añadidas a una consulta SPARQL contra un modelo RDF que contenía el tesauro. dependiendo del número de resultados la palabra tiene más o menos valor geográfico.</w:t>
      </w:r>
    </w:p>
    <w:p w14:paraId="51F37A44" w14:textId="77777777" w:rsidR="000626F1" w:rsidDel="000E56A9" w:rsidRDefault="000626F1" w:rsidP="009C23DF">
      <w:pPr>
        <w:rPr>
          <w:del w:id="562" w:author="Francisco J Lopez Pellicer" w:date="2016-06-13T20:31:00Z"/>
        </w:rPr>
      </w:pPr>
    </w:p>
    <w:p w14:paraId="04A675CC" w14:textId="77777777" w:rsidR="000626F1" w:rsidRDefault="000626F1" w:rsidP="000626F1">
      <w:pPr>
        <w:pStyle w:val="Heading4"/>
      </w:pPr>
      <w:r>
        <w:t>Extracción de términos más relevantes</w:t>
      </w:r>
    </w:p>
    <w:p w14:paraId="0101C697" w14:textId="77777777" w:rsidR="000626F1" w:rsidRDefault="000626F1" w:rsidP="000626F1">
      <w:r>
        <w:t xml:space="preserve">Para </w:t>
      </w:r>
      <w:r w:rsidR="009D1896">
        <w:t>esta tarea no se utilizó ninguna herramienta externa o ya realizada. Se implementó un extractor de términos relevantes propio.</w:t>
      </w:r>
    </w:p>
    <w:p w14:paraId="3C2C3A2A" w14:textId="77777777" w:rsidR="00FC6409" w:rsidDel="000E56A9" w:rsidRDefault="00FC6409" w:rsidP="000626F1">
      <w:pPr>
        <w:rPr>
          <w:del w:id="563" w:author="Francisco J Lopez Pellicer" w:date="2016-06-13T20:31:00Z"/>
        </w:rPr>
      </w:pPr>
    </w:p>
    <w:p w14:paraId="07C036A7" w14:textId="77777777" w:rsidR="00FC6409" w:rsidRDefault="00FC6409" w:rsidP="000626F1">
      <w:r>
        <w:t>La extracción cuenta con varias fases:</w:t>
      </w:r>
    </w:p>
    <w:p w14:paraId="73FD57FE" w14:textId="77777777" w:rsidR="00FC6409" w:rsidRDefault="00DE74C0" w:rsidP="000E56A9">
      <w:pPr>
        <w:pStyle w:val="ListBullet2"/>
        <w:pPrChange w:id="564" w:author="Francisco J Lopez Pellicer" w:date="2016-06-13T20:28:00Z">
          <w:pPr>
            <w:pStyle w:val="ListParagraph"/>
            <w:numPr>
              <w:numId w:val="25"/>
            </w:numPr>
            <w:ind w:hanging="360"/>
          </w:pPr>
        </w:pPrChange>
      </w:pPr>
      <w:r>
        <w:t>Eliminación de caracteres innecesarios (. ,: +”’-{}[]?¿€$%&amp; …)</w:t>
      </w:r>
    </w:p>
    <w:p w14:paraId="5925955F" w14:textId="77777777" w:rsidR="009631D8" w:rsidRDefault="009631D8" w:rsidP="000E56A9">
      <w:pPr>
        <w:pStyle w:val="ListBullet2"/>
        <w:pPrChange w:id="565" w:author="Francisco J Lopez Pellicer" w:date="2016-06-13T20:28:00Z">
          <w:pPr>
            <w:pStyle w:val="ListParagraph"/>
            <w:numPr>
              <w:numId w:val="25"/>
            </w:numPr>
            <w:ind w:hanging="360"/>
          </w:pPr>
        </w:pPrChange>
      </w:pPr>
      <w:r>
        <w:t>Paso a minúsculas de todo el texto</w:t>
      </w:r>
    </w:p>
    <w:p w14:paraId="11E03F25" w14:textId="77777777" w:rsidR="009631D8" w:rsidRDefault="009631D8" w:rsidP="000E56A9">
      <w:pPr>
        <w:pStyle w:val="ListBullet2"/>
        <w:pPrChange w:id="566" w:author="Francisco J Lopez Pellicer" w:date="2016-06-13T20:28:00Z">
          <w:pPr>
            <w:pStyle w:val="ListParagraph"/>
            <w:numPr>
              <w:numId w:val="25"/>
            </w:numPr>
            <w:ind w:hanging="360"/>
          </w:pPr>
        </w:pPrChange>
      </w:pPr>
      <w:r>
        <w:t xml:space="preserve">Eliminación de espacios </w:t>
      </w:r>
      <w:proofErr w:type="spellStart"/>
      <w:r>
        <w:t>múiltiples</w:t>
      </w:r>
      <w:proofErr w:type="spellEnd"/>
    </w:p>
    <w:p w14:paraId="62E33BEA" w14:textId="77777777" w:rsidR="009631D8" w:rsidRPr="009631D8" w:rsidRDefault="009631D8" w:rsidP="000E56A9">
      <w:pPr>
        <w:pStyle w:val="ListBullet2"/>
        <w:pPrChange w:id="567" w:author="Francisco J Lopez Pellicer" w:date="2016-06-13T20:28:00Z">
          <w:pPr>
            <w:pStyle w:val="ListParagraph"/>
            <w:numPr>
              <w:numId w:val="25"/>
            </w:numPr>
            <w:ind w:hanging="360"/>
          </w:pPr>
        </w:pPrChange>
      </w:pPr>
      <w:r>
        <w:lastRenderedPageBreak/>
        <w:t xml:space="preserve">Filtrado de </w:t>
      </w:r>
      <w:proofErr w:type="spellStart"/>
      <w:r>
        <w:rPr>
          <w:i/>
        </w:rPr>
        <w:t>stopwords</w:t>
      </w:r>
      <w:proofErr w:type="spellEnd"/>
      <w:r>
        <w:rPr>
          <w:rStyle w:val="FootnoteReference"/>
          <w:i/>
        </w:rPr>
        <w:footnoteReference w:id="8"/>
      </w:r>
    </w:p>
    <w:p w14:paraId="427E792B" w14:textId="77777777" w:rsidR="009631D8" w:rsidRDefault="009631D8" w:rsidP="000E56A9">
      <w:pPr>
        <w:pStyle w:val="ListBullet2"/>
        <w:pPrChange w:id="568" w:author="Francisco J Lopez Pellicer" w:date="2016-06-13T20:28:00Z">
          <w:pPr>
            <w:pStyle w:val="ListParagraph"/>
            <w:numPr>
              <w:numId w:val="25"/>
            </w:numPr>
            <w:ind w:hanging="360"/>
          </w:pPr>
        </w:pPrChange>
      </w:pPr>
      <w:r>
        <w:t>Se cuentan todas las palabras únicas del texto</w:t>
      </w:r>
    </w:p>
    <w:p w14:paraId="08FB3573" w14:textId="77777777" w:rsidR="009631D8" w:rsidRDefault="009631D8" w:rsidP="000E56A9">
      <w:pPr>
        <w:pStyle w:val="ListBullet2"/>
        <w:pPrChange w:id="569" w:author="Francisco J Lopez Pellicer" w:date="2016-06-13T20:28:00Z">
          <w:pPr>
            <w:pStyle w:val="ListParagraph"/>
            <w:numPr>
              <w:numId w:val="25"/>
            </w:numPr>
            <w:ind w:hanging="360"/>
          </w:pPr>
        </w:pPrChange>
      </w:pPr>
      <w:r>
        <w:t>Se ordenan de mayor numero de apariciones a menos</w:t>
      </w:r>
    </w:p>
    <w:p w14:paraId="283E338D" w14:textId="77777777" w:rsidR="009631D8" w:rsidRDefault="009631D8" w:rsidP="000E56A9">
      <w:pPr>
        <w:pStyle w:val="ListBullet2"/>
        <w:pPrChange w:id="570" w:author="Francisco J Lopez Pellicer" w:date="2016-06-13T20:28:00Z">
          <w:pPr>
            <w:pStyle w:val="ListParagraph"/>
            <w:numPr>
              <w:numId w:val="25"/>
            </w:numPr>
            <w:ind w:hanging="360"/>
          </w:pPr>
        </w:pPrChange>
      </w:pPr>
      <w:r>
        <w:t>Cálculo del score de la siguiente manera:</w:t>
      </w:r>
    </w:p>
    <w:p w14:paraId="754C7998" w14:textId="77777777" w:rsidR="009631D8" w:rsidRDefault="009631D8" w:rsidP="000E56A9">
      <w:pPr>
        <w:pStyle w:val="ListBullet2"/>
        <w:pPrChange w:id="571" w:author="Francisco J Lopez Pellicer" w:date="2016-06-13T20:28:00Z">
          <w:pPr>
            <w:pStyle w:val="ListParagraph"/>
          </w:pPr>
        </w:pPrChange>
      </w:pPr>
    </w:p>
    <w:p w14:paraId="11E1A01A" w14:textId="77777777" w:rsidR="009631D8" w:rsidRDefault="00A855A0" w:rsidP="000E56A9">
      <w:pPr>
        <w:pStyle w:val="ListBullet2"/>
        <w:pPrChange w:id="572" w:author="Francisco J Lopez Pellicer" w:date="2016-06-13T20:28:00Z">
          <w:pPr>
            <w:pStyle w:val="ListParagraph"/>
            <w:ind w:left="1416"/>
          </w:pPr>
        </w:pPrChange>
      </w:pPr>
      <m:oMath>
        <m:sSub>
          <m:sSubPr>
            <m:ctrlPr>
              <w:rPr>
                <w:rFonts w:ascii="Cambria Math" w:hAnsi="Cambria Math"/>
              </w:rPr>
            </m:ctrlPr>
          </m:sSubPr>
          <m:e>
            <m:r>
              <w:rPr>
                <w:rFonts w:ascii="Cambria Math" w:hAnsi="Cambria Math"/>
              </w:rPr>
              <m:t>score</m:t>
            </m:r>
          </m:e>
          <m:sub>
            <m:r>
              <w:rPr>
                <w:rFonts w:ascii="Cambria Math" w:hAnsi="Cambria Math"/>
              </w:rPr>
              <m:t>term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nAp</m:t>
                </m:r>
              </m:e>
              <m:sub>
                <m:r>
                  <w:rPr>
                    <w:rFonts w:ascii="Cambria Math" w:hAnsi="Cambria Math"/>
                  </w:rPr>
                  <m:t>term</m:t>
                </m:r>
              </m:sub>
            </m:sSub>
          </m:num>
          <m:den>
            <m:r>
              <w:rPr>
                <w:rFonts w:ascii="Cambria Math" w:hAnsi="Cambria Math"/>
              </w:rPr>
              <m:t>nPal</m:t>
            </m:r>
          </m:den>
        </m:f>
        <m:r>
          <m:rPr>
            <m:sty m:val="p"/>
          </m:rPr>
          <w:rPr>
            <w:rFonts w:ascii="Cambria Math" w:hAnsi="Cambria Math"/>
          </w:rPr>
          <m:t>*</m:t>
        </m:r>
        <m:r>
          <w:rPr>
            <w:rFonts w:ascii="Cambria Math" w:hAnsi="Cambria Math"/>
          </w:rPr>
          <m:t>nRep</m:t>
        </m:r>
      </m:oMath>
    </w:p>
    <w:p w14:paraId="17C7BDDE" w14:textId="77777777" w:rsidR="000626F1" w:rsidRDefault="009631D8" w:rsidP="009631D8">
      <w:pPr>
        <w:ind w:left="1416"/>
      </w:pPr>
      <w:r>
        <w:t>Donde:</w:t>
      </w:r>
    </w:p>
    <w:p w14:paraId="64CBBEDE" w14:textId="77777777" w:rsidR="009631D8" w:rsidRDefault="00A855A0" w:rsidP="009631D8">
      <w:pPr>
        <w:ind w:left="1416"/>
      </w:pPr>
      <m:oMath>
        <m:sSub>
          <m:sSubPr>
            <m:ctrlPr>
              <w:rPr>
                <w:rFonts w:ascii="Cambria Math" w:hAnsi="Cambria Math"/>
                <w:i/>
              </w:rPr>
            </m:ctrlPr>
          </m:sSubPr>
          <m:e>
            <m:r>
              <w:rPr>
                <w:rFonts w:ascii="Cambria Math" w:hAnsi="Cambria Math"/>
              </w:rPr>
              <m:t>nAp</m:t>
            </m:r>
          </m:e>
          <m:sub>
            <m:r>
              <w:rPr>
                <w:rFonts w:ascii="Cambria Math" w:hAnsi="Cambria Math"/>
              </w:rPr>
              <m:t>term</m:t>
            </m:r>
          </m:sub>
        </m:sSub>
      </m:oMath>
      <w:r w:rsidR="009631D8">
        <w:sym w:font="Wingdings" w:char="F0E0"/>
      </w:r>
      <w:r w:rsidR="009631D8">
        <w:t xml:space="preserve"> Número de apariciones del término</w:t>
      </w:r>
    </w:p>
    <w:p w14:paraId="776646F4" w14:textId="77777777" w:rsidR="009631D8" w:rsidRDefault="009631D8" w:rsidP="009631D8">
      <w:pPr>
        <w:ind w:left="1416"/>
      </w:pPr>
      <m:oMath>
        <m:r>
          <w:rPr>
            <w:rFonts w:ascii="Cambria Math" w:hAnsi="Cambria Math"/>
          </w:rPr>
          <m:t>nPal</m:t>
        </m:r>
      </m:oMath>
      <w:r>
        <w:t xml:space="preserve"> </w:t>
      </w:r>
      <w:r>
        <w:sym w:font="Wingdings" w:char="F0E0"/>
      </w:r>
      <w:r>
        <w:t xml:space="preserve"> Número de palabras únicas en el texto</w:t>
      </w:r>
    </w:p>
    <w:p w14:paraId="29BCE598" w14:textId="77777777" w:rsidR="009631D8" w:rsidRPr="000626F1" w:rsidRDefault="009631D8" w:rsidP="009631D8">
      <w:pPr>
        <w:ind w:left="1416"/>
      </w:pPr>
      <m:oMath>
        <m:r>
          <w:rPr>
            <w:rFonts w:ascii="Cambria Math" w:hAnsi="Cambria Math"/>
          </w:rPr>
          <m:t>nRep</m:t>
        </m:r>
      </m:oMath>
      <w:r>
        <w:t xml:space="preserve"> </w:t>
      </w:r>
      <w:r>
        <w:sym w:font="Wingdings" w:char="F0E0"/>
      </w:r>
      <w:r>
        <w:t xml:space="preserve"> Número total de palabras, aunque estén repetidas</w:t>
      </w:r>
    </w:p>
    <w:p w14:paraId="4EC0C1DF" w14:textId="77777777" w:rsidR="000C3809" w:rsidDel="000E56A9" w:rsidRDefault="000C3809" w:rsidP="009C23DF">
      <w:pPr>
        <w:rPr>
          <w:del w:id="573" w:author="Francisco J Lopez Pellicer" w:date="2016-06-13T20:31:00Z"/>
        </w:rPr>
      </w:pPr>
    </w:p>
    <w:p w14:paraId="53DA770E" w14:textId="77777777" w:rsidR="000C3809" w:rsidRDefault="000C3809" w:rsidP="000C3809">
      <w:pPr>
        <w:pStyle w:val="Heading4"/>
      </w:pPr>
      <w:r>
        <w:t>GEMET</w:t>
      </w:r>
    </w:p>
    <w:p w14:paraId="7F163544" w14:textId="77777777" w:rsidR="000C3809" w:rsidRDefault="000C3809" w:rsidP="000C3809">
      <w:r>
        <w:t xml:space="preserve">GEMET o </w:t>
      </w:r>
      <w:proofErr w:type="spellStart"/>
      <w:r w:rsidRPr="000C3809">
        <w:rPr>
          <w:b/>
        </w:rPr>
        <w:t>GE</w:t>
      </w:r>
      <w:r>
        <w:t>neral</w:t>
      </w:r>
      <w:proofErr w:type="spellEnd"/>
      <w:r>
        <w:t xml:space="preserve"> </w:t>
      </w:r>
      <w:proofErr w:type="spellStart"/>
      <w:r w:rsidRPr="000C3809">
        <w:rPr>
          <w:b/>
        </w:rPr>
        <w:t>M</w:t>
      </w:r>
      <w:r>
        <w:t>ultilingual</w:t>
      </w:r>
      <w:proofErr w:type="spellEnd"/>
      <w:r>
        <w:t xml:space="preserve"> </w:t>
      </w:r>
      <w:proofErr w:type="spellStart"/>
      <w:r w:rsidRPr="000C3809">
        <w:rPr>
          <w:b/>
        </w:rPr>
        <w:t>E</w:t>
      </w:r>
      <w:r>
        <w:t>nvironmental</w:t>
      </w:r>
      <w:proofErr w:type="spellEnd"/>
      <w:r>
        <w:t xml:space="preserve"> </w:t>
      </w:r>
      <w:proofErr w:type="spellStart"/>
      <w:r w:rsidRPr="000C3809">
        <w:rPr>
          <w:b/>
        </w:rPr>
        <w:t>T</w:t>
      </w:r>
      <w:r>
        <w:t>hesaurus</w:t>
      </w:r>
      <w:proofErr w:type="spellEnd"/>
      <w:r>
        <w:t xml:space="preserve"> es un tesauro multilenguaje desarrollado por la Agencia Europea de Medio Ambiente. Es una compilación de varios vocabularios multilenguaje. Tiene el objetivo de definir una terminología general para el camp del medio ambiente.</w:t>
      </w:r>
    </w:p>
    <w:p w14:paraId="12066219" w14:textId="77777777" w:rsidR="000C3809" w:rsidDel="000E56A9" w:rsidRDefault="000C3809" w:rsidP="000C3809">
      <w:pPr>
        <w:rPr>
          <w:del w:id="574" w:author="Francisco J Lopez Pellicer" w:date="2016-06-13T20:31:00Z"/>
        </w:rPr>
      </w:pPr>
    </w:p>
    <w:p w14:paraId="19EE1E3E" w14:textId="77777777" w:rsidR="000C3809" w:rsidRPr="000C3809" w:rsidRDefault="000C3809" w:rsidP="000C3809">
      <w:r>
        <w:t>La versión actual contiene 22 idiomas y contiene más de 6000 descriptores.</w:t>
      </w:r>
      <w:r w:rsidR="003C7ADF">
        <w:t xml:space="preserve"> </w:t>
      </w:r>
    </w:p>
    <w:p w14:paraId="5F0AFD19" w14:textId="77777777" w:rsidR="000C3809" w:rsidDel="000E56A9" w:rsidRDefault="000C3809" w:rsidP="009C23DF">
      <w:pPr>
        <w:rPr>
          <w:del w:id="575" w:author="Francisco J Lopez Pellicer" w:date="2016-06-13T20:31:00Z"/>
        </w:rPr>
      </w:pPr>
    </w:p>
    <w:p w14:paraId="439C9A59" w14:textId="77777777" w:rsidR="003C7ADF" w:rsidRDefault="003C7ADF" w:rsidP="009C23DF">
      <w:r>
        <w:t>Hace uso del modelo SKOS</w:t>
      </w:r>
      <w:r>
        <w:rPr>
          <w:rStyle w:val="FootnoteReference"/>
        </w:rPr>
        <w:footnoteReference w:id="9"/>
      </w:r>
      <w:r>
        <w:t xml:space="preserve"> para representar la estructura y contenido de esquemas conceptuales para implementar el tesauro.</w:t>
      </w:r>
      <w:r w:rsidR="00AF2604">
        <w:t xml:space="preserve"> SKOS está basado en RDF.</w:t>
      </w:r>
    </w:p>
    <w:p w14:paraId="69DA223E" w14:textId="77777777" w:rsidR="00AF2604" w:rsidDel="000E56A9" w:rsidRDefault="00AF2604" w:rsidP="009C23DF">
      <w:pPr>
        <w:rPr>
          <w:del w:id="576" w:author="Francisco J Lopez Pellicer" w:date="2016-06-13T20:31:00Z"/>
        </w:rPr>
      </w:pPr>
    </w:p>
    <w:p w14:paraId="7060A386" w14:textId="77777777" w:rsidR="009631D8" w:rsidDel="000E56A9" w:rsidRDefault="009631D8" w:rsidP="009C23DF">
      <w:pPr>
        <w:rPr>
          <w:del w:id="577" w:author="Francisco J Lopez Pellicer" w:date="2016-06-13T20:31:00Z"/>
        </w:rPr>
      </w:pPr>
    </w:p>
    <w:p w14:paraId="466E4750" w14:textId="77777777" w:rsidR="009631D8" w:rsidDel="000E56A9" w:rsidRDefault="009631D8" w:rsidP="009C23DF">
      <w:pPr>
        <w:rPr>
          <w:del w:id="578" w:author="Francisco J Lopez Pellicer" w:date="2016-06-13T20:31:00Z"/>
        </w:rPr>
      </w:pPr>
    </w:p>
    <w:p w14:paraId="0FB296D1" w14:textId="77777777" w:rsidR="00AF2604" w:rsidRDefault="00AF2604" w:rsidP="00AF2604">
      <w:pPr>
        <w:pStyle w:val="Heading4"/>
      </w:pPr>
      <w:r>
        <w:t>RDF</w:t>
      </w:r>
    </w:p>
    <w:p w14:paraId="51507FBB" w14:textId="77777777" w:rsidR="00AF2604" w:rsidRDefault="00AF2604" w:rsidP="00AF2604">
      <w:r>
        <w:t xml:space="preserve">El RDF o </w:t>
      </w:r>
      <w:proofErr w:type="spellStart"/>
      <w:r>
        <w:t>Resource</w:t>
      </w:r>
      <w:proofErr w:type="spellEnd"/>
      <w:r>
        <w:t xml:space="preserve"> </w:t>
      </w:r>
      <w:proofErr w:type="spellStart"/>
      <w:r>
        <w:t>Description</w:t>
      </w:r>
      <w:proofErr w:type="spellEnd"/>
      <w:r>
        <w:t xml:space="preserve"> Framework es una especificación del W3C</w:t>
      </w:r>
      <w:r>
        <w:rPr>
          <w:rStyle w:val="FootnoteReference"/>
        </w:rPr>
        <w:footnoteReference w:id="10"/>
      </w:r>
      <w:r w:rsidR="008E2B8A">
        <w:t>. Se utiliza como método general para descripción conceptual. Es parte clave también del LOD</w:t>
      </w:r>
      <w:r w:rsidR="008E2B8A">
        <w:rPr>
          <w:rStyle w:val="FootnoteReference"/>
        </w:rPr>
        <w:footnoteReference w:id="11"/>
      </w:r>
      <w:r w:rsidR="00D9183D">
        <w:t>.</w:t>
      </w:r>
    </w:p>
    <w:p w14:paraId="1840FE6E" w14:textId="77777777" w:rsidR="00D9183D" w:rsidDel="000E56A9" w:rsidRDefault="00D9183D" w:rsidP="00AF2604">
      <w:pPr>
        <w:rPr>
          <w:del w:id="579" w:author="Francisco J Lopez Pellicer" w:date="2016-06-13T20:31:00Z"/>
        </w:rPr>
      </w:pPr>
    </w:p>
    <w:p w14:paraId="106D7F1B" w14:textId="77777777" w:rsidR="00743077" w:rsidRDefault="00743077" w:rsidP="00AF2604">
      <w:r>
        <w:t xml:space="preserve">El tesauro de GEMET está formado por varios ficheros RDF, juntando estos ficheros se consigue el modelo completo para poder ser utilizado por nuestro </w:t>
      </w:r>
      <w:r>
        <w:rPr>
          <w:i/>
        </w:rPr>
        <w:t>crawler</w:t>
      </w:r>
      <w:r>
        <w:t>. Estos ficheros son:</w:t>
      </w:r>
    </w:p>
    <w:p w14:paraId="53B1EAAD" w14:textId="77777777" w:rsidR="00743077" w:rsidRDefault="00743077" w:rsidP="000E56A9">
      <w:pPr>
        <w:pStyle w:val="ListBullet2"/>
        <w:pPrChange w:id="580" w:author="Francisco J Lopez Pellicer" w:date="2016-06-13T20:28:00Z">
          <w:pPr>
            <w:pStyle w:val="ListParagraph"/>
            <w:numPr>
              <w:numId w:val="21"/>
            </w:numPr>
            <w:ind w:hanging="360"/>
          </w:pPr>
        </w:pPrChange>
      </w:pPr>
      <w:proofErr w:type="spellStart"/>
      <w:r w:rsidRPr="000E56A9">
        <w:rPr>
          <w:rPrChange w:id="581" w:author="Francisco J Lopez Pellicer" w:date="2016-06-13T20:30:00Z">
            <w:rPr>
              <w:rStyle w:val="FicherosycarpetasCar"/>
            </w:rPr>
          </w:rPrChange>
        </w:rPr>
        <w:t>gemet-skoscore.rdf</w:t>
      </w:r>
      <w:proofErr w:type="spellEnd"/>
      <w:r>
        <w:t xml:space="preserve">: En este fichero se definen los conceptos que posee el tesauro y las relaciones entre los estos. Ver </w:t>
      </w:r>
      <w:r w:rsidR="00334916">
        <w:fldChar w:fldCharType="begin"/>
      </w:r>
      <w:r w:rsidR="00334916">
        <w:instrText xml:space="preserve"> REF _Ref453346002 \h </w:instrText>
      </w:r>
      <w:r w:rsidR="00334916">
        <w:fldChar w:fldCharType="separate"/>
      </w:r>
      <w:r w:rsidR="001B37D5">
        <w:t xml:space="preserve">Figura </w:t>
      </w:r>
      <w:r w:rsidR="001B37D5">
        <w:rPr>
          <w:noProof/>
        </w:rPr>
        <w:t>8</w:t>
      </w:r>
      <w:r w:rsidR="00334916">
        <w:fldChar w:fldCharType="end"/>
      </w:r>
      <w:r w:rsidR="00334916">
        <w:t>.</w:t>
      </w:r>
    </w:p>
    <w:p w14:paraId="6B84CDB4" w14:textId="77777777" w:rsidR="00743077" w:rsidRDefault="00743077" w:rsidP="000E56A9">
      <w:pPr>
        <w:pStyle w:val="ListBullet2"/>
        <w:pPrChange w:id="582" w:author="Francisco J Lopez Pellicer" w:date="2016-06-13T20:28:00Z">
          <w:pPr>
            <w:pStyle w:val="ListParagraph"/>
            <w:numPr>
              <w:numId w:val="21"/>
            </w:numPr>
            <w:ind w:hanging="360"/>
          </w:pPr>
        </w:pPrChange>
      </w:pPr>
      <w:proofErr w:type="spellStart"/>
      <w:r w:rsidRPr="000E56A9">
        <w:rPr>
          <w:rPrChange w:id="583" w:author="Francisco J Lopez Pellicer" w:date="2016-06-13T20:30:00Z">
            <w:rPr>
              <w:rStyle w:val="FicherosycarpetasCar"/>
            </w:rPr>
          </w:rPrChange>
        </w:rPr>
        <w:t>gemet-backbone.rdf</w:t>
      </w:r>
      <w:proofErr w:type="spellEnd"/>
      <w:r>
        <w:t>: En este fichero se definen temas y los conceptos que pertenecen a ellos. También se definen grupos y supergrupos de conceptos. Ver</w:t>
      </w:r>
      <w:r w:rsidR="00334916">
        <w:t xml:space="preserve"> </w:t>
      </w:r>
      <w:r w:rsidR="00334916">
        <w:fldChar w:fldCharType="begin"/>
      </w:r>
      <w:r w:rsidR="00334916">
        <w:instrText xml:space="preserve"> REF _Ref453346006 \h </w:instrText>
      </w:r>
      <w:r w:rsidR="00334916">
        <w:fldChar w:fldCharType="separate"/>
      </w:r>
      <w:r w:rsidR="001B37D5">
        <w:t xml:space="preserve">Figura </w:t>
      </w:r>
      <w:r w:rsidR="001B37D5">
        <w:rPr>
          <w:noProof/>
        </w:rPr>
        <w:t>9</w:t>
      </w:r>
      <w:r w:rsidR="00334916">
        <w:fldChar w:fldCharType="end"/>
      </w:r>
      <w:r w:rsidR="00334916">
        <w:t>.</w:t>
      </w:r>
    </w:p>
    <w:p w14:paraId="60D470F1" w14:textId="77777777" w:rsidR="00743077" w:rsidRDefault="00743077" w:rsidP="000E56A9">
      <w:pPr>
        <w:pStyle w:val="ListBullet2"/>
        <w:pPrChange w:id="584" w:author="Francisco J Lopez Pellicer" w:date="2016-06-13T20:28:00Z">
          <w:pPr>
            <w:pStyle w:val="ListParagraph"/>
            <w:numPr>
              <w:numId w:val="21"/>
            </w:numPr>
            <w:ind w:hanging="360"/>
          </w:pPr>
        </w:pPrChange>
      </w:pPr>
      <w:proofErr w:type="spellStart"/>
      <w:r w:rsidRPr="000E56A9">
        <w:rPr>
          <w:rPrChange w:id="585" w:author="Francisco J Lopez Pellicer" w:date="2016-06-13T20:30:00Z">
            <w:rPr>
              <w:rStyle w:val="FicherosycarpetasCar"/>
            </w:rPr>
          </w:rPrChange>
        </w:rPr>
        <w:t>gemet-definitions-es.rdf</w:t>
      </w:r>
      <w:proofErr w:type="spellEnd"/>
      <w:r>
        <w:rPr>
          <w:rStyle w:val="FootnoteReference"/>
        </w:rPr>
        <w:footnoteReference w:id="12"/>
      </w:r>
      <w:r>
        <w:t>:  Este documento contiene las definiciones de los conceptos escritas en el idioma correspondiente. Ver</w:t>
      </w:r>
      <w:r w:rsidR="00334916">
        <w:t xml:space="preserve"> </w:t>
      </w:r>
      <w:r w:rsidR="00334916">
        <w:fldChar w:fldCharType="begin"/>
      </w:r>
      <w:r w:rsidR="00334916">
        <w:instrText xml:space="preserve"> REF _Ref453346010 \h </w:instrText>
      </w:r>
      <w:r w:rsidR="00334916">
        <w:fldChar w:fldCharType="separate"/>
      </w:r>
      <w:r w:rsidR="001B37D5">
        <w:t xml:space="preserve">Figura </w:t>
      </w:r>
      <w:r w:rsidR="001B37D5">
        <w:rPr>
          <w:noProof/>
        </w:rPr>
        <w:t>10</w:t>
      </w:r>
      <w:r w:rsidR="00334916">
        <w:fldChar w:fldCharType="end"/>
      </w:r>
      <w:r w:rsidR="00334916">
        <w:t>.</w:t>
      </w:r>
    </w:p>
    <w:p w14:paraId="50FDC5CF" w14:textId="77777777" w:rsidR="00743077" w:rsidRDefault="00743077" w:rsidP="000E56A9">
      <w:pPr>
        <w:pStyle w:val="ListBullet2"/>
        <w:pPrChange w:id="586" w:author="Francisco J Lopez Pellicer" w:date="2016-06-13T20:28:00Z">
          <w:pPr>
            <w:pStyle w:val="ListParagraph"/>
            <w:numPr>
              <w:numId w:val="21"/>
            </w:numPr>
            <w:ind w:hanging="360"/>
          </w:pPr>
        </w:pPrChange>
      </w:pPr>
      <w:proofErr w:type="spellStart"/>
      <w:r w:rsidRPr="000E56A9">
        <w:rPr>
          <w:rPrChange w:id="587" w:author="Francisco J Lopez Pellicer" w:date="2016-06-13T20:30:00Z">
            <w:rPr>
              <w:rStyle w:val="FicherosycarpetasCar"/>
            </w:rPr>
          </w:rPrChange>
        </w:rPr>
        <w:t>gemet-groups-es.rdf</w:t>
      </w:r>
      <w:proofErr w:type="spellEnd"/>
      <w:r>
        <w:t xml:space="preserve">: Este documento contiene las definiciones de los grupos, supergrupos y temas definidos en el fichero </w:t>
      </w:r>
      <w:proofErr w:type="spellStart"/>
      <w:r w:rsidRPr="000E56A9">
        <w:rPr>
          <w:rPrChange w:id="588" w:author="Francisco J Lopez Pellicer" w:date="2016-06-13T20:30:00Z">
            <w:rPr>
              <w:rStyle w:val="FicherosycarpetasCar"/>
            </w:rPr>
          </w:rPrChange>
        </w:rPr>
        <w:t>gemet-backbone.rdf</w:t>
      </w:r>
      <w:proofErr w:type="spellEnd"/>
      <w:r>
        <w:t xml:space="preserve">. Ver </w:t>
      </w:r>
      <w:r w:rsidR="00334916">
        <w:fldChar w:fldCharType="begin"/>
      </w:r>
      <w:r w:rsidR="00334916">
        <w:instrText xml:space="preserve"> REF _Ref453346013 \h </w:instrText>
      </w:r>
      <w:r w:rsidR="00334916">
        <w:fldChar w:fldCharType="separate"/>
      </w:r>
      <w:r w:rsidR="001B37D5">
        <w:t xml:space="preserve">Figura </w:t>
      </w:r>
      <w:r w:rsidR="001B37D5">
        <w:rPr>
          <w:noProof/>
        </w:rPr>
        <w:t>11</w:t>
      </w:r>
      <w:r w:rsidR="00334916">
        <w:fldChar w:fldCharType="end"/>
      </w:r>
      <w:r w:rsidR="00334916">
        <w:t>.</w:t>
      </w:r>
    </w:p>
    <w:p w14:paraId="329A847F" w14:textId="77777777" w:rsidR="009D1896" w:rsidRDefault="009D1896" w:rsidP="000E56A9">
      <w:pPr>
        <w:pStyle w:val="ListBullet2"/>
        <w:pPrChange w:id="589" w:author="Francisco J Lopez Pellicer" w:date="2016-06-13T20:28:00Z">
          <w:pPr>
            <w:pStyle w:val="ListParagraph"/>
          </w:pPr>
        </w:pPrChange>
      </w:pPr>
    </w:p>
    <w:p w14:paraId="6CD9BDFF" w14:textId="77777777" w:rsidR="00743077" w:rsidRDefault="00334916" w:rsidP="000E56A9">
      <w:pPr>
        <w:pStyle w:val="ListBullet2"/>
        <w:pPrChange w:id="590" w:author="Francisco J Lopez Pellicer" w:date="2016-06-13T20:28:00Z">
          <w:pPr>
            <w:pStyle w:val="ListParagraph"/>
            <w:keepNext/>
            <w:ind w:left="0"/>
          </w:pPr>
        </w:pPrChange>
      </w:pPr>
      <w:r>
        <w:object w:dxaOrig="8504" w:dyaOrig="7308" w14:anchorId="55D3DE4D">
          <v:shape id="_x0000_i1037" type="#_x0000_t75" style="width:425.6pt;height:365.45pt" o:ole="">
            <v:imagedata r:id="rId60" o:title=""/>
          </v:shape>
          <o:OLEObject Type="Embed" ProgID="Word.OpenDocumentText.12" ShapeID="_x0000_i1037" DrawAspect="Content" ObjectID="_1527355197" r:id="rId61"/>
        </w:object>
      </w:r>
    </w:p>
    <w:p w14:paraId="785AD2E0" w14:textId="77777777" w:rsidR="00743077" w:rsidRPr="00743077" w:rsidRDefault="00743077" w:rsidP="00743077">
      <w:pPr>
        <w:pStyle w:val="Caption"/>
        <w:jc w:val="center"/>
      </w:pPr>
      <w:bookmarkStart w:id="591" w:name="_Ref453346002"/>
      <w:r>
        <w:t xml:space="preserve">Figura </w:t>
      </w:r>
      <w:r>
        <w:fldChar w:fldCharType="begin"/>
      </w:r>
      <w:r>
        <w:instrText xml:space="preserve"> SEQ Figura \* ARABIC </w:instrText>
      </w:r>
      <w:r>
        <w:fldChar w:fldCharType="separate"/>
      </w:r>
      <w:r w:rsidR="001B37D5">
        <w:rPr>
          <w:noProof/>
        </w:rPr>
        <w:t>8</w:t>
      </w:r>
      <w:r>
        <w:fldChar w:fldCharType="end"/>
      </w:r>
      <w:bookmarkEnd w:id="591"/>
    </w:p>
    <w:p w14:paraId="4F58C34D" w14:textId="77777777" w:rsidR="000C3809" w:rsidRDefault="000C3809" w:rsidP="009C23DF"/>
    <w:p w14:paraId="1B49386B" w14:textId="77777777" w:rsidR="00334916" w:rsidRDefault="00334916" w:rsidP="009C23DF"/>
    <w:p w14:paraId="6306135F" w14:textId="77777777" w:rsidR="00334916" w:rsidRDefault="00334916" w:rsidP="00334916">
      <w:pPr>
        <w:keepNext/>
      </w:pPr>
      <w:r>
        <w:object w:dxaOrig="8504" w:dyaOrig="9744" w14:anchorId="3C04064A">
          <v:shape id="_x0000_i1038" type="#_x0000_t75" style="width:425.6pt;height:487.6pt" o:ole="">
            <v:imagedata r:id="rId62" o:title=""/>
          </v:shape>
          <o:OLEObject Type="Embed" ProgID="Word.OpenDocumentText.12" ShapeID="_x0000_i1038" DrawAspect="Content" ObjectID="_1527355198" r:id="rId63"/>
        </w:object>
      </w:r>
    </w:p>
    <w:p w14:paraId="7B220DAF" w14:textId="77777777" w:rsidR="00334916" w:rsidRDefault="00334916" w:rsidP="00334916">
      <w:pPr>
        <w:pStyle w:val="Caption"/>
        <w:jc w:val="center"/>
      </w:pPr>
      <w:bookmarkStart w:id="592" w:name="_Ref453346006"/>
      <w:r>
        <w:t xml:space="preserve">Figura </w:t>
      </w:r>
      <w:r>
        <w:fldChar w:fldCharType="begin"/>
      </w:r>
      <w:r>
        <w:instrText xml:space="preserve"> SEQ Figura \* ARABIC </w:instrText>
      </w:r>
      <w:r>
        <w:fldChar w:fldCharType="separate"/>
      </w:r>
      <w:r w:rsidR="001B37D5">
        <w:rPr>
          <w:noProof/>
        </w:rPr>
        <w:t>9</w:t>
      </w:r>
      <w:r>
        <w:fldChar w:fldCharType="end"/>
      </w:r>
      <w:bookmarkEnd w:id="592"/>
    </w:p>
    <w:p w14:paraId="6473DB2C" w14:textId="77777777" w:rsidR="00334916" w:rsidRDefault="00334916" w:rsidP="00334916"/>
    <w:p w14:paraId="4BAC16B4" w14:textId="77777777" w:rsidR="00334916" w:rsidRPr="00334916" w:rsidRDefault="00334916" w:rsidP="00334916"/>
    <w:bookmarkStart w:id="593" w:name="_MON_1527087779"/>
    <w:bookmarkEnd w:id="593"/>
    <w:p w14:paraId="23EFCA90" w14:textId="77777777" w:rsidR="00334916" w:rsidRDefault="00334916" w:rsidP="00334916">
      <w:pPr>
        <w:keepNext/>
      </w:pPr>
      <w:r>
        <w:object w:dxaOrig="8504" w:dyaOrig="5568" w14:anchorId="01722851">
          <v:shape id="_x0000_i1039" type="#_x0000_t75" style="width:425.6pt;height:277.95pt" o:ole="">
            <v:imagedata r:id="rId64" o:title=""/>
          </v:shape>
          <o:OLEObject Type="Embed" ProgID="Word.OpenDocumentText.12" ShapeID="_x0000_i1039" DrawAspect="Content" ObjectID="_1527355199" r:id="rId65"/>
        </w:object>
      </w:r>
    </w:p>
    <w:p w14:paraId="413AC19E" w14:textId="77777777" w:rsidR="00334916" w:rsidRDefault="00334916" w:rsidP="00334916">
      <w:pPr>
        <w:pStyle w:val="Caption"/>
        <w:jc w:val="center"/>
      </w:pPr>
      <w:bookmarkStart w:id="594" w:name="_Ref453346010"/>
      <w:r>
        <w:t xml:space="preserve">Figura </w:t>
      </w:r>
      <w:r>
        <w:fldChar w:fldCharType="begin"/>
      </w:r>
      <w:r>
        <w:instrText xml:space="preserve"> SEQ Figura \* ARABIC </w:instrText>
      </w:r>
      <w:r>
        <w:fldChar w:fldCharType="separate"/>
      </w:r>
      <w:r w:rsidR="001B37D5">
        <w:rPr>
          <w:noProof/>
        </w:rPr>
        <w:t>10</w:t>
      </w:r>
      <w:r>
        <w:fldChar w:fldCharType="end"/>
      </w:r>
      <w:bookmarkEnd w:id="594"/>
    </w:p>
    <w:p w14:paraId="062292EF" w14:textId="77777777" w:rsidR="00334916" w:rsidRDefault="00334916" w:rsidP="00334916"/>
    <w:bookmarkStart w:id="595" w:name="_MON_1527087833"/>
    <w:bookmarkEnd w:id="595"/>
    <w:p w14:paraId="776B87B4" w14:textId="77777777" w:rsidR="00334916" w:rsidRDefault="00334916" w:rsidP="00334916">
      <w:pPr>
        <w:keepNext/>
      </w:pPr>
      <w:r>
        <w:object w:dxaOrig="8504" w:dyaOrig="6988" w14:anchorId="13816054">
          <v:shape id="_x0000_i1040" type="#_x0000_t75" style="width:425.6pt;height:349.05pt" o:ole="">
            <v:imagedata r:id="rId66" o:title=""/>
          </v:shape>
          <o:OLEObject Type="Embed" ProgID="Word.OpenDocumentText.12" ShapeID="_x0000_i1040" DrawAspect="Content" ObjectID="_1527355200" r:id="rId67"/>
        </w:object>
      </w:r>
    </w:p>
    <w:p w14:paraId="7341FD06" w14:textId="77777777" w:rsidR="00334916" w:rsidRDefault="00334916" w:rsidP="00334916">
      <w:pPr>
        <w:pStyle w:val="Caption"/>
        <w:jc w:val="center"/>
      </w:pPr>
      <w:bookmarkStart w:id="596" w:name="_Ref453346013"/>
      <w:r>
        <w:t xml:space="preserve">Figura </w:t>
      </w:r>
      <w:r>
        <w:fldChar w:fldCharType="begin"/>
      </w:r>
      <w:r>
        <w:instrText xml:space="preserve"> SEQ Figura \* ARABIC </w:instrText>
      </w:r>
      <w:r>
        <w:fldChar w:fldCharType="separate"/>
      </w:r>
      <w:r w:rsidR="001B37D5">
        <w:rPr>
          <w:noProof/>
        </w:rPr>
        <w:t>11</w:t>
      </w:r>
      <w:r>
        <w:fldChar w:fldCharType="end"/>
      </w:r>
      <w:bookmarkEnd w:id="596"/>
    </w:p>
    <w:p w14:paraId="4594BA1A" w14:textId="77777777" w:rsidR="00334916" w:rsidDel="000E56A9" w:rsidRDefault="00334916" w:rsidP="00334916">
      <w:pPr>
        <w:rPr>
          <w:del w:id="597" w:author="Francisco J Lopez Pellicer" w:date="2016-06-13T20:30:00Z"/>
        </w:rPr>
      </w:pPr>
    </w:p>
    <w:p w14:paraId="75B45913" w14:textId="77777777" w:rsidR="00334916" w:rsidRPr="00334916" w:rsidDel="000E56A9" w:rsidRDefault="00334916" w:rsidP="00334916">
      <w:pPr>
        <w:rPr>
          <w:del w:id="598" w:author="Francisco J Lopez Pellicer" w:date="2016-06-13T20:30:00Z"/>
        </w:rPr>
      </w:pPr>
    </w:p>
    <w:p w14:paraId="22CA21BE" w14:textId="77777777" w:rsidR="008544DF" w:rsidRDefault="00334916" w:rsidP="00EF5C01">
      <w:r>
        <w:t xml:space="preserve">Para el </w:t>
      </w:r>
      <w:r w:rsidR="00DC17B9">
        <w:t>tratamiento del modelo RDF se ha utilizado Apache Jena. Tanto para cargarlo como para las consultas SPARQL.</w:t>
      </w:r>
      <w:r w:rsidR="008544DF">
        <w:t xml:space="preserve"> </w:t>
      </w:r>
    </w:p>
    <w:p w14:paraId="3F7D48F8" w14:textId="77777777" w:rsidR="008544DF" w:rsidDel="000E56A9" w:rsidRDefault="008544DF" w:rsidP="00EF5C01">
      <w:pPr>
        <w:rPr>
          <w:del w:id="599" w:author="Francisco J Lopez Pellicer" w:date="2016-06-13T20:30:00Z"/>
        </w:rPr>
      </w:pPr>
    </w:p>
    <w:p w14:paraId="44652EDB" w14:textId="77777777" w:rsidR="0088308C" w:rsidRDefault="008544DF" w:rsidP="00EF5C01">
      <w:r>
        <w:t xml:space="preserve">En la </w:t>
      </w:r>
      <w:r>
        <w:fldChar w:fldCharType="begin"/>
      </w:r>
      <w:r>
        <w:instrText xml:space="preserve"> REF _Ref453414612 \h </w:instrText>
      </w:r>
      <w:r>
        <w:fldChar w:fldCharType="separate"/>
      </w:r>
      <w:r w:rsidR="001B37D5">
        <w:t xml:space="preserve">Figura </w:t>
      </w:r>
      <w:r w:rsidR="001B37D5">
        <w:rPr>
          <w:noProof/>
        </w:rPr>
        <w:t>12</w:t>
      </w:r>
      <w:r>
        <w:fldChar w:fldCharType="end"/>
      </w:r>
      <w:r>
        <w:t xml:space="preserve"> se puede ver la consulta SPARQL que se realiza al tesauro.</w:t>
      </w:r>
    </w:p>
    <w:p w14:paraId="78C35C73" w14:textId="77777777" w:rsidR="009631D8" w:rsidDel="000E56A9" w:rsidRDefault="009631D8" w:rsidP="00EF5C01">
      <w:pPr>
        <w:rPr>
          <w:del w:id="600" w:author="Francisco J Lopez Pellicer" w:date="2016-06-13T20:31:00Z"/>
        </w:rPr>
      </w:pPr>
    </w:p>
    <w:bookmarkStart w:id="601" w:name="_MON_1527156305"/>
    <w:bookmarkEnd w:id="601"/>
    <w:p w14:paraId="79BEA042" w14:textId="77777777" w:rsidR="008544DF" w:rsidRDefault="008544DF" w:rsidP="008544DF">
      <w:pPr>
        <w:keepNext/>
      </w:pPr>
      <w:r>
        <w:object w:dxaOrig="8504" w:dyaOrig="2039" w14:anchorId="65593322">
          <v:shape id="_x0000_i1041" type="#_x0000_t75" style="width:425.6pt;height:102.1pt" o:ole="">
            <v:imagedata r:id="rId68" o:title=""/>
          </v:shape>
          <o:OLEObject Type="Embed" ProgID="Word.OpenDocumentText.12" ShapeID="_x0000_i1041" DrawAspect="Content" ObjectID="_1527355201" r:id="rId69"/>
        </w:object>
      </w:r>
    </w:p>
    <w:p w14:paraId="2117072E" w14:textId="77777777" w:rsidR="009631D8" w:rsidRDefault="008544DF" w:rsidP="008544DF">
      <w:pPr>
        <w:pStyle w:val="Caption"/>
        <w:jc w:val="center"/>
      </w:pPr>
      <w:bookmarkStart w:id="602" w:name="_Ref453414612"/>
      <w:r>
        <w:t xml:space="preserve">Figura </w:t>
      </w:r>
      <w:r>
        <w:fldChar w:fldCharType="begin"/>
      </w:r>
      <w:r>
        <w:instrText xml:space="preserve"> SEQ Figura \* ARABIC </w:instrText>
      </w:r>
      <w:r>
        <w:fldChar w:fldCharType="separate"/>
      </w:r>
      <w:r w:rsidR="001B37D5">
        <w:rPr>
          <w:noProof/>
        </w:rPr>
        <w:t>12</w:t>
      </w:r>
      <w:r>
        <w:fldChar w:fldCharType="end"/>
      </w:r>
      <w:bookmarkEnd w:id="602"/>
    </w:p>
    <w:p w14:paraId="0B7B254A" w14:textId="77777777" w:rsidR="00DC17B9" w:rsidDel="000E56A9" w:rsidRDefault="00DC17B9" w:rsidP="00EF5C01">
      <w:pPr>
        <w:rPr>
          <w:del w:id="603" w:author="Francisco J Lopez Pellicer" w:date="2016-06-13T20:31:00Z"/>
        </w:rPr>
      </w:pPr>
    </w:p>
    <w:p w14:paraId="0E52367E" w14:textId="77777777" w:rsidR="00DC17B9" w:rsidRDefault="00DC17B9" w:rsidP="00DC17B9">
      <w:pPr>
        <w:pStyle w:val="Heading4"/>
      </w:pPr>
      <w:r>
        <w:t>Otros métodos</w:t>
      </w:r>
    </w:p>
    <w:p w14:paraId="03013281" w14:textId="77777777" w:rsidR="00DC17B9" w:rsidRDefault="00DC17B9" w:rsidP="00DC17B9">
      <w:r>
        <w:t xml:space="preserve">El anterior modelo no es el único que se ha utilizado en la práctica con el </w:t>
      </w:r>
      <w:r>
        <w:rPr>
          <w:i/>
        </w:rPr>
        <w:t>crawler</w:t>
      </w:r>
      <w:r>
        <w:t xml:space="preserve">. Otro método que se ha implementado es la estimación del </w:t>
      </w:r>
      <w:r>
        <w:rPr>
          <w:i/>
        </w:rPr>
        <w:t>score</w:t>
      </w:r>
      <w:r>
        <w:t xml:space="preserve"> por palabras clave que suelen llevar a recursos OGC.</w:t>
      </w:r>
    </w:p>
    <w:p w14:paraId="5FFB3137" w14:textId="77777777" w:rsidR="00DC17B9" w:rsidDel="000E56A9" w:rsidRDefault="00DC17B9" w:rsidP="00DC17B9">
      <w:pPr>
        <w:rPr>
          <w:del w:id="604" w:author="Francisco J Lopez Pellicer" w:date="2016-06-13T20:31:00Z"/>
        </w:rPr>
      </w:pPr>
    </w:p>
    <w:p w14:paraId="429BE738" w14:textId="77777777" w:rsidR="00DC17B9" w:rsidRDefault="00DC17B9" w:rsidP="00DC17B9">
      <w:r>
        <w:t xml:space="preserve">A esto último se le suma una estimación de importancia analizando la URL de la página. Si la URL contiene palabras consideradas de gran importancia el </w:t>
      </w:r>
      <w:r>
        <w:rPr>
          <w:i/>
        </w:rPr>
        <w:t>score</w:t>
      </w:r>
      <w:r>
        <w:t xml:space="preserve"> de esa página aumenta considerablemente.</w:t>
      </w:r>
    </w:p>
    <w:p w14:paraId="720230D3" w14:textId="77777777" w:rsidR="00EF5C01" w:rsidRDefault="00EF5C01" w:rsidP="00EF5C01">
      <w:pPr>
        <w:pStyle w:val="Heading2"/>
        <w:numPr>
          <w:ilvl w:val="1"/>
          <w:numId w:val="1"/>
        </w:numPr>
      </w:pPr>
      <w:bookmarkStart w:id="605" w:name="_Toc453002207"/>
      <w:bookmarkStart w:id="606" w:name="_Toc453500360"/>
      <w:r>
        <w:t>Modificaciones extra</w:t>
      </w:r>
      <w:bookmarkEnd w:id="605"/>
      <w:bookmarkEnd w:id="606"/>
    </w:p>
    <w:p w14:paraId="5917F48E" w14:textId="77777777" w:rsidR="000465D2" w:rsidRDefault="000465D2" w:rsidP="000465D2">
      <w:r>
        <w:t xml:space="preserve">A parte de los </w:t>
      </w:r>
      <w:r>
        <w:rPr>
          <w:i/>
        </w:rPr>
        <w:t>plugins</w:t>
      </w:r>
      <w:r>
        <w:t xml:space="preserve"> comentados anteriormente se han añadido otras modificaciones que se han realizado al margen de los puntos de extensión.</w:t>
      </w:r>
    </w:p>
    <w:p w14:paraId="070DC6A1" w14:textId="77777777" w:rsidR="000626F1" w:rsidDel="000E56A9" w:rsidRDefault="000626F1" w:rsidP="000465D2">
      <w:pPr>
        <w:rPr>
          <w:del w:id="607" w:author="Francisco J Lopez Pellicer" w:date="2016-06-13T20:31:00Z"/>
        </w:rPr>
      </w:pPr>
    </w:p>
    <w:p w14:paraId="3689B634" w14:textId="77777777" w:rsidR="000626F1" w:rsidRDefault="000626F1" w:rsidP="000465D2">
      <w:r>
        <w:t xml:space="preserve">Cuando se estaban realizando las pruebas para comprobar el funcionamiento del </w:t>
      </w:r>
      <w:r>
        <w:rPr>
          <w:i/>
        </w:rPr>
        <w:t xml:space="preserve">crawler </w:t>
      </w:r>
      <w:r>
        <w:t>bastantes documentos OGC de no eran recogidos correctamente. Esto se debía a varios problemas. Estos eran:</w:t>
      </w:r>
    </w:p>
    <w:p w14:paraId="5C1FA6B5" w14:textId="77777777" w:rsidR="000626F1" w:rsidRDefault="000626F1" w:rsidP="000E56A9">
      <w:pPr>
        <w:pStyle w:val="ListBullet2"/>
        <w:pPrChange w:id="608" w:author="Francisco J Lopez Pellicer" w:date="2016-06-13T20:28:00Z">
          <w:pPr>
            <w:pStyle w:val="ListParagraph"/>
            <w:numPr>
              <w:numId w:val="22"/>
            </w:numPr>
            <w:ind w:hanging="360"/>
          </w:pPr>
        </w:pPrChange>
      </w:pPr>
      <w:r>
        <w:t xml:space="preserve">El fichero </w:t>
      </w:r>
      <w:r w:rsidRPr="000E56A9">
        <w:rPr>
          <w:rPrChange w:id="609" w:author="Francisco J Lopez Pellicer" w:date="2016-06-13T20:30:00Z">
            <w:rPr>
              <w:rStyle w:val="FicherosycarpetasCar"/>
            </w:rPr>
          </w:rPrChange>
        </w:rPr>
        <w:t>robots.txt</w:t>
      </w:r>
      <w:r>
        <w:t xml:space="preserve"> no nos permitía acceder a algunos ficheros OGC. Ver </w:t>
      </w:r>
      <w:r w:rsidR="00CF76C8">
        <w:fldChar w:fldCharType="begin"/>
      </w:r>
      <w:r w:rsidR="00CF76C8">
        <w:instrText xml:space="preserve"> REF _Ref453407224 \h </w:instrText>
      </w:r>
      <w:r w:rsidR="00CF76C8">
        <w:fldChar w:fldCharType="separate"/>
      </w:r>
      <w:r w:rsidR="001B37D5">
        <w:t xml:space="preserve">Figura </w:t>
      </w:r>
      <w:r w:rsidR="001B37D5">
        <w:rPr>
          <w:noProof/>
        </w:rPr>
        <w:t>13</w:t>
      </w:r>
      <w:r w:rsidR="00CF76C8">
        <w:fldChar w:fldCharType="end"/>
      </w:r>
      <w:r w:rsidR="00CF76C8">
        <w:t>. Para solucionar</w:t>
      </w:r>
      <w:r w:rsidR="00284894">
        <w:t xml:space="preserve"> este problema se modificó el código original de Nutch para conseguir que el </w:t>
      </w:r>
      <w:proofErr w:type="spellStart"/>
      <w:r w:rsidR="00284894">
        <w:rPr>
          <w:i/>
        </w:rPr>
        <w:t>crawler</w:t>
      </w:r>
      <w:proofErr w:type="spellEnd"/>
      <w:r w:rsidR="00284894">
        <w:t xml:space="preserve"> ignores los </w:t>
      </w:r>
      <w:r w:rsidR="00284894" w:rsidRPr="000E56A9">
        <w:rPr>
          <w:rPrChange w:id="610" w:author="Francisco J Lopez Pellicer" w:date="2016-06-13T20:30:00Z">
            <w:rPr>
              <w:rStyle w:val="FicherosycarpetasCar"/>
            </w:rPr>
          </w:rPrChange>
        </w:rPr>
        <w:t>robots.txt</w:t>
      </w:r>
      <w:r w:rsidR="00514A11" w:rsidRPr="000E56A9">
        <w:rPr>
          <w:rPrChange w:id="611" w:author="Francisco J Lopez Pellicer" w:date="2016-06-13T20:30:00Z">
            <w:rPr>
              <w:rStyle w:val="FicherosycarpetasCar"/>
            </w:rPr>
          </w:rPrChange>
        </w:rPr>
        <w:t>.</w:t>
      </w:r>
    </w:p>
    <w:p w14:paraId="454B41F9" w14:textId="77777777" w:rsidR="009D1896" w:rsidRPr="000626F1" w:rsidRDefault="009D1896" w:rsidP="009D1896"/>
    <w:bookmarkStart w:id="612" w:name="_MON_1527148988"/>
    <w:bookmarkEnd w:id="612"/>
    <w:p w14:paraId="732ECD96" w14:textId="77777777" w:rsidR="00CF76C8" w:rsidRDefault="00CF76C8" w:rsidP="00CF76C8">
      <w:pPr>
        <w:keepNext/>
      </w:pPr>
      <w:r>
        <w:object w:dxaOrig="8504" w:dyaOrig="1359" w14:anchorId="2A0B82AC">
          <v:shape id="_x0000_i1042" type="#_x0000_t75" style="width:425.6pt;height:67.45pt" o:ole="">
            <v:imagedata r:id="rId70" o:title=""/>
          </v:shape>
          <o:OLEObject Type="Embed" ProgID="Word.OpenDocumentText.12" ShapeID="_x0000_i1042" DrawAspect="Content" ObjectID="_1527355202" r:id="rId71"/>
        </w:object>
      </w:r>
    </w:p>
    <w:p w14:paraId="6591F56A" w14:textId="77777777" w:rsidR="000465D2" w:rsidRDefault="00CF76C8" w:rsidP="00CF76C8">
      <w:pPr>
        <w:pStyle w:val="Caption"/>
        <w:jc w:val="center"/>
      </w:pPr>
      <w:bookmarkStart w:id="613" w:name="_Ref453407224"/>
      <w:r>
        <w:t xml:space="preserve">Figura </w:t>
      </w:r>
      <w:r>
        <w:fldChar w:fldCharType="begin"/>
      </w:r>
      <w:r>
        <w:instrText xml:space="preserve"> SEQ Figura \* ARABIC </w:instrText>
      </w:r>
      <w:r>
        <w:fldChar w:fldCharType="separate"/>
      </w:r>
      <w:r w:rsidR="001B37D5">
        <w:rPr>
          <w:noProof/>
        </w:rPr>
        <w:t>13</w:t>
      </w:r>
      <w:r>
        <w:fldChar w:fldCharType="end"/>
      </w:r>
      <w:bookmarkEnd w:id="613"/>
    </w:p>
    <w:p w14:paraId="2B80E283" w14:textId="77777777" w:rsidR="009D1896" w:rsidRPr="00E51734" w:rsidRDefault="007B6C2D" w:rsidP="000E56A9">
      <w:pPr>
        <w:pStyle w:val="ListBullet2"/>
        <w:rPr>
          <w:rStyle w:val="FicherosycarpetasCar"/>
          <w:rFonts w:ascii="Myriad Pro" w:hAnsi="Myriad Pro"/>
        </w:rPr>
        <w:pPrChange w:id="614" w:author="Francisco J Lopez Pellicer" w:date="2016-06-13T20:30:00Z">
          <w:pPr>
            <w:pStyle w:val="ListParagraph"/>
            <w:numPr>
              <w:numId w:val="22"/>
            </w:numPr>
            <w:ind w:hanging="360"/>
          </w:pPr>
        </w:pPrChange>
      </w:pPr>
      <w:r>
        <w:t xml:space="preserve">Otro problema fue que Nutch por defecto coge hasta </w:t>
      </w:r>
      <w:r w:rsidRPr="007B6C2D">
        <w:t>65536</w:t>
      </w:r>
      <w:r>
        <w:t xml:space="preserve"> bytes de</w:t>
      </w:r>
      <w:r w:rsidRPr="007B6C2D">
        <w:t xml:space="preserve"> </w:t>
      </w:r>
      <w:r>
        <w:t xml:space="preserve">contenido en una página web. Si esta era de mayor longitud solo </w:t>
      </w:r>
      <w:proofErr w:type="spellStart"/>
      <w:r>
        <w:t>cogia</w:t>
      </w:r>
      <w:proofErr w:type="spellEnd"/>
      <w:r>
        <w:t xml:space="preserve"> los primeros 65536 bytes. Este parámetro se puede modificar en la configuración, a través de la regla </w:t>
      </w:r>
      <w:proofErr w:type="spellStart"/>
      <w:r w:rsidRPr="007B6C2D">
        <w:t>http.content.limit</w:t>
      </w:r>
      <w:proofErr w:type="spellEnd"/>
      <w:r>
        <w:t>.</w:t>
      </w:r>
      <w:r w:rsidR="00DE033E">
        <w:t xml:space="preserve"> Estos parámetros se configuran en el fichero </w:t>
      </w:r>
      <w:r w:rsidR="00DE033E" w:rsidRPr="00DE033E">
        <w:rPr>
          <w:rStyle w:val="FicherosycarpetasCar"/>
        </w:rPr>
        <w:t>nutch-site.xml.</w:t>
      </w:r>
    </w:p>
    <w:p w14:paraId="0A7E90DD" w14:textId="77777777" w:rsidR="00E51734" w:rsidDel="000E56A9" w:rsidRDefault="00E51734" w:rsidP="000E56A9">
      <w:pPr>
        <w:pStyle w:val="ListBullet2"/>
        <w:rPr>
          <w:del w:id="615" w:author="Francisco J Lopez Pellicer" w:date="2016-06-13T20:30:00Z"/>
          <w:rStyle w:val="FicherosycarpetasCar"/>
        </w:rPr>
        <w:pPrChange w:id="616" w:author="Francisco J Lopez Pellicer" w:date="2016-06-13T20:30:00Z">
          <w:pPr>
            <w:pStyle w:val="ListParagraph"/>
          </w:pPr>
        </w:pPrChange>
      </w:pPr>
    </w:p>
    <w:p w14:paraId="34881686" w14:textId="77777777" w:rsidR="00E51734" w:rsidDel="000E56A9" w:rsidRDefault="00E51734" w:rsidP="000E56A9">
      <w:pPr>
        <w:pStyle w:val="ListBullet2"/>
        <w:rPr>
          <w:del w:id="617" w:author="Francisco J Lopez Pellicer" w:date="2016-06-13T20:30:00Z"/>
        </w:rPr>
        <w:pPrChange w:id="618" w:author="Francisco J Lopez Pellicer" w:date="2016-06-13T20:30:00Z">
          <w:pPr>
            <w:pStyle w:val="ListParagraph"/>
          </w:pPr>
        </w:pPrChange>
      </w:pPr>
    </w:p>
    <w:p w14:paraId="63D4DAE9" w14:textId="77777777" w:rsidR="007B6C2D" w:rsidRPr="007B6C2D" w:rsidRDefault="007B6C2D" w:rsidP="000E56A9">
      <w:pPr>
        <w:pStyle w:val="ListBullet2"/>
        <w:rPr>
          <w:rFonts w:ascii="Helvetica" w:eastAsia="Times New Roman" w:hAnsi="Helvetica"/>
          <w:color w:val="333333"/>
          <w:lang w:val="es-ES" w:eastAsia="es-ES"/>
        </w:rPr>
        <w:pPrChange w:id="619" w:author="Francisco J Lopez Pellicer" w:date="2016-06-13T20:30:00Z">
          <w:pPr>
            <w:numPr>
              <w:numId w:val="22"/>
            </w:numPr>
            <w:shd w:val="clear" w:color="auto" w:fill="FFFFFF"/>
            <w:spacing w:before="100" w:beforeAutospacing="1" w:after="100" w:afterAutospacing="1"/>
            <w:ind w:left="720" w:hanging="360"/>
            <w:jc w:val="left"/>
          </w:pPr>
        </w:pPrChange>
      </w:pPr>
      <w:r w:rsidRPr="00DE033E">
        <w:rPr>
          <w:lang w:val="es-ES" w:eastAsia="es-ES"/>
        </w:rPr>
        <w:t xml:space="preserve">El </w:t>
      </w:r>
      <w:proofErr w:type="spellStart"/>
      <w:r w:rsidRPr="00DE033E">
        <w:rPr>
          <w:lang w:val="es-ES" w:eastAsia="es-ES"/>
        </w:rPr>
        <w:t>URLFilter</w:t>
      </w:r>
      <w:proofErr w:type="spellEnd"/>
      <w:r w:rsidRPr="00DE033E">
        <w:rPr>
          <w:lang w:val="es-ES" w:eastAsia="es-ES"/>
        </w:rPr>
        <w:t xml:space="preserve"> de </w:t>
      </w:r>
      <w:proofErr w:type="spellStart"/>
      <w:r w:rsidRPr="00DE033E">
        <w:rPr>
          <w:lang w:val="es-ES" w:eastAsia="es-ES"/>
        </w:rPr>
        <w:t>Nutch</w:t>
      </w:r>
      <w:proofErr w:type="spellEnd"/>
      <w:r w:rsidRPr="00DE033E">
        <w:rPr>
          <w:lang w:val="es-ES" w:eastAsia="es-ES"/>
        </w:rPr>
        <w:t xml:space="preserve"> no acepta, por defecto, </w:t>
      </w:r>
      <w:proofErr w:type="spellStart"/>
      <w:r w:rsidRPr="00DE033E">
        <w:rPr>
          <w:lang w:val="es-ES" w:eastAsia="es-ES"/>
        </w:rPr>
        <w:t>URLs</w:t>
      </w:r>
      <w:proofErr w:type="spellEnd"/>
      <w:r w:rsidRPr="00DE033E">
        <w:rPr>
          <w:lang w:val="es-ES" w:eastAsia="es-ES"/>
        </w:rPr>
        <w:t xml:space="preserve"> que tengan alguno de estos caracteres [?*!@=]. </w:t>
      </w:r>
      <w:r w:rsidR="00DE033E" w:rsidRPr="00DE033E">
        <w:t>Se eliminó</w:t>
      </w:r>
      <w:r w:rsidRPr="00DE033E">
        <w:rPr>
          <w:lang w:val="es-ES" w:eastAsia="es-ES"/>
        </w:rPr>
        <w:t xml:space="preserve"> esta regla de la</w:t>
      </w:r>
      <w:r w:rsidR="00DE033E" w:rsidRPr="00DE033E">
        <w:t xml:space="preserve"> lista de expresiones regulares, la cual está en el fichero</w:t>
      </w:r>
      <w:r w:rsidR="00DE033E">
        <w:rPr>
          <w:rFonts w:ascii="Helvetica" w:eastAsia="Times New Roman" w:hAnsi="Helvetica"/>
          <w:color w:val="333333"/>
          <w:lang w:val="es-ES" w:eastAsia="es-ES"/>
        </w:rPr>
        <w:t xml:space="preserve"> </w:t>
      </w:r>
      <w:r w:rsidR="00DE033E" w:rsidRPr="00DE033E">
        <w:rPr>
          <w:rStyle w:val="FicherosycarpetasCar"/>
        </w:rPr>
        <w:t>regex-urlfilter.txt</w:t>
      </w:r>
      <w:r w:rsidR="00DE033E">
        <w:rPr>
          <w:rFonts w:ascii="Helvetica" w:eastAsia="Times New Roman" w:hAnsi="Helvetica"/>
          <w:color w:val="333333"/>
          <w:lang w:val="es-ES" w:eastAsia="es-ES"/>
        </w:rPr>
        <w:t>.</w:t>
      </w:r>
    </w:p>
    <w:p w14:paraId="77DEFA60" w14:textId="77777777" w:rsidR="00CF76C8" w:rsidRDefault="00DE033E" w:rsidP="00DE033E">
      <w:pPr>
        <w:pStyle w:val="Heading4"/>
      </w:pPr>
      <w:r>
        <w:t xml:space="preserve">Acelerando la fase de </w:t>
      </w:r>
      <w:proofErr w:type="spellStart"/>
      <w:r>
        <w:t>fetch</w:t>
      </w:r>
      <w:proofErr w:type="spellEnd"/>
    </w:p>
    <w:p w14:paraId="40383DFE" w14:textId="77777777" w:rsidR="00DE033E" w:rsidRPr="00DE033E" w:rsidDel="000E56A9" w:rsidRDefault="00DE033E" w:rsidP="00DE033E">
      <w:pPr>
        <w:rPr>
          <w:del w:id="620" w:author="Francisco J Lopez Pellicer" w:date="2016-06-13T20:30:00Z"/>
        </w:rPr>
      </w:pPr>
      <w:r>
        <w:t xml:space="preserve">Como se ha comentado en la sección de educación. Hay que mantener un cierto espacio temporal entre peticiones para no colapsar al </w:t>
      </w:r>
      <w:r>
        <w:rPr>
          <w:i/>
        </w:rPr>
        <w:t>host</w:t>
      </w:r>
      <w:r>
        <w:t xml:space="preserve"> que está siendo accedido.</w:t>
      </w:r>
    </w:p>
    <w:p w14:paraId="48AF22B3" w14:textId="77777777" w:rsidR="00CF76C8" w:rsidRDefault="00CF76C8" w:rsidP="000465D2"/>
    <w:p w14:paraId="01D2F650" w14:textId="77777777" w:rsidR="00EF5C01" w:rsidRPr="00EF5C01" w:rsidDel="000E56A9" w:rsidRDefault="00EF5C01" w:rsidP="00EF5C01">
      <w:pPr>
        <w:rPr>
          <w:del w:id="621" w:author="Francisco J Lopez Pellicer" w:date="2016-06-13T20:30:00Z"/>
        </w:rPr>
      </w:pPr>
      <w:r>
        <w:t xml:space="preserve">Acelerador del </w:t>
      </w:r>
      <w:proofErr w:type="spellStart"/>
      <w:r>
        <w:t>fetch</w:t>
      </w:r>
      <w:proofErr w:type="spellEnd"/>
    </w:p>
    <w:p w14:paraId="154000E7" w14:textId="77777777" w:rsidR="003A31B9" w:rsidDel="000E56A9" w:rsidRDefault="003A31B9" w:rsidP="003A31B9">
      <w:pPr>
        <w:rPr>
          <w:del w:id="622" w:author="Francisco J Lopez Pellicer" w:date="2016-06-13T20:30:00Z"/>
        </w:rPr>
      </w:pPr>
    </w:p>
    <w:p w14:paraId="536F6D58" w14:textId="77777777" w:rsidR="003A31B9" w:rsidDel="000E56A9" w:rsidRDefault="003A31B9" w:rsidP="003A31B9">
      <w:pPr>
        <w:rPr>
          <w:del w:id="623" w:author="Francisco J Lopez Pellicer" w:date="2016-06-13T20:30:00Z"/>
        </w:rPr>
      </w:pPr>
    </w:p>
    <w:p w14:paraId="74C2A820" w14:textId="77777777" w:rsidR="003A31B9" w:rsidRDefault="003A31B9" w:rsidP="003A31B9"/>
    <w:p w14:paraId="6AB8C7B0" w14:textId="77777777" w:rsidR="003A31B9" w:rsidRDefault="003A31B9" w:rsidP="00241409">
      <w:pPr>
        <w:pStyle w:val="Heading1"/>
        <w:numPr>
          <w:ilvl w:val="0"/>
          <w:numId w:val="1"/>
        </w:numPr>
      </w:pPr>
      <w:bookmarkStart w:id="624" w:name="_Toc451013013"/>
      <w:bookmarkStart w:id="625" w:name="_Toc453002208"/>
      <w:bookmarkStart w:id="626" w:name="_Toc453500361"/>
      <w:r>
        <w:lastRenderedPageBreak/>
        <w:t>Resultados</w:t>
      </w:r>
      <w:bookmarkEnd w:id="624"/>
      <w:bookmarkEnd w:id="625"/>
      <w:bookmarkEnd w:id="626"/>
    </w:p>
    <w:p w14:paraId="4DD192B6" w14:textId="77777777" w:rsidR="002763C8" w:rsidRDefault="002763C8" w:rsidP="002763C8">
      <w:r>
        <w:t>Se han realizado pruebas con varias configuraciones, con y sin tesauro.</w:t>
      </w:r>
      <w:r w:rsidR="00FC6409">
        <w:t xml:space="preserve"> </w:t>
      </w:r>
      <w:r w:rsidR="00FB4B61">
        <w:t>El mayor éxito en un corto plazo de tiempo se consigue sin hacer uso del tesauro ya que las consultas al tesauro requieren un tiempo.</w:t>
      </w:r>
    </w:p>
    <w:p w14:paraId="7BF63FE8" w14:textId="77777777" w:rsidR="00FB4B61" w:rsidDel="000E56A9" w:rsidRDefault="00FB4B61" w:rsidP="002763C8">
      <w:pPr>
        <w:rPr>
          <w:del w:id="627" w:author="Francisco J Lopez Pellicer" w:date="2016-06-13T20:30:00Z"/>
        </w:rPr>
      </w:pPr>
    </w:p>
    <w:p w14:paraId="30FEA7C9" w14:textId="77777777" w:rsidR="00FB4B61" w:rsidRDefault="00FB4B61" w:rsidP="002763C8">
      <w:r>
        <w:t xml:space="preserve">Para ejecuciones largas, en las que se va a dejar al </w:t>
      </w:r>
      <w:r>
        <w:rPr>
          <w:i/>
        </w:rPr>
        <w:t>crawler</w:t>
      </w:r>
      <w:r>
        <w:t xml:space="preserve"> actuar durante semanas es más interesante el uso del tesauro.</w:t>
      </w:r>
    </w:p>
    <w:p w14:paraId="34779147" w14:textId="77777777" w:rsidR="00FB4B61" w:rsidDel="008E1D94" w:rsidRDefault="00FB4B61" w:rsidP="002763C8">
      <w:pPr>
        <w:rPr>
          <w:del w:id="628" w:author="Francisco J Lopez Pellicer" w:date="2016-06-13T20:27:00Z"/>
        </w:rPr>
      </w:pPr>
    </w:p>
    <w:p w14:paraId="6A0D20AA" w14:textId="77777777" w:rsidR="00FB4B61" w:rsidRPr="00FB4B61" w:rsidDel="008E1D94" w:rsidRDefault="00FB4B61" w:rsidP="002763C8">
      <w:pPr>
        <w:rPr>
          <w:del w:id="629" w:author="Francisco J Lopez Pellicer" w:date="2016-06-13T20:27:00Z"/>
        </w:rPr>
      </w:pPr>
    </w:p>
    <w:p w14:paraId="14AB0BBA" w14:textId="77777777" w:rsidR="003A31B9" w:rsidDel="000E56A9" w:rsidRDefault="003A31B9" w:rsidP="003A31B9">
      <w:pPr>
        <w:rPr>
          <w:del w:id="630" w:author="Francisco J Lopez Pellicer" w:date="2016-06-13T20:30:00Z"/>
        </w:rPr>
      </w:pPr>
    </w:p>
    <w:p w14:paraId="00ED9C9D" w14:textId="77777777" w:rsidR="003A31B9" w:rsidRDefault="007A6612" w:rsidP="003A31B9">
      <w:r>
        <w:t>Problemas URLS rotas</w:t>
      </w:r>
    </w:p>
    <w:p w14:paraId="369DF5CC" w14:textId="77777777" w:rsidR="003A31B9" w:rsidRDefault="00B84DE7" w:rsidP="003A31B9">
      <w:pPr>
        <w:pStyle w:val="Heading1"/>
        <w:numPr>
          <w:ilvl w:val="0"/>
          <w:numId w:val="1"/>
        </w:numPr>
      </w:pPr>
      <w:bookmarkStart w:id="631" w:name="_Toc451013014"/>
      <w:bookmarkStart w:id="632" w:name="_Toc453002209"/>
      <w:bookmarkStart w:id="633" w:name="_Toc453500362"/>
      <w:r>
        <w:lastRenderedPageBreak/>
        <w:t>Conclusiones y f</w:t>
      </w:r>
      <w:r w:rsidR="003A31B9">
        <w:t>uturo</w:t>
      </w:r>
      <w:bookmarkEnd w:id="631"/>
      <w:bookmarkEnd w:id="632"/>
      <w:bookmarkEnd w:id="633"/>
    </w:p>
    <w:p w14:paraId="64EB66E1" w14:textId="77777777" w:rsidR="003A31B9" w:rsidRDefault="003A31B9" w:rsidP="003A31B9"/>
    <w:p w14:paraId="35D6ADE4" w14:textId="77777777" w:rsidR="003A31B9" w:rsidRDefault="00855B50" w:rsidP="00855B50">
      <w:pPr>
        <w:pStyle w:val="Heading1"/>
        <w:numPr>
          <w:ilvl w:val="0"/>
          <w:numId w:val="1"/>
        </w:numPr>
      </w:pPr>
      <w:bookmarkStart w:id="634" w:name="_Toc453500363"/>
      <w:r>
        <w:lastRenderedPageBreak/>
        <w:t>Cronograma</w:t>
      </w:r>
      <w:bookmarkEnd w:id="634"/>
    </w:p>
    <w:p w14:paraId="07D9C9BD" w14:textId="77777777" w:rsidR="008F48F3" w:rsidRPr="00F024EF" w:rsidRDefault="00F024EF" w:rsidP="00F024EF">
      <w:pPr>
        <w:pStyle w:val="Heading1"/>
        <w:numPr>
          <w:ilvl w:val="0"/>
          <w:numId w:val="1"/>
        </w:numPr>
      </w:pPr>
      <w:r>
        <w:lastRenderedPageBreak/>
        <w:t>Bibliografía</w:t>
      </w:r>
    </w:p>
    <w:p w14:paraId="491D1D32" w14:textId="77777777" w:rsidR="00334B49" w:rsidRPr="00334B49" w:rsidRDefault="001F3D68" w:rsidP="00334B49">
      <w:pPr>
        <w:widowControl w:val="0"/>
        <w:autoSpaceDE w:val="0"/>
        <w:autoSpaceDN w:val="0"/>
        <w:adjustRightInd w:val="0"/>
        <w:ind w:left="640" w:hanging="640"/>
        <w:rPr>
          <w:noProof/>
        </w:rPr>
      </w:pPr>
      <w:r>
        <w:fldChar w:fldCharType="begin" w:fldLock="1"/>
      </w:r>
      <w:r w:rsidRPr="001F3D68">
        <w:rPr>
          <w:lang w:val="en-US"/>
        </w:rPr>
        <w:instrText xml:space="preserve">ADDIN Mendeley Bibliography CSL_BIBLIOGRAPHY </w:instrText>
      </w:r>
      <w:r>
        <w:fldChar w:fldCharType="separate"/>
      </w:r>
      <w:r w:rsidR="00334B49" w:rsidRPr="00334B49">
        <w:rPr>
          <w:noProof/>
        </w:rPr>
        <w:t>[1]</w:t>
      </w:r>
      <w:r w:rsidR="00334B49" w:rsidRPr="00334B49">
        <w:rPr>
          <w:noProof/>
        </w:rPr>
        <w:tab/>
        <w:t>I. G. Dorado, “Focused Crawling: algorithm survey and new approaches with a manual analysis,” 2008.</w:t>
      </w:r>
    </w:p>
    <w:p w14:paraId="7CF5D037" w14:textId="77777777" w:rsidR="00334B49" w:rsidRPr="00334B49" w:rsidRDefault="00334B49" w:rsidP="00334B49">
      <w:pPr>
        <w:widowControl w:val="0"/>
        <w:autoSpaceDE w:val="0"/>
        <w:autoSpaceDN w:val="0"/>
        <w:adjustRightInd w:val="0"/>
        <w:ind w:left="640" w:hanging="640"/>
        <w:rPr>
          <w:noProof/>
        </w:rPr>
      </w:pPr>
      <w:r w:rsidRPr="00334B49">
        <w:rPr>
          <w:noProof/>
        </w:rPr>
        <w:t>[2]</w:t>
      </w:r>
      <w:r w:rsidRPr="00334B49">
        <w:rPr>
          <w:noProof/>
        </w:rPr>
        <w:tab/>
        <w:t>B. Novak, “A SURVEY OF FOCUSED WEB CRAWLING ALGORITHMS.”</w:t>
      </w:r>
    </w:p>
    <w:p w14:paraId="7D41D200" w14:textId="77777777" w:rsidR="00334B49" w:rsidRPr="00334B49" w:rsidRDefault="00334B49" w:rsidP="00334B49">
      <w:pPr>
        <w:widowControl w:val="0"/>
        <w:autoSpaceDE w:val="0"/>
        <w:autoSpaceDN w:val="0"/>
        <w:adjustRightInd w:val="0"/>
        <w:ind w:left="640" w:hanging="640"/>
        <w:rPr>
          <w:noProof/>
        </w:rPr>
      </w:pPr>
      <w:r w:rsidRPr="00334B49">
        <w:rPr>
          <w:noProof/>
        </w:rPr>
        <w:t>[3]</w:t>
      </w:r>
      <w:r w:rsidRPr="00334B49">
        <w:rPr>
          <w:noProof/>
        </w:rPr>
        <w:tab/>
        <w:t>Wikipedia, “Web Crawler.”</w:t>
      </w:r>
    </w:p>
    <w:p w14:paraId="61224C4C" w14:textId="77777777" w:rsidR="00334B49" w:rsidRPr="00334B49" w:rsidRDefault="00334B49" w:rsidP="00334B49">
      <w:pPr>
        <w:widowControl w:val="0"/>
        <w:autoSpaceDE w:val="0"/>
        <w:autoSpaceDN w:val="0"/>
        <w:adjustRightInd w:val="0"/>
        <w:ind w:left="640" w:hanging="640"/>
        <w:rPr>
          <w:noProof/>
        </w:rPr>
      </w:pPr>
      <w:r w:rsidRPr="00334B49">
        <w:rPr>
          <w:noProof/>
        </w:rPr>
        <w:t>[4]</w:t>
      </w:r>
      <w:r w:rsidRPr="00334B49">
        <w:rPr>
          <w:noProof/>
        </w:rPr>
        <w:tab/>
        <w:t>Wikipedia, “Apache Nutch.”</w:t>
      </w:r>
    </w:p>
    <w:p w14:paraId="7BD5FB03" w14:textId="77777777" w:rsidR="00334B49" w:rsidRPr="00334B49" w:rsidRDefault="00334B49" w:rsidP="00334B49">
      <w:pPr>
        <w:widowControl w:val="0"/>
        <w:autoSpaceDE w:val="0"/>
        <w:autoSpaceDN w:val="0"/>
        <w:adjustRightInd w:val="0"/>
        <w:ind w:left="640" w:hanging="640"/>
        <w:rPr>
          <w:noProof/>
        </w:rPr>
      </w:pPr>
      <w:r w:rsidRPr="00334B49">
        <w:rPr>
          <w:noProof/>
        </w:rPr>
        <w:t>[5]</w:t>
      </w:r>
      <w:r w:rsidRPr="00334B49">
        <w:rPr>
          <w:noProof/>
        </w:rPr>
        <w:tab/>
        <w:t>Librosweb, “DOM.”</w:t>
      </w:r>
    </w:p>
    <w:p w14:paraId="5B0BA883" w14:textId="77777777" w:rsidR="00334B49" w:rsidRPr="00334B49" w:rsidRDefault="00334B49" w:rsidP="00334B49">
      <w:pPr>
        <w:widowControl w:val="0"/>
        <w:autoSpaceDE w:val="0"/>
        <w:autoSpaceDN w:val="0"/>
        <w:adjustRightInd w:val="0"/>
        <w:ind w:left="640" w:hanging="640"/>
        <w:rPr>
          <w:noProof/>
        </w:rPr>
      </w:pPr>
      <w:r w:rsidRPr="00334B49">
        <w:rPr>
          <w:noProof/>
        </w:rPr>
        <w:t>[6]</w:t>
      </w:r>
      <w:r w:rsidRPr="00334B49">
        <w:rPr>
          <w:noProof/>
        </w:rPr>
        <w:tab/>
        <w:t>Wikipedia, “MapReduce.”</w:t>
      </w:r>
    </w:p>
    <w:p w14:paraId="694C7E55" w14:textId="77777777" w:rsidR="00334B49" w:rsidRPr="00334B49" w:rsidRDefault="00334B49" w:rsidP="00334B49">
      <w:pPr>
        <w:widowControl w:val="0"/>
        <w:autoSpaceDE w:val="0"/>
        <w:autoSpaceDN w:val="0"/>
        <w:adjustRightInd w:val="0"/>
        <w:ind w:left="640" w:hanging="640"/>
        <w:rPr>
          <w:noProof/>
        </w:rPr>
      </w:pPr>
      <w:r w:rsidRPr="00334B49">
        <w:rPr>
          <w:noProof/>
        </w:rPr>
        <w:t>[7]</w:t>
      </w:r>
      <w:r w:rsidRPr="00334B49">
        <w:rPr>
          <w:noProof/>
        </w:rPr>
        <w:tab/>
        <w:t>M. J. Michael Hersovici, D. P. Yoelle S. Maarek, and S. U. Menachem Shtalhaim, “THE SHARK-SEARCH ALGORITHM AN APPLICATION: TAILORED WEB SITE MAPPING.”</w:t>
      </w:r>
    </w:p>
    <w:p w14:paraId="36976D6E" w14:textId="77777777" w:rsidR="009D4B04" w:rsidRPr="001F3D68" w:rsidRDefault="001F3D68" w:rsidP="009D4B04">
      <w:pPr>
        <w:rPr>
          <w:lang w:val="en-US"/>
        </w:rPr>
      </w:pPr>
      <w:r>
        <w:fldChar w:fldCharType="end"/>
      </w:r>
    </w:p>
    <w:p w14:paraId="6A4DD3AC" w14:textId="77777777" w:rsidR="009D4B04" w:rsidRDefault="00FD3C78" w:rsidP="00B77571">
      <w:pPr>
        <w:pStyle w:val="Heading1"/>
        <w:numPr>
          <w:ilvl w:val="0"/>
          <w:numId w:val="5"/>
        </w:numPr>
      </w:pPr>
      <w:bookmarkStart w:id="635" w:name="_Ref451008114"/>
      <w:bookmarkStart w:id="636" w:name="_Toc451013016"/>
      <w:bookmarkStart w:id="637" w:name="_Toc453002211"/>
      <w:bookmarkStart w:id="638" w:name="_Toc453500365"/>
      <w:r>
        <w:lastRenderedPageBreak/>
        <w:t>Anexo A</w:t>
      </w:r>
      <w:r w:rsidR="009D4B04">
        <w:t xml:space="preserve"> – Operaciones de </w:t>
      </w:r>
      <w:proofErr w:type="spellStart"/>
      <w:r w:rsidR="009D4B04">
        <w:t>Nutch</w:t>
      </w:r>
      <w:bookmarkEnd w:id="635"/>
      <w:bookmarkEnd w:id="636"/>
      <w:bookmarkEnd w:id="637"/>
      <w:bookmarkEnd w:id="638"/>
      <w:r w:rsidR="00F87E88">
        <w:t>d</w:t>
      </w:r>
      <w:proofErr w:type="spellEnd"/>
    </w:p>
    <w:p w14:paraId="46BE6EF6" w14:textId="77777777" w:rsidR="009D4B04" w:rsidRDefault="009D4B04" w:rsidP="009D4B04"/>
    <w:p w14:paraId="12B3A86A" w14:textId="77777777" w:rsidR="009D4B04" w:rsidRDefault="00FD3C78" w:rsidP="00B77571">
      <w:pPr>
        <w:pStyle w:val="Heading1"/>
        <w:numPr>
          <w:ilvl w:val="0"/>
          <w:numId w:val="5"/>
        </w:numPr>
      </w:pPr>
      <w:bookmarkStart w:id="639" w:name="_Ref451008318"/>
      <w:bookmarkStart w:id="640" w:name="_Ref451008497"/>
      <w:bookmarkStart w:id="641" w:name="_Toc451013017"/>
      <w:bookmarkStart w:id="642" w:name="_Toc453002212"/>
      <w:bookmarkStart w:id="643" w:name="_Toc453500366"/>
      <w:r>
        <w:lastRenderedPageBreak/>
        <w:t>Anexo B</w:t>
      </w:r>
      <w:r w:rsidR="009D4B04">
        <w:t xml:space="preserve"> – Manual de </w:t>
      </w:r>
      <w:bookmarkEnd w:id="639"/>
      <w:proofErr w:type="spellStart"/>
      <w:r w:rsidR="009D4B04">
        <w:t>GeoCrawler</w:t>
      </w:r>
      <w:bookmarkEnd w:id="640"/>
      <w:bookmarkEnd w:id="641"/>
      <w:bookmarkEnd w:id="642"/>
      <w:bookmarkEnd w:id="643"/>
      <w:proofErr w:type="spellEnd"/>
    </w:p>
    <w:p w14:paraId="1150A435" w14:textId="77777777" w:rsidR="004729FF" w:rsidRDefault="004729FF" w:rsidP="004729FF"/>
    <w:p w14:paraId="5DB8337C" w14:textId="77777777" w:rsidR="004729FF" w:rsidRDefault="00FD3C78" w:rsidP="004729FF">
      <w:pPr>
        <w:pStyle w:val="Heading1"/>
        <w:numPr>
          <w:ilvl w:val="0"/>
          <w:numId w:val="5"/>
        </w:numPr>
      </w:pPr>
      <w:bookmarkStart w:id="644" w:name="_Ref452752476"/>
      <w:bookmarkStart w:id="645" w:name="_Toc453002213"/>
      <w:bookmarkStart w:id="646" w:name="_Toc453500367"/>
      <w:r>
        <w:lastRenderedPageBreak/>
        <w:t>Anexo C</w:t>
      </w:r>
      <w:r w:rsidR="004729FF">
        <w:t xml:space="preserve"> – Tipos de recursos OGC</w:t>
      </w:r>
      <w:bookmarkEnd w:id="644"/>
      <w:bookmarkEnd w:id="645"/>
      <w:bookmarkEnd w:id="646"/>
    </w:p>
    <w:p w14:paraId="7E9BF8A8" w14:textId="77777777" w:rsidR="004C77FC" w:rsidRDefault="004C77FC" w:rsidP="004C77FC"/>
    <w:p w14:paraId="409F325A" w14:textId="77777777" w:rsidR="004C77FC" w:rsidRPr="004C77FC" w:rsidRDefault="004C77FC" w:rsidP="004C77FC">
      <w:pPr>
        <w:pStyle w:val="Heading1"/>
        <w:numPr>
          <w:ilvl w:val="0"/>
          <w:numId w:val="5"/>
        </w:numPr>
      </w:pPr>
      <w:bookmarkStart w:id="647" w:name="_Ref453009080"/>
      <w:bookmarkStart w:id="648" w:name="_Toc453500368"/>
      <w:r>
        <w:lastRenderedPageBreak/>
        <w:t>Anexo D – Código de interés</w:t>
      </w:r>
      <w:bookmarkEnd w:id="647"/>
      <w:bookmarkEnd w:id="648"/>
    </w:p>
    <w:p w14:paraId="365B8122" w14:textId="77777777" w:rsidR="009D4B04" w:rsidRPr="009D4B04" w:rsidRDefault="009D4B04" w:rsidP="009D4B04"/>
    <w:sectPr w:rsidR="009D4B04" w:rsidRPr="009D4B04" w:rsidSect="00B52B78">
      <w:headerReference w:type="first" r:id="rId72"/>
      <w:footerReference w:type="first" r:id="rId73"/>
      <w:pgSz w:w="11900" w:h="16840"/>
      <w:pgMar w:top="1417" w:right="1701" w:bottom="1417" w:left="1701" w:header="708" w:footer="708" w:gutter="0"/>
      <w:pgNumType w:start="1"/>
      <w:cols w:space="708"/>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B31465" w14:textId="77777777" w:rsidR="009E4EA2" w:rsidRDefault="009E4EA2" w:rsidP="00E23636">
      <w:r>
        <w:separator/>
      </w:r>
    </w:p>
  </w:endnote>
  <w:endnote w:type="continuationSeparator" w:id="0">
    <w:p w14:paraId="3EC0F1B7" w14:textId="77777777" w:rsidR="009E4EA2" w:rsidRDefault="009E4EA2" w:rsidP="00E236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Myriad Pro">
    <w:panose1 w:val="020B0503030403020204"/>
    <w:charset w:val="00"/>
    <w:family w:val="auto"/>
    <w:pitch w:val="variable"/>
    <w:sig w:usb0="20000287" w:usb1="00000001"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1283154"/>
      <w:docPartObj>
        <w:docPartGallery w:val="Page Numbers (Bottom of Page)"/>
        <w:docPartUnique/>
      </w:docPartObj>
    </w:sdtPr>
    <w:sdtContent>
      <w:p w14:paraId="3D34E096" w14:textId="77777777" w:rsidR="00A855A0" w:rsidRDefault="00A855A0">
        <w:pPr>
          <w:pStyle w:val="Footer"/>
          <w:jc w:val="right"/>
        </w:pPr>
        <w:r>
          <w:fldChar w:fldCharType="begin"/>
        </w:r>
        <w:r>
          <w:instrText>PAGE   \* MERGEFORMAT</w:instrText>
        </w:r>
        <w:r>
          <w:fldChar w:fldCharType="separate"/>
        </w:r>
        <w:r w:rsidR="00E6215B" w:rsidRPr="00E6215B">
          <w:rPr>
            <w:noProof/>
            <w:lang w:val="es-ES"/>
          </w:rPr>
          <w:t>31</w:t>
        </w:r>
        <w:r>
          <w:fldChar w:fldCharType="end"/>
        </w:r>
      </w:p>
    </w:sdtContent>
  </w:sdt>
  <w:p w14:paraId="3098A858" w14:textId="77777777" w:rsidR="00A855A0" w:rsidRDefault="00A855A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9983794"/>
      <w:docPartObj>
        <w:docPartGallery w:val="Page Numbers (Bottom of Page)"/>
        <w:docPartUnique/>
      </w:docPartObj>
    </w:sdtPr>
    <w:sdtContent>
      <w:p w14:paraId="0345B61C" w14:textId="77777777" w:rsidR="00A855A0" w:rsidRDefault="00A855A0">
        <w:pPr>
          <w:pStyle w:val="Footer"/>
          <w:jc w:val="right"/>
        </w:pPr>
        <w:r>
          <w:fldChar w:fldCharType="begin"/>
        </w:r>
        <w:r>
          <w:instrText>PAGE   \* MERGEFORMAT</w:instrText>
        </w:r>
        <w:r>
          <w:fldChar w:fldCharType="separate"/>
        </w:r>
        <w:r w:rsidR="000E56A9" w:rsidRPr="000E56A9">
          <w:rPr>
            <w:noProof/>
            <w:lang w:val="es-ES"/>
          </w:rPr>
          <w:t>1</w:t>
        </w:r>
        <w:r>
          <w:fldChar w:fldCharType="end"/>
        </w:r>
      </w:p>
    </w:sdtContent>
  </w:sdt>
  <w:p w14:paraId="246808E5" w14:textId="77777777" w:rsidR="00A855A0" w:rsidRDefault="00A855A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2228245"/>
      <w:docPartObj>
        <w:docPartGallery w:val="Page Numbers (Bottom of Page)"/>
        <w:docPartUnique/>
      </w:docPartObj>
    </w:sdtPr>
    <w:sdtContent>
      <w:p w14:paraId="18E2F37D" w14:textId="77777777" w:rsidR="00A855A0" w:rsidRDefault="00A855A0">
        <w:pPr>
          <w:pStyle w:val="Footer"/>
          <w:jc w:val="right"/>
        </w:pPr>
        <w:r>
          <w:fldChar w:fldCharType="begin"/>
        </w:r>
        <w:r>
          <w:instrText>PAGE   \* MERGEFORMAT</w:instrText>
        </w:r>
        <w:r>
          <w:fldChar w:fldCharType="separate"/>
        </w:r>
        <w:r w:rsidRPr="00B52B78">
          <w:rPr>
            <w:noProof/>
            <w:lang w:val="es-ES"/>
          </w:rPr>
          <w:t>1</w:t>
        </w:r>
        <w:r>
          <w:fldChar w:fldCharType="end"/>
        </w:r>
      </w:p>
    </w:sdtContent>
  </w:sdt>
  <w:p w14:paraId="55A3B763" w14:textId="77777777" w:rsidR="00A855A0" w:rsidRDefault="00A855A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E0838" w14:textId="77777777" w:rsidR="009E4EA2" w:rsidRDefault="009E4EA2" w:rsidP="00E23636">
      <w:r>
        <w:separator/>
      </w:r>
    </w:p>
  </w:footnote>
  <w:footnote w:type="continuationSeparator" w:id="0">
    <w:p w14:paraId="46AAEC27" w14:textId="77777777" w:rsidR="009E4EA2" w:rsidRDefault="009E4EA2" w:rsidP="00E23636">
      <w:r>
        <w:continuationSeparator/>
      </w:r>
    </w:p>
  </w:footnote>
  <w:footnote w:id="1">
    <w:p w14:paraId="76F96185" w14:textId="77777777" w:rsidR="00A855A0" w:rsidRPr="00776873" w:rsidRDefault="00A855A0" w:rsidP="00722739">
      <w:pPr>
        <w:pStyle w:val="FootnoteText"/>
      </w:pPr>
      <w:r>
        <w:rPr>
          <w:rStyle w:val="FootnoteReference"/>
        </w:rPr>
        <w:footnoteRef/>
      </w:r>
      <w:r>
        <w:t xml:space="preserve"> Desarrollador también de </w:t>
      </w:r>
      <w:proofErr w:type="spellStart"/>
      <w:r>
        <w:t>Lucene</w:t>
      </w:r>
      <w:proofErr w:type="spellEnd"/>
      <w:r>
        <w:t xml:space="preserve"> y </w:t>
      </w:r>
      <w:proofErr w:type="spellStart"/>
      <w:r>
        <w:t>Hadoop</w:t>
      </w:r>
      <w:proofErr w:type="spellEnd"/>
    </w:p>
  </w:footnote>
  <w:footnote w:id="2">
    <w:p w14:paraId="581F23A6" w14:textId="77777777" w:rsidR="00A855A0" w:rsidRPr="00776873" w:rsidRDefault="00A855A0" w:rsidP="00722739">
      <w:pPr>
        <w:pStyle w:val="FootnoteText"/>
      </w:pPr>
      <w:r>
        <w:rPr>
          <w:rStyle w:val="FootnoteReference"/>
        </w:rPr>
        <w:footnoteRef/>
      </w:r>
      <w:r>
        <w:t xml:space="preserve"> Programa de candidatos para convertirse un parte de la fundación Apache.</w:t>
      </w:r>
    </w:p>
  </w:footnote>
  <w:footnote w:id="3">
    <w:p w14:paraId="3DA78CB8" w14:textId="77777777" w:rsidR="00A855A0" w:rsidRPr="00000DC7" w:rsidRDefault="00A855A0">
      <w:pPr>
        <w:pStyle w:val="FootnoteText"/>
        <w:rPr>
          <w:lang w:val="es-ES"/>
        </w:rPr>
      </w:pPr>
      <w:r>
        <w:rPr>
          <w:rStyle w:val="FootnoteReference"/>
        </w:rPr>
        <w:footnoteRef/>
      </w:r>
      <w:r>
        <w:t xml:space="preserve"> </w:t>
      </w:r>
      <w:r>
        <w:rPr>
          <w:lang w:val="es-ES"/>
        </w:rPr>
        <w:t>Anchor: Nombre con el que aparecen los enlaces en el navegador.</w:t>
      </w:r>
    </w:p>
  </w:footnote>
  <w:footnote w:id="4">
    <w:p w14:paraId="5FCE3A85" w14:textId="77777777" w:rsidR="00A855A0" w:rsidRPr="009C481F" w:rsidRDefault="00A855A0">
      <w:pPr>
        <w:pStyle w:val="FootnoteText"/>
        <w:rPr>
          <w:lang w:val="en-US"/>
        </w:rPr>
      </w:pPr>
      <w:r>
        <w:rPr>
          <w:rStyle w:val="FootnoteReference"/>
        </w:rPr>
        <w:footnoteRef/>
      </w:r>
      <w:r w:rsidRPr="009C481F">
        <w:rPr>
          <w:lang w:val="en-US"/>
        </w:rPr>
        <w:t xml:space="preserve"> </w:t>
      </w:r>
      <w:proofErr w:type="spellStart"/>
      <w:r w:rsidRPr="009C481F">
        <w:rPr>
          <w:rFonts w:cs="Arial"/>
          <w:color w:val="252525"/>
          <w:sz w:val="21"/>
          <w:szCs w:val="21"/>
          <w:shd w:val="clear" w:color="auto" w:fill="FFFFFF"/>
          <w:lang w:val="en-US"/>
        </w:rPr>
        <w:t>e</w:t>
      </w:r>
      <w:r w:rsidRPr="009C481F">
        <w:rPr>
          <w:rFonts w:cs="Arial"/>
          <w:b/>
          <w:bCs/>
          <w:i/>
          <w:iCs/>
          <w:color w:val="252525"/>
          <w:sz w:val="21"/>
          <w:szCs w:val="21"/>
          <w:shd w:val="clear" w:color="auto" w:fill="FFFFFF"/>
          <w:lang w:val="en-US"/>
        </w:rPr>
        <w:t>X</w:t>
      </w:r>
      <w:r w:rsidRPr="009C481F">
        <w:rPr>
          <w:rFonts w:cs="Arial"/>
          <w:i/>
          <w:iCs/>
          <w:color w:val="252525"/>
          <w:sz w:val="21"/>
          <w:szCs w:val="21"/>
          <w:shd w:val="clear" w:color="auto" w:fill="FFFFFF"/>
          <w:lang w:val="en-US"/>
        </w:rPr>
        <w:t>tensible</w:t>
      </w:r>
      <w:proofErr w:type="spellEnd"/>
      <w:r w:rsidRPr="009C481F">
        <w:rPr>
          <w:rFonts w:cs="Arial"/>
          <w:i/>
          <w:iCs/>
          <w:color w:val="252525"/>
          <w:sz w:val="21"/>
          <w:szCs w:val="21"/>
          <w:shd w:val="clear" w:color="auto" w:fill="FFFFFF"/>
          <w:lang w:val="en-US"/>
        </w:rPr>
        <w:t> </w:t>
      </w:r>
      <w:r w:rsidRPr="009C481F">
        <w:rPr>
          <w:rFonts w:cs="Arial"/>
          <w:b/>
          <w:bCs/>
          <w:i/>
          <w:iCs/>
          <w:color w:val="252525"/>
          <w:sz w:val="21"/>
          <w:szCs w:val="21"/>
          <w:shd w:val="clear" w:color="auto" w:fill="FFFFFF"/>
          <w:lang w:val="en-US"/>
        </w:rPr>
        <w:t>M</w:t>
      </w:r>
      <w:r w:rsidRPr="009C481F">
        <w:rPr>
          <w:rFonts w:cs="Arial"/>
          <w:i/>
          <w:iCs/>
          <w:color w:val="252525"/>
          <w:sz w:val="21"/>
          <w:szCs w:val="21"/>
          <w:shd w:val="clear" w:color="auto" w:fill="FFFFFF"/>
          <w:lang w:val="en-US"/>
        </w:rPr>
        <w:t>arkup </w:t>
      </w:r>
      <w:r w:rsidRPr="009C481F">
        <w:rPr>
          <w:rFonts w:cs="Arial"/>
          <w:b/>
          <w:bCs/>
          <w:i/>
          <w:iCs/>
          <w:color w:val="252525"/>
          <w:sz w:val="21"/>
          <w:szCs w:val="21"/>
          <w:shd w:val="clear" w:color="auto" w:fill="FFFFFF"/>
          <w:lang w:val="en-US"/>
        </w:rPr>
        <w:t>L</w:t>
      </w:r>
      <w:r w:rsidRPr="009C481F">
        <w:rPr>
          <w:rFonts w:cs="Arial"/>
          <w:i/>
          <w:iCs/>
          <w:color w:val="252525"/>
          <w:sz w:val="21"/>
          <w:szCs w:val="21"/>
          <w:shd w:val="clear" w:color="auto" w:fill="FFFFFF"/>
          <w:lang w:val="en-US"/>
        </w:rPr>
        <w:t>anguage</w:t>
      </w:r>
    </w:p>
  </w:footnote>
  <w:footnote w:id="5">
    <w:p w14:paraId="05A7EBB1" w14:textId="77777777" w:rsidR="00A855A0" w:rsidRPr="009C481F" w:rsidRDefault="00A855A0">
      <w:pPr>
        <w:pStyle w:val="FootnoteText"/>
        <w:rPr>
          <w:lang w:val="en-US"/>
        </w:rPr>
      </w:pPr>
      <w:r>
        <w:rPr>
          <w:rStyle w:val="FootnoteReference"/>
        </w:rPr>
        <w:footnoteRef/>
      </w:r>
      <w:r w:rsidRPr="009C481F">
        <w:rPr>
          <w:lang w:val="en-US"/>
        </w:rPr>
        <w:t xml:space="preserve"> Document Object Model</w:t>
      </w:r>
    </w:p>
  </w:footnote>
  <w:footnote w:id="6">
    <w:p w14:paraId="1609A3F2" w14:textId="77777777" w:rsidR="00A855A0" w:rsidRPr="00836924" w:rsidRDefault="00A855A0">
      <w:pPr>
        <w:pStyle w:val="FootnoteText"/>
        <w:rPr>
          <w:lang w:val="en-US"/>
        </w:rPr>
      </w:pPr>
      <w:r>
        <w:rPr>
          <w:rStyle w:val="FootnoteReference"/>
        </w:rPr>
        <w:footnoteRef/>
      </w:r>
      <w:r w:rsidRPr="00836924">
        <w:rPr>
          <w:lang w:val="en-US"/>
        </w:rPr>
        <w:t xml:space="preserve"> Open Geo Spatial - </w:t>
      </w:r>
      <w:hyperlink r:id="rId1" w:history="1">
        <w:r w:rsidRPr="00836924">
          <w:rPr>
            <w:rStyle w:val="Hyperlink"/>
            <w:lang w:val="en-US"/>
          </w:rPr>
          <w:t>http://www.opengeospatial.org</w:t>
        </w:r>
      </w:hyperlink>
      <w:r w:rsidRPr="00836924">
        <w:rPr>
          <w:lang w:val="en-US"/>
        </w:rPr>
        <w:t xml:space="preserve"> </w:t>
      </w:r>
    </w:p>
  </w:footnote>
  <w:footnote w:id="7">
    <w:p w14:paraId="0AE328B3" w14:textId="77777777" w:rsidR="00A855A0" w:rsidRPr="000C3809" w:rsidRDefault="00A855A0">
      <w:pPr>
        <w:pStyle w:val="FootnoteText"/>
        <w:rPr>
          <w:lang w:val="es-ES"/>
        </w:rPr>
      </w:pPr>
      <w:r>
        <w:rPr>
          <w:rStyle w:val="FootnoteReference"/>
        </w:rPr>
        <w:footnoteRef/>
      </w:r>
      <w:r>
        <w:t xml:space="preserve"> Tesauro: </w:t>
      </w:r>
      <w:r>
        <w:rPr>
          <w:lang w:val="es-ES"/>
        </w:rPr>
        <w:t>Lista de palabras o términos utilizados para representar conceptos.</w:t>
      </w:r>
    </w:p>
  </w:footnote>
  <w:footnote w:id="8">
    <w:p w14:paraId="479D0DD4" w14:textId="77777777" w:rsidR="00A855A0" w:rsidRPr="009631D8" w:rsidRDefault="00A855A0">
      <w:pPr>
        <w:pStyle w:val="FootnoteText"/>
        <w:rPr>
          <w:lang w:val="es-ES"/>
        </w:rPr>
      </w:pPr>
      <w:r>
        <w:rPr>
          <w:rStyle w:val="FootnoteReference"/>
        </w:rPr>
        <w:footnoteRef/>
      </w:r>
      <w:r>
        <w:t xml:space="preserve"> Lista de palabra que deben ser ignoradas en estos cálculos (de, el, la, y…)</w:t>
      </w:r>
    </w:p>
  </w:footnote>
  <w:footnote w:id="9">
    <w:p w14:paraId="6F285DB2" w14:textId="77777777" w:rsidR="00A855A0" w:rsidRPr="0018380A" w:rsidRDefault="00A855A0">
      <w:pPr>
        <w:pStyle w:val="FootnoteText"/>
        <w:rPr>
          <w:lang w:val="en-US"/>
        </w:rPr>
      </w:pPr>
      <w:r>
        <w:rPr>
          <w:rStyle w:val="FootnoteReference"/>
        </w:rPr>
        <w:footnoteRef/>
      </w:r>
      <w:r w:rsidRPr="0018380A">
        <w:rPr>
          <w:lang w:val="en-US"/>
        </w:rPr>
        <w:t xml:space="preserve"> Simple Knowledge Organization System</w:t>
      </w:r>
    </w:p>
  </w:footnote>
  <w:footnote w:id="10">
    <w:p w14:paraId="7A9F7424" w14:textId="77777777" w:rsidR="00A855A0" w:rsidRPr="0018380A" w:rsidRDefault="00A855A0">
      <w:pPr>
        <w:pStyle w:val="FootnoteText"/>
        <w:rPr>
          <w:lang w:val="en-US"/>
        </w:rPr>
      </w:pPr>
      <w:r>
        <w:rPr>
          <w:rStyle w:val="FootnoteReference"/>
        </w:rPr>
        <w:footnoteRef/>
      </w:r>
      <w:r w:rsidRPr="0018380A">
        <w:rPr>
          <w:lang w:val="en-US"/>
        </w:rPr>
        <w:t xml:space="preserve"> World Wide Web Consortium</w:t>
      </w:r>
    </w:p>
  </w:footnote>
  <w:footnote w:id="11">
    <w:p w14:paraId="52377A4B" w14:textId="77777777" w:rsidR="00A855A0" w:rsidRPr="008E2B8A" w:rsidRDefault="00A855A0">
      <w:pPr>
        <w:pStyle w:val="FootnoteText"/>
        <w:rPr>
          <w:lang w:val="es-ES"/>
        </w:rPr>
      </w:pPr>
      <w:r>
        <w:rPr>
          <w:rStyle w:val="FootnoteReference"/>
        </w:rPr>
        <w:footnoteRef/>
      </w:r>
      <w:r>
        <w:t xml:space="preserve"> </w:t>
      </w:r>
      <w:proofErr w:type="spellStart"/>
      <w:r>
        <w:rPr>
          <w:lang w:val="es-ES"/>
        </w:rPr>
        <w:t>Linked</w:t>
      </w:r>
      <w:proofErr w:type="spellEnd"/>
      <w:r>
        <w:rPr>
          <w:lang w:val="es-ES"/>
        </w:rPr>
        <w:t xml:space="preserve"> Open Data</w:t>
      </w:r>
    </w:p>
  </w:footnote>
  <w:footnote w:id="12">
    <w:p w14:paraId="355B7AC5" w14:textId="77777777" w:rsidR="00A855A0" w:rsidRPr="00743077" w:rsidRDefault="00A855A0">
      <w:pPr>
        <w:pStyle w:val="FootnoteText"/>
        <w:rPr>
          <w:lang w:val="es-ES"/>
        </w:rPr>
      </w:pPr>
      <w:r>
        <w:rPr>
          <w:rStyle w:val="FootnoteReference"/>
        </w:rPr>
        <w:footnoteRef/>
      </w:r>
      <w:r>
        <w:t xml:space="preserve"> </w:t>
      </w:r>
      <w:proofErr w:type="spellStart"/>
      <w:r>
        <w:rPr>
          <w:lang w:val="es-ES"/>
        </w:rPr>
        <w:t>El</w:t>
      </w:r>
      <w:proofErr w:type="spellEnd"/>
      <w:r>
        <w:rPr>
          <w:lang w:val="es-ES"/>
        </w:rPr>
        <w:t xml:space="preserve"> </w:t>
      </w:r>
      <w:r>
        <w:rPr>
          <w:i/>
          <w:lang w:val="es-ES"/>
        </w:rPr>
        <w:t>es</w:t>
      </w:r>
      <w:r>
        <w:rPr>
          <w:lang w:val="es-ES"/>
        </w:rPr>
        <w:t xml:space="preserve"> referencia al idioma español, existen para los 22 idiomas soportados.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3D95B7" w14:textId="77777777" w:rsidR="00A855A0" w:rsidRDefault="00A855A0" w:rsidP="00074A8E">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C038F" w14:textId="77777777" w:rsidR="00A855A0" w:rsidRDefault="00A855A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2B606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2"/>
    <w:multiLevelType w:val="singleLevel"/>
    <w:tmpl w:val="1F3A3502"/>
    <w:lvl w:ilvl="0">
      <w:start w:val="1"/>
      <w:numFmt w:val="bullet"/>
      <w:pStyle w:val="ListBullet3"/>
      <w:lvlText w:val=""/>
      <w:lvlJc w:val="left"/>
      <w:pPr>
        <w:tabs>
          <w:tab w:val="num" w:pos="926"/>
        </w:tabs>
        <w:ind w:left="926" w:hanging="360"/>
      </w:pPr>
      <w:rPr>
        <w:rFonts w:ascii="Symbol" w:hAnsi="Symbol" w:hint="default"/>
      </w:rPr>
    </w:lvl>
  </w:abstractNum>
  <w:abstractNum w:abstractNumId="2">
    <w:nsid w:val="FFFFFF83"/>
    <w:multiLevelType w:val="singleLevel"/>
    <w:tmpl w:val="E7AEB414"/>
    <w:lvl w:ilvl="0">
      <w:start w:val="1"/>
      <w:numFmt w:val="bullet"/>
      <w:pStyle w:val="ListBullet2"/>
      <w:lvlText w:val=""/>
      <w:lvlJc w:val="left"/>
      <w:pPr>
        <w:tabs>
          <w:tab w:val="num" w:pos="643"/>
        </w:tabs>
        <w:ind w:left="643" w:hanging="360"/>
      </w:pPr>
      <w:rPr>
        <w:rFonts w:ascii="Symbol" w:hAnsi="Symbol" w:hint="default"/>
      </w:rPr>
    </w:lvl>
  </w:abstractNum>
  <w:abstractNum w:abstractNumId="3">
    <w:nsid w:val="01CA637C"/>
    <w:multiLevelType w:val="hybridMultilevel"/>
    <w:tmpl w:val="A880CF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0B9D2FE4"/>
    <w:multiLevelType w:val="hybridMultilevel"/>
    <w:tmpl w:val="13D425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0C8C1645"/>
    <w:multiLevelType w:val="hybridMultilevel"/>
    <w:tmpl w:val="3664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30A7FEC"/>
    <w:multiLevelType w:val="hybridMultilevel"/>
    <w:tmpl w:val="9936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38C5CF1"/>
    <w:multiLevelType w:val="hybridMultilevel"/>
    <w:tmpl w:val="4B84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8C67759"/>
    <w:multiLevelType w:val="multilevel"/>
    <w:tmpl w:val="CCE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E23252"/>
    <w:multiLevelType w:val="hybridMultilevel"/>
    <w:tmpl w:val="4DC8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AF7617"/>
    <w:multiLevelType w:val="hybridMultilevel"/>
    <w:tmpl w:val="7BDADB1E"/>
    <w:lvl w:ilvl="0" w:tplc="A3C090F4">
      <w:start w:val="1"/>
      <w:numFmt w:val="bullet"/>
      <w:pStyle w:val="Ficherosycarpetas"/>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0DE751A"/>
    <w:multiLevelType w:val="hybridMultilevel"/>
    <w:tmpl w:val="7398F8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57F0D92"/>
    <w:multiLevelType w:val="hybridMultilevel"/>
    <w:tmpl w:val="AA1E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8350897"/>
    <w:multiLevelType w:val="multilevel"/>
    <w:tmpl w:val="5F4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073056"/>
    <w:multiLevelType w:val="hybridMultilevel"/>
    <w:tmpl w:val="359C0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BD941D5"/>
    <w:multiLevelType w:val="multilevel"/>
    <w:tmpl w:val="F0B4C420"/>
    <w:lvl w:ilvl="0">
      <w:start w:val="1"/>
      <w:numFmt w:val="decimal"/>
      <w:pStyle w:val="Style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nsid w:val="3ED3758D"/>
    <w:multiLevelType w:val="hybridMultilevel"/>
    <w:tmpl w:val="E482E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7DA2DA7"/>
    <w:multiLevelType w:val="hybridMultilevel"/>
    <w:tmpl w:val="69FEC92A"/>
    <w:lvl w:ilvl="0" w:tplc="E4F2DDF0">
      <w:start w:val="1"/>
      <w:numFmt w:val="upperLetter"/>
      <w:pStyle w:val="Heading1"/>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8FB145B"/>
    <w:multiLevelType w:val="hybridMultilevel"/>
    <w:tmpl w:val="2D962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97F509E"/>
    <w:multiLevelType w:val="hybridMultilevel"/>
    <w:tmpl w:val="F1C49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D266156"/>
    <w:multiLevelType w:val="hybridMultilevel"/>
    <w:tmpl w:val="EEB4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F49694D"/>
    <w:multiLevelType w:val="multilevel"/>
    <w:tmpl w:val="FEA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7B32479"/>
    <w:multiLevelType w:val="hybridMultilevel"/>
    <w:tmpl w:val="EB1C4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8493B6F"/>
    <w:multiLevelType w:val="multilevel"/>
    <w:tmpl w:val="7F4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FB77F73"/>
    <w:multiLevelType w:val="hybridMultilevel"/>
    <w:tmpl w:val="5F5E3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177410F"/>
    <w:multiLevelType w:val="hybridMultilevel"/>
    <w:tmpl w:val="293A0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56B6408"/>
    <w:multiLevelType w:val="hybridMultilevel"/>
    <w:tmpl w:val="80B4E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8F35429"/>
    <w:multiLevelType w:val="hybridMultilevel"/>
    <w:tmpl w:val="F2FE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B4B37FA"/>
    <w:multiLevelType w:val="hybridMultilevel"/>
    <w:tmpl w:val="66E61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C260760"/>
    <w:multiLevelType w:val="hybridMultilevel"/>
    <w:tmpl w:val="1C1CE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18"/>
  </w:num>
  <w:num w:numId="4">
    <w:abstractNumId w:val="10"/>
  </w:num>
  <w:num w:numId="5">
    <w:abstractNumId w:val="17"/>
  </w:num>
  <w:num w:numId="6">
    <w:abstractNumId w:val="9"/>
  </w:num>
  <w:num w:numId="7">
    <w:abstractNumId w:val="22"/>
  </w:num>
  <w:num w:numId="8">
    <w:abstractNumId w:val="27"/>
  </w:num>
  <w:num w:numId="9">
    <w:abstractNumId w:val="21"/>
  </w:num>
  <w:num w:numId="10">
    <w:abstractNumId w:val="11"/>
  </w:num>
  <w:num w:numId="11">
    <w:abstractNumId w:val="6"/>
  </w:num>
  <w:num w:numId="12">
    <w:abstractNumId w:val="3"/>
  </w:num>
  <w:num w:numId="13">
    <w:abstractNumId w:val="19"/>
  </w:num>
  <w:num w:numId="14">
    <w:abstractNumId w:val="14"/>
  </w:num>
  <w:num w:numId="15">
    <w:abstractNumId w:val="12"/>
  </w:num>
  <w:num w:numId="16">
    <w:abstractNumId w:val="29"/>
  </w:num>
  <w:num w:numId="17">
    <w:abstractNumId w:val="20"/>
  </w:num>
  <w:num w:numId="18">
    <w:abstractNumId w:val="2"/>
  </w:num>
  <w:num w:numId="19">
    <w:abstractNumId w:val="1"/>
  </w:num>
  <w:num w:numId="20">
    <w:abstractNumId w:val="24"/>
  </w:num>
  <w:num w:numId="21">
    <w:abstractNumId w:val="5"/>
  </w:num>
  <w:num w:numId="22">
    <w:abstractNumId w:val="7"/>
  </w:num>
  <w:num w:numId="23">
    <w:abstractNumId w:val="8"/>
  </w:num>
  <w:num w:numId="24">
    <w:abstractNumId w:val="4"/>
  </w:num>
  <w:num w:numId="25">
    <w:abstractNumId w:val="16"/>
  </w:num>
  <w:num w:numId="26">
    <w:abstractNumId w:val="28"/>
  </w:num>
  <w:num w:numId="27">
    <w:abstractNumId w:val="13"/>
  </w:num>
  <w:num w:numId="28">
    <w:abstractNumId w:val="26"/>
  </w:num>
  <w:num w:numId="29">
    <w:abstractNumId w:val="0"/>
  </w:num>
  <w:num w:numId="30">
    <w:abstractNumId w:val="2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cisco J Lopez Pellicer">
    <w15:presenceInfo w15:providerId="Windows Live" w15:userId="e3a885b06c2abe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36"/>
    <w:rsid w:val="00000DC7"/>
    <w:rsid w:val="0000480C"/>
    <w:rsid w:val="00006D0C"/>
    <w:rsid w:val="000212A8"/>
    <w:rsid w:val="00024724"/>
    <w:rsid w:val="0002638C"/>
    <w:rsid w:val="00034561"/>
    <w:rsid w:val="000465D2"/>
    <w:rsid w:val="00052409"/>
    <w:rsid w:val="0006245E"/>
    <w:rsid w:val="000626F1"/>
    <w:rsid w:val="00064443"/>
    <w:rsid w:val="00072F22"/>
    <w:rsid w:val="00074A8E"/>
    <w:rsid w:val="00080324"/>
    <w:rsid w:val="00082ED0"/>
    <w:rsid w:val="00087245"/>
    <w:rsid w:val="000942D3"/>
    <w:rsid w:val="00095AE2"/>
    <w:rsid w:val="000B31EA"/>
    <w:rsid w:val="000B3565"/>
    <w:rsid w:val="000B3E1E"/>
    <w:rsid w:val="000B7B47"/>
    <w:rsid w:val="000C1810"/>
    <w:rsid w:val="000C3809"/>
    <w:rsid w:val="000C7370"/>
    <w:rsid w:val="000D2FF5"/>
    <w:rsid w:val="000E56A9"/>
    <w:rsid w:val="000E7F5C"/>
    <w:rsid w:val="000F5314"/>
    <w:rsid w:val="001201CB"/>
    <w:rsid w:val="00125678"/>
    <w:rsid w:val="0013575C"/>
    <w:rsid w:val="00156BD7"/>
    <w:rsid w:val="00163F69"/>
    <w:rsid w:val="00164F47"/>
    <w:rsid w:val="0018380A"/>
    <w:rsid w:val="00190AA7"/>
    <w:rsid w:val="00193F2E"/>
    <w:rsid w:val="00194AD1"/>
    <w:rsid w:val="00194FBE"/>
    <w:rsid w:val="001A4E7E"/>
    <w:rsid w:val="001B2B38"/>
    <w:rsid w:val="001B2D57"/>
    <w:rsid w:val="001B37D5"/>
    <w:rsid w:val="001B4FA1"/>
    <w:rsid w:val="001C619E"/>
    <w:rsid w:val="001D4C11"/>
    <w:rsid w:val="001E2206"/>
    <w:rsid w:val="001E6EEC"/>
    <w:rsid w:val="001E7C4F"/>
    <w:rsid w:val="001F326B"/>
    <w:rsid w:val="001F3D68"/>
    <w:rsid w:val="001F3FF8"/>
    <w:rsid w:val="0020247F"/>
    <w:rsid w:val="002138B2"/>
    <w:rsid w:val="002360B4"/>
    <w:rsid w:val="002367F4"/>
    <w:rsid w:val="00237E0E"/>
    <w:rsid w:val="00241409"/>
    <w:rsid w:val="002441BF"/>
    <w:rsid w:val="00247648"/>
    <w:rsid w:val="00251770"/>
    <w:rsid w:val="0027033D"/>
    <w:rsid w:val="002736AA"/>
    <w:rsid w:val="0027571F"/>
    <w:rsid w:val="002763C8"/>
    <w:rsid w:val="00280272"/>
    <w:rsid w:val="00284894"/>
    <w:rsid w:val="00295827"/>
    <w:rsid w:val="002A6C9F"/>
    <w:rsid w:val="002B6704"/>
    <w:rsid w:val="002D67E9"/>
    <w:rsid w:val="002F5E3F"/>
    <w:rsid w:val="002F6749"/>
    <w:rsid w:val="00334916"/>
    <w:rsid w:val="00334B49"/>
    <w:rsid w:val="003374C5"/>
    <w:rsid w:val="00342FF5"/>
    <w:rsid w:val="00351361"/>
    <w:rsid w:val="00377B78"/>
    <w:rsid w:val="0038435D"/>
    <w:rsid w:val="003A013F"/>
    <w:rsid w:val="003A31B9"/>
    <w:rsid w:val="003A674A"/>
    <w:rsid w:val="003A7FE7"/>
    <w:rsid w:val="003C086B"/>
    <w:rsid w:val="003C7ADF"/>
    <w:rsid w:val="003F5363"/>
    <w:rsid w:val="004023A8"/>
    <w:rsid w:val="00426267"/>
    <w:rsid w:val="004321AA"/>
    <w:rsid w:val="004328B4"/>
    <w:rsid w:val="00442EAB"/>
    <w:rsid w:val="0045101F"/>
    <w:rsid w:val="00451541"/>
    <w:rsid w:val="00451DA4"/>
    <w:rsid w:val="00455C9F"/>
    <w:rsid w:val="004570E1"/>
    <w:rsid w:val="004729FF"/>
    <w:rsid w:val="00485593"/>
    <w:rsid w:val="004A4917"/>
    <w:rsid w:val="004A6974"/>
    <w:rsid w:val="004A7F92"/>
    <w:rsid w:val="004B78CE"/>
    <w:rsid w:val="004C2A1B"/>
    <w:rsid w:val="004C77FC"/>
    <w:rsid w:val="0051229E"/>
    <w:rsid w:val="00513B82"/>
    <w:rsid w:val="00514A11"/>
    <w:rsid w:val="00515DA9"/>
    <w:rsid w:val="00520DCC"/>
    <w:rsid w:val="00521D5C"/>
    <w:rsid w:val="00523161"/>
    <w:rsid w:val="00560326"/>
    <w:rsid w:val="005669EA"/>
    <w:rsid w:val="005714D2"/>
    <w:rsid w:val="00572A19"/>
    <w:rsid w:val="00582DF3"/>
    <w:rsid w:val="00583227"/>
    <w:rsid w:val="00584AB4"/>
    <w:rsid w:val="00586114"/>
    <w:rsid w:val="005B721C"/>
    <w:rsid w:val="005C1D7B"/>
    <w:rsid w:val="005C6A0B"/>
    <w:rsid w:val="005E536D"/>
    <w:rsid w:val="005F1BE2"/>
    <w:rsid w:val="005F607A"/>
    <w:rsid w:val="006052B3"/>
    <w:rsid w:val="0060786F"/>
    <w:rsid w:val="006107A5"/>
    <w:rsid w:val="00612C9C"/>
    <w:rsid w:val="006159F4"/>
    <w:rsid w:val="0062563E"/>
    <w:rsid w:val="00635F08"/>
    <w:rsid w:val="006532FD"/>
    <w:rsid w:val="006714EE"/>
    <w:rsid w:val="0067156C"/>
    <w:rsid w:val="00673A99"/>
    <w:rsid w:val="0069390E"/>
    <w:rsid w:val="00693F8E"/>
    <w:rsid w:val="0069537B"/>
    <w:rsid w:val="006A1CB5"/>
    <w:rsid w:val="006B025D"/>
    <w:rsid w:val="006C1133"/>
    <w:rsid w:val="006C14DA"/>
    <w:rsid w:val="006C2E2C"/>
    <w:rsid w:val="006C3404"/>
    <w:rsid w:val="006D326A"/>
    <w:rsid w:val="006E0718"/>
    <w:rsid w:val="006E2469"/>
    <w:rsid w:val="006F08A1"/>
    <w:rsid w:val="00711E64"/>
    <w:rsid w:val="0071662B"/>
    <w:rsid w:val="00722739"/>
    <w:rsid w:val="00732575"/>
    <w:rsid w:val="00743077"/>
    <w:rsid w:val="00762A8B"/>
    <w:rsid w:val="007662F0"/>
    <w:rsid w:val="007668EB"/>
    <w:rsid w:val="00776873"/>
    <w:rsid w:val="007822BB"/>
    <w:rsid w:val="00782CE5"/>
    <w:rsid w:val="0079539C"/>
    <w:rsid w:val="007A1925"/>
    <w:rsid w:val="007A546A"/>
    <w:rsid w:val="007A6612"/>
    <w:rsid w:val="007B6C2D"/>
    <w:rsid w:val="007D10E2"/>
    <w:rsid w:val="007D1D52"/>
    <w:rsid w:val="00805B88"/>
    <w:rsid w:val="00806449"/>
    <w:rsid w:val="00812585"/>
    <w:rsid w:val="00820CC0"/>
    <w:rsid w:val="00836924"/>
    <w:rsid w:val="00836A2B"/>
    <w:rsid w:val="008378D9"/>
    <w:rsid w:val="00837C5E"/>
    <w:rsid w:val="0084568D"/>
    <w:rsid w:val="008473AB"/>
    <w:rsid w:val="008544DF"/>
    <w:rsid w:val="00855B50"/>
    <w:rsid w:val="00855F0D"/>
    <w:rsid w:val="008655D9"/>
    <w:rsid w:val="008810F8"/>
    <w:rsid w:val="0088308C"/>
    <w:rsid w:val="00884E73"/>
    <w:rsid w:val="008A0898"/>
    <w:rsid w:val="008A6B3C"/>
    <w:rsid w:val="008B1E86"/>
    <w:rsid w:val="008B4F6E"/>
    <w:rsid w:val="008B7333"/>
    <w:rsid w:val="008D0CBF"/>
    <w:rsid w:val="008D78FC"/>
    <w:rsid w:val="008E0B20"/>
    <w:rsid w:val="008E1D94"/>
    <w:rsid w:val="008E2B8A"/>
    <w:rsid w:val="008F212B"/>
    <w:rsid w:val="008F48F3"/>
    <w:rsid w:val="008F62B4"/>
    <w:rsid w:val="00900959"/>
    <w:rsid w:val="00911204"/>
    <w:rsid w:val="00923C56"/>
    <w:rsid w:val="00926622"/>
    <w:rsid w:val="009355F9"/>
    <w:rsid w:val="0093584C"/>
    <w:rsid w:val="00936783"/>
    <w:rsid w:val="00941F65"/>
    <w:rsid w:val="009631D8"/>
    <w:rsid w:val="00985F97"/>
    <w:rsid w:val="00995225"/>
    <w:rsid w:val="009A69F2"/>
    <w:rsid w:val="009B5C8D"/>
    <w:rsid w:val="009C23DF"/>
    <w:rsid w:val="009C481F"/>
    <w:rsid w:val="009C4F13"/>
    <w:rsid w:val="009D1148"/>
    <w:rsid w:val="009D1896"/>
    <w:rsid w:val="009D2DC3"/>
    <w:rsid w:val="009D4B04"/>
    <w:rsid w:val="009E4EA2"/>
    <w:rsid w:val="009F7B04"/>
    <w:rsid w:val="00A12282"/>
    <w:rsid w:val="00A26AB6"/>
    <w:rsid w:val="00A56245"/>
    <w:rsid w:val="00A771E4"/>
    <w:rsid w:val="00A8332F"/>
    <w:rsid w:val="00A8341A"/>
    <w:rsid w:val="00A84936"/>
    <w:rsid w:val="00A8533A"/>
    <w:rsid w:val="00A855A0"/>
    <w:rsid w:val="00A90DA0"/>
    <w:rsid w:val="00AB7ED1"/>
    <w:rsid w:val="00AD0A45"/>
    <w:rsid w:val="00AD1ED5"/>
    <w:rsid w:val="00AF1389"/>
    <w:rsid w:val="00AF2604"/>
    <w:rsid w:val="00B069BD"/>
    <w:rsid w:val="00B23BF0"/>
    <w:rsid w:val="00B2656A"/>
    <w:rsid w:val="00B2776A"/>
    <w:rsid w:val="00B32125"/>
    <w:rsid w:val="00B34F9C"/>
    <w:rsid w:val="00B516AA"/>
    <w:rsid w:val="00B52B78"/>
    <w:rsid w:val="00B53F0A"/>
    <w:rsid w:val="00B65B50"/>
    <w:rsid w:val="00B664B9"/>
    <w:rsid w:val="00B75BEB"/>
    <w:rsid w:val="00B77571"/>
    <w:rsid w:val="00B844DD"/>
    <w:rsid w:val="00B84DE7"/>
    <w:rsid w:val="00B86701"/>
    <w:rsid w:val="00B90438"/>
    <w:rsid w:val="00BA62EA"/>
    <w:rsid w:val="00BC6B81"/>
    <w:rsid w:val="00BF6A6A"/>
    <w:rsid w:val="00BF7299"/>
    <w:rsid w:val="00C24DF5"/>
    <w:rsid w:val="00C24EC8"/>
    <w:rsid w:val="00C2581D"/>
    <w:rsid w:val="00C3155C"/>
    <w:rsid w:val="00C316B3"/>
    <w:rsid w:val="00C35B8F"/>
    <w:rsid w:val="00C40B90"/>
    <w:rsid w:val="00C41601"/>
    <w:rsid w:val="00C44581"/>
    <w:rsid w:val="00C478A4"/>
    <w:rsid w:val="00C67F3E"/>
    <w:rsid w:val="00C749D3"/>
    <w:rsid w:val="00C74F39"/>
    <w:rsid w:val="00C86C01"/>
    <w:rsid w:val="00C911E3"/>
    <w:rsid w:val="00C9758A"/>
    <w:rsid w:val="00CB6ACA"/>
    <w:rsid w:val="00CC5867"/>
    <w:rsid w:val="00CF0F78"/>
    <w:rsid w:val="00CF22DB"/>
    <w:rsid w:val="00CF76C8"/>
    <w:rsid w:val="00D01AE6"/>
    <w:rsid w:val="00D266F5"/>
    <w:rsid w:val="00D30DD5"/>
    <w:rsid w:val="00D36F1D"/>
    <w:rsid w:val="00D47A3C"/>
    <w:rsid w:val="00D515E5"/>
    <w:rsid w:val="00D51BE1"/>
    <w:rsid w:val="00D5706B"/>
    <w:rsid w:val="00D60614"/>
    <w:rsid w:val="00D62871"/>
    <w:rsid w:val="00D730EA"/>
    <w:rsid w:val="00D74D2D"/>
    <w:rsid w:val="00D9183D"/>
    <w:rsid w:val="00D92345"/>
    <w:rsid w:val="00D96CF3"/>
    <w:rsid w:val="00DA225B"/>
    <w:rsid w:val="00DB34F7"/>
    <w:rsid w:val="00DB464F"/>
    <w:rsid w:val="00DC17B9"/>
    <w:rsid w:val="00DC46A8"/>
    <w:rsid w:val="00DC7DD8"/>
    <w:rsid w:val="00DE033E"/>
    <w:rsid w:val="00DE3971"/>
    <w:rsid w:val="00DE74C0"/>
    <w:rsid w:val="00E03753"/>
    <w:rsid w:val="00E20F92"/>
    <w:rsid w:val="00E23636"/>
    <w:rsid w:val="00E35B4D"/>
    <w:rsid w:val="00E41047"/>
    <w:rsid w:val="00E45E60"/>
    <w:rsid w:val="00E51734"/>
    <w:rsid w:val="00E6215B"/>
    <w:rsid w:val="00E83181"/>
    <w:rsid w:val="00E84FA8"/>
    <w:rsid w:val="00E85CF2"/>
    <w:rsid w:val="00E92E9C"/>
    <w:rsid w:val="00E94AC1"/>
    <w:rsid w:val="00EA74D8"/>
    <w:rsid w:val="00EB6ED8"/>
    <w:rsid w:val="00ED3496"/>
    <w:rsid w:val="00ED413F"/>
    <w:rsid w:val="00EE6475"/>
    <w:rsid w:val="00EE69F2"/>
    <w:rsid w:val="00EE7164"/>
    <w:rsid w:val="00EF427B"/>
    <w:rsid w:val="00EF5C01"/>
    <w:rsid w:val="00F024EF"/>
    <w:rsid w:val="00F055B2"/>
    <w:rsid w:val="00F07439"/>
    <w:rsid w:val="00F07B42"/>
    <w:rsid w:val="00F15EC6"/>
    <w:rsid w:val="00F1634A"/>
    <w:rsid w:val="00F21AF0"/>
    <w:rsid w:val="00F53FA8"/>
    <w:rsid w:val="00F54B98"/>
    <w:rsid w:val="00F559D9"/>
    <w:rsid w:val="00F7520B"/>
    <w:rsid w:val="00F87E88"/>
    <w:rsid w:val="00FB2A4D"/>
    <w:rsid w:val="00FB4B61"/>
    <w:rsid w:val="00FC6409"/>
    <w:rsid w:val="00FD3C78"/>
    <w:rsid w:val="00FE1A05"/>
    <w:rsid w:val="00FE7A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74A49F0F"/>
  <w14:defaultImageDpi w14:val="330"/>
  <w15:chartTrackingRefBased/>
  <w15:docId w15:val="{88DE08D3-AB31-4523-B699-1FB8BE8B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s-ES" w:eastAsia="es-E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5A0"/>
    <w:pPr>
      <w:spacing w:before="360" w:after="360"/>
      <w:jc w:val="both"/>
    </w:pPr>
    <w:rPr>
      <w:rFonts w:ascii="Myriad Pro" w:hAnsi="Myriad Pro"/>
      <w:sz w:val="24"/>
      <w:szCs w:val="24"/>
      <w:lang w:val="es-ES_tradnl" w:eastAsia="es-ES_tradnl"/>
    </w:rPr>
  </w:style>
  <w:style w:type="paragraph" w:styleId="Heading1">
    <w:name w:val="heading 1"/>
    <w:basedOn w:val="Normal"/>
    <w:next w:val="Normal"/>
    <w:link w:val="Heading1Char"/>
    <w:uiPriority w:val="9"/>
    <w:qFormat/>
    <w:rsid w:val="00A855A0"/>
    <w:pPr>
      <w:keepNext/>
      <w:pageBreakBefore/>
      <w:spacing w:before="240" w:after="240"/>
      <w:outlineLvl w:val="0"/>
      <w:pPrChange w:id="0" w:author="Francisco J Lopez Pellicer" w:date="2016-06-13T20:13:00Z">
        <w:pPr>
          <w:keepNext/>
          <w:spacing w:before="240" w:after="60"/>
          <w:jc w:val="both"/>
          <w:outlineLvl w:val="0"/>
        </w:pPr>
      </w:pPrChange>
    </w:pPr>
    <w:rPr>
      <w:rFonts w:eastAsia="Times New Roman"/>
      <w:b/>
      <w:bCs/>
      <w:color w:val="538135"/>
      <w:kern w:val="32"/>
      <w:sz w:val="32"/>
      <w:szCs w:val="32"/>
      <w:rPrChange w:id="0" w:author="Francisco J Lopez Pellicer" w:date="2016-06-13T20:13:00Z">
        <w:rPr>
          <w:rFonts w:ascii="Myriad Pro" w:hAnsi="Myriad Pro"/>
          <w:b/>
          <w:bCs/>
          <w:color w:val="538135"/>
          <w:kern w:val="32"/>
          <w:sz w:val="32"/>
          <w:szCs w:val="32"/>
          <w:lang w:val="es-ES_tradnl" w:eastAsia="es-ES_tradnl" w:bidi="ar-SA"/>
        </w:rPr>
      </w:rPrChange>
    </w:rPr>
  </w:style>
  <w:style w:type="paragraph" w:styleId="Heading2">
    <w:name w:val="heading 2"/>
    <w:basedOn w:val="Normal"/>
    <w:next w:val="Normal"/>
    <w:link w:val="Heading2Char"/>
    <w:uiPriority w:val="9"/>
    <w:unhideWhenUsed/>
    <w:qFormat/>
    <w:rsid w:val="002763C8"/>
    <w:pPr>
      <w:keepNext/>
      <w:spacing w:before="240" w:after="60"/>
      <w:outlineLvl w:val="1"/>
    </w:pPr>
    <w:rPr>
      <w:rFonts w:eastAsia="Times New Roman"/>
      <w:b/>
      <w:bCs/>
      <w:i/>
      <w:iCs/>
      <w:color w:val="6FAB47"/>
      <w:sz w:val="28"/>
      <w:szCs w:val="28"/>
    </w:rPr>
  </w:style>
  <w:style w:type="paragraph" w:styleId="Heading3">
    <w:name w:val="heading 3"/>
    <w:basedOn w:val="Normal"/>
    <w:next w:val="Normal"/>
    <w:link w:val="Heading3Char"/>
    <w:uiPriority w:val="9"/>
    <w:unhideWhenUsed/>
    <w:qFormat/>
    <w:rsid w:val="00B23BF0"/>
    <w:pPr>
      <w:keepNext/>
      <w:spacing w:before="240" w:after="60"/>
      <w:outlineLvl w:val="2"/>
    </w:pPr>
    <w:rPr>
      <w:rFonts w:eastAsia="Times New Roman"/>
      <w:b/>
      <w:bCs/>
      <w:color w:val="A8D08D"/>
      <w:szCs w:val="26"/>
    </w:rPr>
  </w:style>
  <w:style w:type="paragraph" w:styleId="Heading4">
    <w:name w:val="heading 4"/>
    <w:basedOn w:val="Normal"/>
    <w:next w:val="Normal"/>
    <w:link w:val="Heading4Char"/>
    <w:uiPriority w:val="9"/>
    <w:unhideWhenUsed/>
    <w:qFormat/>
    <w:rsid w:val="00B86701"/>
    <w:pPr>
      <w:keepNext/>
      <w:keepLines/>
      <w:spacing w:before="4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DC17B9"/>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3636"/>
    <w:rPr>
      <w:rFonts w:ascii="Lucida Grande" w:hAnsi="Lucida Grande" w:cs="Lucida Grande"/>
      <w:sz w:val="18"/>
      <w:szCs w:val="18"/>
    </w:rPr>
  </w:style>
  <w:style w:type="character" w:customStyle="1" w:styleId="BalloonTextChar">
    <w:name w:val="Balloon Text Char"/>
    <w:link w:val="BalloonText"/>
    <w:uiPriority w:val="99"/>
    <w:semiHidden/>
    <w:rsid w:val="00E23636"/>
    <w:rPr>
      <w:rFonts w:ascii="Lucida Grande" w:hAnsi="Lucida Grande" w:cs="Lucida Grande"/>
      <w:sz w:val="18"/>
      <w:szCs w:val="18"/>
      <w:lang w:eastAsia="es-ES_tradnl"/>
    </w:rPr>
  </w:style>
  <w:style w:type="paragraph" w:styleId="Header">
    <w:name w:val="header"/>
    <w:basedOn w:val="Normal"/>
    <w:link w:val="HeaderChar"/>
    <w:uiPriority w:val="99"/>
    <w:unhideWhenUsed/>
    <w:rsid w:val="00E23636"/>
    <w:pPr>
      <w:tabs>
        <w:tab w:val="center" w:pos="4252"/>
        <w:tab w:val="right" w:pos="8504"/>
      </w:tabs>
    </w:pPr>
  </w:style>
  <w:style w:type="character" w:customStyle="1" w:styleId="HeaderChar">
    <w:name w:val="Header Char"/>
    <w:link w:val="Header"/>
    <w:uiPriority w:val="99"/>
    <w:rsid w:val="00E23636"/>
    <w:rPr>
      <w:sz w:val="24"/>
      <w:szCs w:val="24"/>
      <w:lang w:eastAsia="es-ES_tradnl"/>
    </w:rPr>
  </w:style>
  <w:style w:type="paragraph" w:styleId="Footer">
    <w:name w:val="footer"/>
    <w:basedOn w:val="Normal"/>
    <w:link w:val="FooterChar"/>
    <w:uiPriority w:val="99"/>
    <w:unhideWhenUsed/>
    <w:rsid w:val="00E23636"/>
    <w:pPr>
      <w:tabs>
        <w:tab w:val="center" w:pos="4252"/>
        <w:tab w:val="right" w:pos="8504"/>
      </w:tabs>
    </w:pPr>
  </w:style>
  <w:style w:type="character" w:customStyle="1" w:styleId="FooterChar">
    <w:name w:val="Footer Char"/>
    <w:link w:val="Footer"/>
    <w:uiPriority w:val="99"/>
    <w:rsid w:val="00E23636"/>
    <w:rPr>
      <w:sz w:val="24"/>
      <w:szCs w:val="24"/>
      <w:lang w:eastAsia="es-ES_tradnl"/>
    </w:rPr>
  </w:style>
  <w:style w:type="table" w:customStyle="1" w:styleId="Citadestacada1">
    <w:name w:val="Cita destacada1"/>
    <w:basedOn w:val="TableNormal"/>
    <w:uiPriority w:val="60"/>
    <w:qFormat/>
    <w:rsid w:val="00E23636"/>
    <w:rPr>
      <w:rFonts w:ascii="Cambria" w:hAnsi="Cambria"/>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yperlink">
    <w:name w:val="Hyperlink"/>
    <w:uiPriority w:val="99"/>
    <w:unhideWhenUsed/>
    <w:rsid w:val="004B78CE"/>
    <w:rPr>
      <w:color w:val="0000FF"/>
      <w:u w:val="single"/>
    </w:rPr>
  </w:style>
  <w:style w:type="character" w:styleId="FollowedHyperlink">
    <w:name w:val="FollowedHyperlink"/>
    <w:uiPriority w:val="99"/>
    <w:semiHidden/>
    <w:unhideWhenUsed/>
    <w:rsid w:val="004B78CE"/>
    <w:rPr>
      <w:color w:val="800080"/>
      <w:u w:val="single"/>
    </w:rPr>
  </w:style>
  <w:style w:type="character" w:customStyle="1" w:styleId="Heading1Char">
    <w:name w:val="Heading 1 Char"/>
    <w:link w:val="Heading1"/>
    <w:uiPriority w:val="9"/>
    <w:rsid w:val="00A855A0"/>
    <w:rPr>
      <w:rFonts w:ascii="Myriad Pro" w:eastAsia="Times New Roman" w:hAnsi="Myriad Pro"/>
      <w:b/>
      <w:bCs/>
      <w:color w:val="538135"/>
      <w:kern w:val="32"/>
      <w:sz w:val="32"/>
      <w:szCs w:val="32"/>
      <w:lang w:val="es-ES_tradnl" w:eastAsia="es-ES_tradnl"/>
    </w:rPr>
  </w:style>
  <w:style w:type="paragraph" w:styleId="TOCHeading">
    <w:name w:val="TOC Heading"/>
    <w:basedOn w:val="Heading1"/>
    <w:next w:val="Normal"/>
    <w:uiPriority w:val="39"/>
    <w:unhideWhenUsed/>
    <w:qFormat/>
    <w:rsid w:val="000E56A9"/>
    <w:pPr>
      <w:keepLines/>
      <w:spacing w:before="480" w:line="259" w:lineRule="auto"/>
      <w:outlineLvl w:val="9"/>
    </w:pPr>
    <w:rPr>
      <w:b w:val="0"/>
      <w:bCs w:val="0"/>
      <w:kern w:val="0"/>
      <w:lang w:val="es-ES" w:eastAsia="es-ES"/>
    </w:rPr>
  </w:style>
  <w:style w:type="character" w:customStyle="1" w:styleId="Heading2Char">
    <w:name w:val="Heading 2 Char"/>
    <w:link w:val="Heading2"/>
    <w:uiPriority w:val="9"/>
    <w:rsid w:val="002763C8"/>
    <w:rPr>
      <w:rFonts w:ascii="Myriad Pro" w:eastAsia="Times New Roman" w:hAnsi="Myriad Pro"/>
      <w:b/>
      <w:bCs/>
      <w:i/>
      <w:iCs/>
      <w:color w:val="6FAB47"/>
      <w:sz w:val="28"/>
      <w:szCs w:val="28"/>
      <w:lang w:val="es-ES_tradnl" w:eastAsia="es-ES_tradnl"/>
    </w:rPr>
  </w:style>
  <w:style w:type="paragraph" w:styleId="Title">
    <w:name w:val="Title"/>
    <w:basedOn w:val="Normal"/>
    <w:next w:val="Normal"/>
    <w:link w:val="TitleChar"/>
    <w:uiPriority w:val="10"/>
    <w:qFormat/>
    <w:rsid w:val="001E7C4F"/>
    <w:pPr>
      <w:spacing w:before="240" w:after="60"/>
      <w:jc w:val="center"/>
      <w:outlineLvl w:val="0"/>
    </w:pPr>
    <w:rPr>
      <w:rFonts w:eastAsia="Times New Roman"/>
      <w:b/>
      <w:bCs/>
      <w:color w:val="A8D08D"/>
      <w:kern w:val="28"/>
      <w:sz w:val="32"/>
      <w:szCs w:val="32"/>
    </w:rPr>
  </w:style>
  <w:style w:type="character" w:customStyle="1" w:styleId="TitleChar">
    <w:name w:val="Title Char"/>
    <w:link w:val="Title"/>
    <w:uiPriority w:val="10"/>
    <w:rsid w:val="001E7C4F"/>
    <w:rPr>
      <w:rFonts w:ascii="Myriad Pro" w:eastAsia="Times New Roman" w:hAnsi="Myriad Pro" w:cs="Times New Roman"/>
      <w:b/>
      <w:bCs/>
      <w:color w:val="A8D08D"/>
      <w:kern w:val="28"/>
      <w:sz w:val="32"/>
      <w:szCs w:val="32"/>
      <w:lang w:val="es-ES_tradnl" w:eastAsia="es-ES_tradnl"/>
    </w:rPr>
  </w:style>
  <w:style w:type="paragraph" w:styleId="Subtitle">
    <w:name w:val="Subtitle"/>
    <w:basedOn w:val="Normal"/>
    <w:next w:val="Normal"/>
    <w:link w:val="SubtitleChar"/>
    <w:uiPriority w:val="11"/>
    <w:qFormat/>
    <w:rsid w:val="001E7C4F"/>
    <w:pPr>
      <w:spacing w:after="60"/>
      <w:jc w:val="center"/>
      <w:outlineLvl w:val="1"/>
    </w:pPr>
    <w:rPr>
      <w:rFonts w:eastAsia="Times New Roman"/>
    </w:rPr>
  </w:style>
  <w:style w:type="character" w:customStyle="1" w:styleId="SubtitleChar">
    <w:name w:val="Subtitle Char"/>
    <w:link w:val="Subtitle"/>
    <w:uiPriority w:val="11"/>
    <w:rsid w:val="001E7C4F"/>
    <w:rPr>
      <w:rFonts w:ascii="Myriad Pro" w:eastAsia="Times New Roman" w:hAnsi="Myriad Pro" w:cs="Times New Roman"/>
      <w:sz w:val="24"/>
      <w:szCs w:val="24"/>
      <w:lang w:val="es-ES_tradnl" w:eastAsia="es-ES_tradnl"/>
    </w:rPr>
  </w:style>
  <w:style w:type="paragraph" w:styleId="TOC1">
    <w:name w:val="toc 1"/>
    <w:basedOn w:val="Normal"/>
    <w:next w:val="Normal"/>
    <w:autoRedefine/>
    <w:uiPriority w:val="39"/>
    <w:unhideWhenUsed/>
    <w:rsid w:val="000E56A9"/>
    <w:pPr>
      <w:spacing w:before="0" w:after="0"/>
    </w:pPr>
  </w:style>
  <w:style w:type="paragraph" w:styleId="TOC2">
    <w:name w:val="toc 2"/>
    <w:basedOn w:val="Normal"/>
    <w:next w:val="Normal"/>
    <w:autoRedefine/>
    <w:uiPriority w:val="39"/>
    <w:unhideWhenUsed/>
    <w:rsid w:val="000E56A9"/>
    <w:pPr>
      <w:spacing w:before="0" w:after="0"/>
      <w:ind w:left="280"/>
    </w:pPr>
  </w:style>
  <w:style w:type="character" w:customStyle="1" w:styleId="Heading3Char">
    <w:name w:val="Heading 3 Char"/>
    <w:link w:val="Heading3"/>
    <w:uiPriority w:val="9"/>
    <w:rsid w:val="00B23BF0"/>
    <w:rPr>
      <w:rFonts w:ascii="Myriad Pro" w:eastAsia="Times New Roman" w:hAnsi="Myriad Pro" w:cs="Times New Roman"/>
      <w:b/>
      <w:bCs/>
      <w:color w:val="A8D08D"/>
      <w:sz w:val="26"/>
      <w:szCs w:val="26"/>
      <w:lang w:val="es-ES_tradnl" w:eastAsia="es-ES_tradnl"/>
    </w:rPr>
  </w:style>
  <w:style w:type="paragraph" w:styleId="TOC3">
    <w:name w:val="toc 3"/>
    <w:basedOn w:val="Normal"/>
    <w:next w:val="Normal"/>
    <w:autoRedefine/>
    <w:uiPriority w:val="39"/>
    <w:unhideWhenUsed/>
    <w:rsid w:val="000E56A9"/>
    <w:pPr>
      <w:spacing w:before="0" w:after="0"/>
      <w:ind w:left="560"/>
    </w:pPr>
  </w:style>
  <w:style w:type="paragraph" w:styleId="NormalWeb">
    <w:name w:val="Normal (Web)"/>
    <w:basedOn w:val="Normal"/>
    <w:uiPriority w:val="99"/>
    <w:semiHidden/>
    <w:unhideWhenUsed/>
    <w:rsid w:val="003A674A"/>
    <w:pPr>
      <w:spacing w:before="100" w:beforeAutospacing="1" w:after="100" w:afterAutospacing="1"/>
      <w:jc w:val="left"/>
    </w:pPr>
    <w:rPr>
      <w:rFonts w:ascii="Times New Roman" w:eastAsia="Times New Roman" w:hAnsi="Times New Roman"/>
      <w:lang w:val="es-ES" w:eastAsia="es-ES"/>
    </w:rPr>
  </w:style>
  <w:style w:type="paragraph" w:styleId="TOC5">
    <w:name w:val="toc 5"/>
    <w:basedOn w:val="Normal"/>
    <w:next w:val="Normal"/>
    <w:autoRedefine/>
    <w:uiPriority w:val="39"/>
    <w:semiHidden/>
    <w:unhideWhenUsed/>
    <w:rsid w:val="00B23BF0"/>
    <w:pPr>
      <w:ind w:left="1120"/>
    </w:pPr>
  </w:style>
  <w:style w:type="paragraph" w:styleId="Caption">
    <w:name w:val="caption"/>
    <w:basedOn w:val="Normal"/>
    <w:next w:val="Normal"/>
    <w:uiPriority w:val="35"/>
    <w:unhideWhenUsed/>
    <w:qFormat/>
    <w:rsid w:val="00BF6A6A"/>
    <w:rPr>
      <w:b/>
      <w:bCs/>
      <w:sz w:val="20"/>
      <w:szCs w:val="20"/>
    </w:rPr>
  </w:style>
  <w:style w:type="paragraph" w:styleId="TableofFigures">
    <w:name w:val="table of figures"/>
    <w:basedOn w:val="Normal"/>
    <w:next w:val="Normal"/>
    <w:uiPriority w:val="99"/>
    <w:unhideWhenUsed/>
    <w:rsid w:val="00BF6A6A"/>
  </w:style>
  <w:style w:type="paragraph" w:styleId="HTMLPreformatted">
    <w:name w:val="HTML Preformatted"/>
    <w:basedOn w:val="Normal"/>
    <w:link w:val="HTMLPreformattedChar"/>
    <w:uiPriority w:val="99"/>
    <w:semiHidden/>
    <w:unhideWhenUsed/>
    <w:rsid w:val="00C74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PreformattedChar">
    <w:name w:val="HTML Preformatted Char"/>
    <w:link w:val="HTMLPreformatted"/>
    <w:uiPriority w:val="99"/>
    <w:semiHidden/>
    <w:rsid w:val="00C74F39"/>
    <w:rPr>
      <w:rFonts w:ascii="Courier New" w:eastAsia="Times New Roman" w:hAnsi="Courier New" w:cs="Courier New"/>
    </w:rPr>
  </w:style>
  <w:style w:type="paragraph" w:styleId="ListParagraph">
    <w:name w:val="List Paragraph"/>
    <w:basedOn w:val="Normal"/>
    <w:uiPriority w:val="72"/>
    <w:qFormat/>
    <w:rsid w:val="00080324"/>
    <w:pPr>
      <w:ind w:left="720"/>
      <w:contextualSpacing/>
    </w:pPr>
  </w:style>
  <w:style w:type="paragraph" w:styleId="FootnoteText">
    <w:name w:val="footnote text"/>
    <w:basedOn w:val="Normal"/>
    <w:link w:val="FootnoteTextChar"/>
    <w:uiPriority w:val="99"/>
    <w:semiHidden/>
    <w:unhideWhenUsed/>
    <w:rsid w:val="00000DC7"/>
    <w:rPr>
      <w:sz w:val="20"/>
      <w:szCs w:val="20"/>
    </w:rPr>
  </w:style>
  <w:style w:type="character" w:customStyle="1" w:styleId="FootnoteTextChar">
    <w:name w:val="Footnote Text Char"/>
    <w:basedOn w:val="DefaultParagraphFont"/>
    <w:link w:val="FootnoteText"/>
    <w:uiPriority w:val="99"/>
    <w:semiHidden/>
    <w:rsid w:val="00000DC7"/>
    <w:rPr>
      <w:rFonts w:ascii="Myriad Pro" w:hAnsi="Myriad Pro"/>
      <w:lang w:val="es-ES_tradnl" w:eastAsia="es-ES_tradnl"/>
    </w:rPr>
  </w:style>
  <w:style w:type="character" w:styleId="FootnoteReference">
    <w:name w:val="footnote reference"/>
    <w:basedOn w:val="DefaultParagraphFont"/>
    <w:uiPriority w:val="99"/>
    <w:semiHidden/>
    <w:unhideWhenUsed/>
    <w:rsid w:val="00000DC7"/>
    <w:rPr>
      <w:vertAlign w:val="superscript"/>
    </w:rPr>
  </w:style>
  <w:style w:type="character" w:styleId="Emphasis">
    <w:name w:val="Emphasis"/>
    <w:basedOn w:val="DefaultParagraphFont"/>
    <w:uiPriority w:val="20"/>
    <w:qFormat/>
    <w:rsid w:val="00B664B9"/>
    <w:rPr>
      <w:i/>
      <w:iCs/>
    </w:rPr>
  </w:style>
  <w:style w:type="character" w:customStyle="1" w:styleId="Heading4Char">
    <w:name w:val="Heading 4 Char"/>
    <w:basedOn w:val="DefaultParagraphFont"/>
    <w:link w:val="Heading4"/>
    <w:uiPriority w:val="9"/>
    <w:rsid w:val="00B86701"/>
    <w:rPr>
      <w:rFonts w:asciiTheme="majorHAnsi" w:eastAsiaTheme="majorEastAsia" w:hAnsiTheme="majorHAnsi" w:cstheme="majorBidi"/>
      <w:i/>
      <w:iCs/>
      <w:color w:val="538135" w:themeColor="accent6" w:themeShade="BF"/>
      <w:sz w:val="26"/>
      <w:szCs w:val="24"/>
      <w:lang w:val="es-ES_tradnl" w:eastAsia="es-ES_tradnl"/>
    </w:rPr>
  </w:style>
  <w:style w:type="paragraph" w:styleId="List">
    <w:name w:val="List"/>
    <w:basedOn w:val="Normal"/>
    <w:uiPriority w:val="99"/>
    <w:unhideWhenUsed/>
    <w:rsid w:val="002736AA"/>
    <w:pPr>
      <w:ind w:left="283" w:hanging="283"/>
      <w:contextualSpacing/>
    </w:pPr>
  </w:style>
  <w:style w:type="paragraph" w:styleId="Salutation">
    <w:name w:val="Salutation"/>
    <w:basedOn w:val="Normal"/>
    <w:next w:val="Normal"/>
    <w:link w:val="SalutationChar"/>
    <w:uiPriority w:val="99"/>
    <w:unhideWhenUsed/>
    <w:rsid w:val="002736AA"/>
  </w:style>
  <w:style w:type="character" w:customStyle="1" w:styleId="SalutationChar">
    <w:name w:val="Salutation Char"/>
    <w:basedOn w:val="DefaultParagraphFont"/>
    <w:link w:val="Salutation"/>
    <w:uiPriority w:val="99"/>
    <w:rsid w:val="002736AA"/>
    <w:rPr>
      <w:rFonts w:ascii="Myriad Pro" w:hAnsi="Myriad Pro"/>
      <w:sz w:val="26"/>
      <w:szCs w:val="24"/>
      <w:lang w:val="es-ES_tradnl" w:eastAsia="es-ES_tradnl"/>
    </w:rPr>
  </w:style>
  <w:style w:type="paragraph" w:styleId="ListBullet2">
    <w:name w:val="List Bullet 2"/>
    <w:basedOn w:val="Normal"/>
    <w:uiPriority w:val="99"/>
    <w:unhideWhenUsed/>
    <w:rsid w:val="002736AA"/>
    <w:pPr>
      <w:numPr>
        <w:numId w:val="18"/>
      </w:numPr>
      <w:contextualSpacing/>
    </w:pPr>
  </w:style>
  <w:style w:type="paragraph" w:styleId="ListBullet3">
    <w:name w:val="List Bullet 3"/>
    <w:basedOn w:val="Normal"/>
    <w:uiPriority w:val="99"/>
    <w:unhideWhenUsed/>
    <w:rsid w:val="002736AA"/>
    <w:pPr>
      <w:numPr>
        <w:numId w:val="19"/>
      </w:numPr>
      <w:contextualSpacing/>
    </w:pPr>
  </w:style>
  <w:style w:type="paragraph" w:styleId="BodyTextIndent">
    <w:name w:val="Body Text Indent"/>
    <w:basedOn w:val="Normal"/>
    <w:link w:val="BodyTextIndentChar"/>
    <w:uiPriority w:val="99"/>
    <w:unhideWhenUsed/>
    <w:rsid w:val="002736AA"/>
    <w:pPr>
      <w:spacing w:after="120"/>
      <w:ind w:left="283"/>
    </w:pPr>
  </w:style>
  <w:style w:type="character" w:customStyle="1" w:styleId="BodyTextIndentChar">
    <w:name w:val="Body Text Indent Char"/>
    <w:basedOn w:val="DefaultParagraphFont"/>
    <w:link w:val="BodyTextIndent"/>
    <w:uiPriority w:val="99"/>
    <w:rsid w:val="002736AA"/>
    <w:rPr>
      <w:rFonts w:ascii="Myriad Pro" w:hAnsi="Myriad Pro"/>
      <w:sz w:val="26"/>
      <w:szCs w:val="24"/>
      <w:lang w:val="es-ES_tradnl" w:eastAsia="es-ES_tradnl"/>
    </w:rPr>
  </w:style>
  <w:style w:type="paragraph" w:customStyle="1" w:styleId="Ficherosycarpetas">
    <w:name w:val="Ficheros y carpetas"/>
    <w:basedOn w:val="Normal"/>
    <w:link w:val="FicherosycarpetasCar"/>
    <w:qFormat/>
    <w:rsid w:val="00D36F1D"/>
    <w:pPr>
      <w:numPr>
        <w:numId w:val="4"/>
      </w:numPr>
    </w:pPr>
    <w:rPr>
      <w:rFonts w:ascii="Consolas" w:hAnsi="Consolas"/>
    </w:rPr>
  </w:style>
  <w:style w:type="character" w:customStyle="1" w:styleId="Heading5Char">
    <w:name w:val="Heading 5 Char"/>
    <w:basedOn w:val="DefaultParagraphFont"/>
    <w:link w:val="Heading5"/>
    <w:uiPriority w:val="9"/>
    <w:rsid w:val="00DC17B9"/>
    <w:rPr>
      <w:rFonts w:asciiTheme="majorHAnsi" w:eastAsiaTheme="majorEastAsia" w:hAnsiTheme="majorHAnsi" w:cstheme="majorBidi"/>
      <w:color w:val="2E74B5" w:themeColor="accent1" w:themeShade="BF"/>
      <w:sz w:val="24"/>
      <w:szCs w:val="24"/>
      <w:lang w:val="es-ES_tradnl" w:eastAsia="es-ES_tradnl"/>
    </w:rPr>
  </w:style>
  <w:style w:type="character" w:customStyle="1" w:styleId="FicherosycarpetasCar">
    <w:name w:val="Ficheros y carpetas Car"/>
    <w:basedOn w:val="DefaultParagraphFont"/>
    <w:link w:val="Ficherosycarpetas"/>
    <w:rsid w:val="00D36F1D"/>
    <w:rPr>
      <w:rFonts w:ascii="Consolas" w:hAnsi="Consolas"/>
      <w:sz w:val="24"/>
      <w:szCs w:val="24"/>
      <w:lang w:val="es-ES_tradnl" w:eastAsia="es-ES_tradnl"/>
    </w:rPr>
  </w:style>
  <w:style w:type="character" w:styleId="PlaceholderText">
    <w:name w:val="Placeholder Text"/>
    <w:basedOn w:val="DefaultParagraphFont"/>
    <w:uiPriority w:val="99"/>
    <w:unhideWhenUsed/>
    <w:rsid w:val="009631D8"/>
    <w:rPr>
      <w:color w:val="808080"/>
    </w:rPr>
  </w:style>
  <w:style w:type="paragraph" w:customStyle="1" w:styleId="Style1">
    <w:name w:val="Style1"/>
    <w:basedOn w:val="Heading1"/>
    <w:qFormat/>
    <w:rsid w:val="00A855A0"/>
    <w:pPr>
      <w:keepLines/>
      <w:numPr>
        <w:numId w:val="1"/>
      </w:numPr>
      <w:spacing w:before="600" w:after="420"/>
      <w:ind w:left="357" w:hanging="357"/>
      <w:pPrChange w:id="1" w:author="Francisco J Lopez Pellicer" w:date="2016-06-13T20:13:00Z">
        <w:pPr>
          <w:keepNext/>
          <w:numPr>
            <w:numId w:val="1"/>
          </w:numPr>
          <w:spacing w:before="600" w:after="420"/>
          <w:ind w:left="360" w:hanging="360"/>
          <w:jc w:val="both"/>
          <w:outlineLvl w:val="0"/>
        </w:pPr>
      </w:pPrChange>
    </w:pPr>
    <w:rPr>
      <w:rPrChange w:id="1" w:author="Francisco J Lopez Pellicer" w:date="2016-06-13T20:13:00Z">
        <w:rPr>
          <w:rFonts w:ascii="Myriad Pro" w:hAnsi="Myriad Pro"/>
          <w:b/>
          <w:bCs/>
          <w:color w:val="538135"/>
          <w:kern w:val="32"/>
          <w:sz w:val="32"/>
          <w:szCs w:val="32"/>
          <w:lang w:val="es-ES_tradnl" w:eastAsia="es-ES_tradnl"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624454">
      <w:bodyDiv w:val="1"/>
      <w:marLeft w:val="0"/>
      <w:marRight w:val="0"/>
      <w:marTop w:val="0"/>
      <w:marBottom w:val="0"/>
      <w:divBdr>
        <w:top w:val="none" w:sz="0" w:space="0" w:color="auto"/>
        <w:left w:val="none" w:sz="0" w:space="0" w:color="auto"/>
        <w:bottom w:val="none" w:sz="0" w:space="0" w:color="auto"/>
        <w:right w:val="none" w:sz="0" w:space="0" w:color="auto"/>
      </w:divBdr>
    </w:div>
    <w:div w:id="171189013">
      <w:bodyDiv w:val="1"/>
      <w:marLeft w:val="0"/>
      <w:marRight w:val="0"/>
      <w:marTop w:val="0"/>
      <w:marBottom w:val="0"/>
      <w:divBdr>
        <w:top w:val="none" w:sz="0" w:space="0" w:color="auto"/>
        <w:left w:val="none" w:sz="0" w:space="0" w:color="auto"/>
        <w:bottom w:val="none" w:sz="0" w:space="0" w:color="auto"/>
        <w:right w:val="none" w:sz="0" w:space="0" w:color="auto"/>
      </w:divBdr>
    </w:div>
    <w:div w:id="305010761">
      <w:bodyDiv w:val="1"/>
      <w:marLeft w:val="0"/>
      <w:marRight w:val="0"/>
      <w:marTop w:val="0"/>
      <w:marBottom w:val="0"/>
      <w:divBdr>
        <w:top w:val="none" w:sz="0" w:space="0" w:color="auto"/>
        <w:left w:val="none" w:sz="0" w:space="0" w:color="auto"/>
        <w:bottom w:val="none" w:sz="0" w:space="0" w:color="auto"/>
        <w:right w:val="none" w:sz="0" w:space="0" w:color="auto"/>
      </w:divBdr>
      <w:divsChild>
        <w:div w:id="1087580543">
          <w:marLeft w:val="0"/>
          <w:marRight w:val="0"/>
          <w:marTop w:val="0"/>
          <w:marBottom w:val="0"/>
          <w:divBdr>
            <w:top w:val="none" w:sz="0" w:space="0" w:color="auto"/>
            <w:left w:val="none" w:sz="0" w:space="0" w:color="auto"/>
            <w:bottom w:val="none" w:sz="0" w:space="0" w:color="auto"/>
            <w:right w:val="none" w:sz="0" w:space="0" w:color="auto"/>
          </w:divBdr>
        </w:div>
        <w:div w:id="155850984">
          <w:marLeft w:val="0"/>
          <w:marRight w:val="0"/>
          <w:marTop w:val="0"/>
          <w:marBottom w:val="0"/>
          <w:divBdr>
            <w:top w:val="none" w:sz="0" w:space="0" w:color="auto"/>
            <w:left w:val="none" w:sz="0" w:space="0" w:color="auto"/>
            <w:bottom w:val="none" w:sz="0" w:space="0" w:color="auto"/>
            <w:right w:val="none" w:sz="0" w:space="0" w:color="auto"/>
          </w:divBdr>
        </w:div>
        <w:div w:id="2122990544">
          <w:marLeft w:val="0"/>
          <w:marRight w:val="0"/>
          <w:marTop w:val="0"/>
          <w:marBottom w:val="0"/>
          <w:divBdr>
            <w:top w:val="none" w:sz="0" w:space="0" w:color="auto"/>
            <w:left w:val="none" w:sz="0" w:space="0" w:color="auto"/>
            <w:bottom w:val="none" w:sz="0" w:space="0" w:color="auto"/>
            <w:right w:val="none" w:sz="0" w:space="0" w:color="auto"/>
          </w:divBdr>
        </w:div>
        <w:div w:id="424306545">
          <w:marLeft w:val="0"/>
          <w:marRight w:val="0"/>
          <w:marTop w:val="0"/>
          <w:marBottom w:val="0"/>
          <w:divBdr>
            <w:top w:val="none" w:sz="0" w:space="0" w:color="auto"/>
            <w:left w:val="none" w:sz="0" w:space="0" w:color="auto"/>
            <w:bottom w:val="none" w:sz="0" w:space="0" w:color="auto"/>
            <w:right w:val="none" w:sz="0" w:space="0" w:color="auto"/>
          </w:divBdr>
        </w:div>
        <w:div w:id="27683135">
          <w:marLeft w:val="0"/>
          <w:marRight w:val="0"/>
          <w:marTop w:val="0"/>
          <w:marBottom w:val="0"/>
          <w:divBdr>
            <w:top w:val="none" w:sz="0" w:space="0" w:color="auto"/>
            <w:left w:val="none" w:sz="0" w:space="0" w:color="auto"/>
            <w:bottom w:val="none" w:sz="0" w:space="0" w:color="auto"/>
            <w:right w:val="none" w:sz="0" w:space="0" w:color="auto"/>
          </w:divBdr>
        </w:div>
        <w:div w:id="953559147">
          <w:marLeft w:val="0"/>
          <w:marRight w:val="0"/>
          <w:marTop w:val="0"/>
          <w:marBottom w:val="0"/>
          <w:divBdr>
            <w:top w:val="none" w:sz="0" w:space="0" w:color="auto"/>
            <w:left w:val="none" w:sz="0" w:space="0" w:color="auto"/>
            <w:bottom w:val="none" w:sz="0" w:space="0" w:color="auto"/>
            <w:right w:val="none" w:sz="0" w:space="0" w:color="auto"/>
          </w:divBdr>
        </w:div>
        <w:div w:id="796294792">
          <w:marLeft w:val="0"/>
          <w:marRight w:val="0"/>
          <w:marTop w:val="0"/>
          <w:marBottom w:val="0"/>
          <w:divBdr>
            <w:top w:val="none" w:sz="0" w:space="0" w:color="auto"/>
            <w:left w:val="none" w:sz="0" w:space="0" w:color="auto"/>
            <w:bottom w:val="none" w:sz="0" w:space="0" w:color="auto"/>
            <w:right w:val="none" w:sz="0" w:space="0" w:color="auto"/>
          </w:divBdr>
        </w:div>
        <w:div w:id="1419862107">
          <w:marLeft w:val="0"/>
          <w:marRight w:val="0"/>
          <w:marTop w:val="0"/>
          <w:marBottom w:val="0"/>
          <w:divBdr>
            <w:top w:val="none" w:sz="0" w:space="0" w:color="auto"/>
            <w:left w:val="none" w:sz="0" w:space="0" w:color="auto"/>
            <w:bottom w:val="none" w:sz="0" w:space="0" w:color="auto"/>
            <w:right w:val="none" w:sz="0" w:space="0" w:color="auto"/>
          </w:divBdr>
        </w:div>
        <w:div w:id="943465642">
          <w:marLeft w:val="0"/>
          <w:marRight w:val="0"/>
          <w:marTop w:val="0"/>
          <w:marBottom w:val="0"/>
          <w:divBdr>
            <w:top w:val="none" w:sz="0" w:space="0" w:color="auto"/>
            <w:left w:val="none" w:sz="0" w:space="0" w:color="auto"/>
            <w:bottom w:val="none" w:sz="0" w:space="0" w:color="auto"/>
            <w:right w:val="none" w:sz="0" w:space="0" w:color="auto"/>
          </w:divBdr>
        </w:div>
        <w:div w:id="330647440">
          <w:marLeft w:val="0"/>
          <w:marRight w:val="0"/>
          <w:marTop w:val="0"/>
          <w:marBottom w:val="0"/>
          <w:divBdr>
            <w:top w:val="none" w:sz="0" w:space="0" w:color="auto"/>
            <w:left w:val="none" w:sz="0" w:space="0" w:color="auto"/>
            <w:bottom w:val="none" w:sz="0" w:space="0" w:color="auto"/>
            <w:right w:val="none" w:sz="0" w:space="0" w:color="auto"/>
          </w:divBdr>
        </w:div>
        <w:div w:id="2127384794">
          <w:marLeft w:val="0"/>
          <w:marRight w:val="0"/>
          <w:marTop w:val="0"/>
          <w:marBottom w:val="0"/>
          <w:divBdr>
            <w:top w:val="none" w:sz="0" w:space="0" w:color="auto"/>
            <w:left w:val="none" w:sz="0" w:space="0" w:color="auto"/>
            <w:bottom w:val="none" w:sz="0" w:space="0" w:color="auto"/>
            <w:right w:val="none" w:sz="0" w:space="0" w:color="auto"/>
          </w:divBdr>
        </w:div>
        <w:div w:id="1780249728">
          <w:marLeft w:val="0"/>
          <w:marRight w:val="0"/>
          <w:marTop w:val="0"/>
          <w:marBottom w:val="0"/>
          <w:divBdr>
            <w:top w:val="none" w:sz="0" w:space="0" w:color="auto"/>
            <w:left w:val="none" w:sz="0" w:space="0" w:color="auto"/>
            <w:bottom w:val="none" w:sz="0" w:space="0" w:color="auto"/>
            <w:right w:val="none" w:sz="0" w:space="0" w:color="auto"/>
          </w:divBdr>
        </w:div>
        <w:div w:id="1837577404">
          <w:marLeft w:val="0"/>
          <w:marRight w:val="0"/>
          <w:marTop w:val="0"/>
          <w:marBottom w:val="0"/>
          <w:divBdr>
            <w:top w:val="none" w:sz="0" w:space="0" w:color="auto"/>
            <w:left w:val="none" w:sz="0" w:space="0" w:color="auto"/>
            <w:bottom w:val="none" w:sz="0" w:space="0" w:color="auto"/>
            <w:right w:val="none" w:sz="0" w:space="0" w:color="auto"/>
          </w:divBdr>
        </w:div>
        <w:div w:id="943419500">
          <w:marLeft w:val="0"/>
          <w:marRight w:val="0"/>
          <w:marTop w:val="0"/>
          <w:marBottom w:val="0"/>
          <w:divBdr>
            <w:top w:val="none" w:sz="0" w:space="0" w:color="auto"/>
            <w:left w:val="none" w:sz="0" w:space="0" w:color="auto"/>
            <w:bottom w:val="none" w:sz="0" w:space="0" w:color="auto"/>
            <w:right w:val="none" w:sz="0" w:space="0" w:color="auto"/>
          </w:divBdr>
        </w:div>
        <w:div w:id="2098791952">
          <w:marLeft w:val="0"/>
          <w:marRight w:val="0"/>
          <w:marTop w:val="0"/>
          <w:marBottom w:val="0"/>
          <w:divBdr>
            <w:top w:val="none" w:sz="0" w:space="0" w:color="auto"/>
            <w:left w:val="none" w:sz="0" w:space="0" w:color="auto"/>
            <w:bottom w:val="none" w:sz="0" w:space="0" w:color="auto"/>
            <w:right w:val="none" w:sz="0" w:space="0" w:color="auto"/>
          </w:divBdr>
        </w:div>
        <w:div w:id="1584415082">
          <w:marLeft w:val="0"/>
          <w:marRight w:val="0"/>
          <w:marTop w:val="0"/>
          <w:marBottom w:val="0"/>
          <w:divBdr>
            <w:top w:val="none" w:sz="0" w:space="0" w:color="auto"/>
            <w:left w:val="none" w:sz="0" w:space="0" w:color="auto"/>
            <w:bottom w:val="none" w:sz="0" w:space="0" w:color="auto"/>
            <w:right w:val="none" w:sz="0" w:space="0" w:color="auto"/>
          </w:divBdr>
          <w:divsChild>
            <w:div w:id="229775798">
              <w:marLeft w:val="0"/>
              <w:marRight w:val="0"/>
              <w:marTop w:val="0"/>
              <w:marBottom w:val="0"/>
              <w:divBdr>
                <w:top w:val="none" w:sz="0" w:space="0" w:color="auto"/>
                <w:left w:val="none" w:sz="0" w:space="0" w:color="auto"/>
                <w:bottom w:val="none" w:sz="0" w:space="0" w:color="auto"/>
                <w:right w:val="none" w:sz="0" w:space="0" w:color="auto"/>
              </w:divBdr>
            </w:div>
            <w:div w:id="2088305883">
              <w:marLeft w:val="0"/>
              <w:marRight w:val="0"/>
              <w:marTop w:val="0"/>
              <w:marBottom w:val="0"/>
              <w:divBdr>
                <w:top w:val="none" w:sz="0" w:space="0" w:color="auto"/>
                <w:left w:val="none" w:sz="0" w:space="0" w:color="auto"/>
                <w:bottom w:val="none" w:sz="0" w:space="0" w:color="auto"/>
                <w:right w:val="none" w:sz="0" w:space="0" w:color="auto"/>
              </w:divBdr>
            </w:div>
            <w:div w:id="1082752499">
              <w:marLeft w:val="0"/>
              <w:marRight w:val="0"/>
              <w:marTop w:val="0"/>
              <w:marBottom w:val="0"/>
              <w:divBdr>
                <w:top w:val="none" w:sz="0" w:space="0" w:color="auto"/>
                <w:left w:val="none" w:sz="0" w:space="0" w:color="auto"/>
                <w:bottom w:val="none" w:sz="0" w:space="0" w:color="auto"/>
                <w:right w:val="none" w:sz="0" w:space="0" w:color="auto"/>
              </w:divBdr>
            </w:div>
            <w:div w:id="1876580311">
              <w:marLeft w:val="0"/>
              <w:marRight w:val="0"/>
              <w:marTop w:val="0"/>
              <w:marBottom w:val="0"/>
              <w:divBdr>
                <w:top w:val="none" w:sz="0" w:space="0" w:color="auto"/>
                <w:left w:val="none" w:sz="0" w:space="0" w:color="auto"/>
                <w:bottom w:val="none" w:sz="0" w:space="0" w:color="auto"/>
                <w:right w:val="none" w:sz="0" w:space="0" w:color="auto"/>
              </w:divBdr>
            </w:div>
            <w:div w:id="1789425414">
              <w:marLeft w:val="0"/>
              <w:marRight w:val="0"/>
              <w:marTop w:val="0"/>
              <w:marBottom w:val="0"/>
              <w:divBdr>
                <w:top w:val="none" w:sz="0" w:space="0" w:color="auto"/>
                <w:left w:val="none" w:sz="0" w:space="0" w:color="auto"/>
                <w:bottom w:val="none" w:sz="0" w:space="0" w:color="auto"/>
                <w:right w:val="none" w:sz="0" w:space="0" w:color="auto"/>
              </w:divBdr>
            </w:div>
            <w:div w:id="1224564806">
              <w:marLeft w:val="0"/>
              <w:marRight w:val="0"/>
              <w:marTop w:val="0"/>
              <w:marBottom w:val="0"/>
              <w:divBdr>
                <w:top w:val="none" w:sz="0" w:space="0" w:color="auto"/>
                <w:left w:val="none" w:sz="0" w:space="0" w:color="auto"/>
                <w:bottom w:val="none" w:sz="0" w:space="0" w:color="auto"/>
                <w:right w:val="none" w:sz="0" w:space="0" w:color="auto"/>
              </w:divBdr>
            </w:div>
            <w:div w:id="5056600">
              <w:marLeft w:val="0"/>
              <w:marRight w:val="0"/>
              <w:marTop w:val="0"/>
              <w:marBottom w:val="0"/>
              <w:divBdr>
                <w:top w:val="none" w:sz="0" w:space="0" w:color="auto"/>
                <w:left w:val="none" w:sz="0" w:space="0" w:color="auto"/>
                <w:bottom w:val="none" w:sz="0" w:space="0" w:color="auto"/>
                <w:right w:val="none" w:sz="0" w:space="0" w:color="auto"/>
              </w:divBdr>
            </w:div>
            <w:div w:id="1486630361">
              <w:marLeft w:val="0"/>
              <w:marRight w:val="0"/>
              <w:marTop w:val="0"/>
              <w:marBottom w:val="0"/>
              <w:divBdr>
                <w:top w:val="none" w:sz="0" w:space="0" w:color="auto"/>
                <w:left w:val="none" w:sz="0" w:space="0" w:color="auto"/>
                <w:bottom w:val="none" w:sz="0" w:space="0" w:color="auto"/>
                <w:right w:val="none" w:sz="0" w:space="0" w:color="auto"/>
              </w:divBdr>
            </w:div>
            <w:div w:id="2047101361">
              <w:marLeft w:val="0"/>
              <w:marRight w:val="0"/>
              <w:marTop w:val="0"/>
              <w:marBottom w:val="0"/>
              <w:divBdr>
                <w:top w:val="none" w:sz="0" w:space="0" w:color="auto"/>
                <w:left w:val="none" w:sz="0" w:space="0" w:color="auto"/>
                <w:bottom w:val="none" w:sz="0" w:space="0" w:color="auto"/>
                <w:right w:val="none" w:sz="0" w:space="0" w:color="auto"/>
              </w:divBdr>
            </w:div>
            <w:div w:id="435176963">
              <w:marLeft w:val="0"/>
              <w:marRight w:val="0"/>
              <w:marTop w:val="0"/>
              <w:marBottom w:val="0"/>
              <w:divBdr>
                <w:top w:val="none" w:sz="0" w:space="0" w:color="auto"/>
                <w:left w:val="none" w:sz="0" w:space="0" w:color="auto"/>
                <w:bottom w:val="none" w:sz="0" w:space="0" w:color="auto"/>
                <w:right w:val="none" w:sz="0" w:space="0" w:color="auto"/>
              </w:divBdr>
            </w:div>
            <w:div w:id="1884099463">
              <w:marLeft w:val="0"/>
              <w:marRight w:val="0"/>
              <w:marTop w:val="0"/>
              <w:marBottom w:val="0"/>
              <w:divBdr>
                <w:top w:val="none" w:sz="0" w:space="0" w:color="auto"/>
                <w:left w:val="none" w:sz="0" w:space="0" w:color="auto"/>
                <w:bottom w:val="none" w:sz="0" w:space="0" w:color="auto"/>
                <w:right w:val="none" w:sz="0" w:space="0" w:color="auto"/>
              </w:divBdr>
            </w:div>
            <w:div w:id="569732623">
              <w:marLeft w:val="0"/>
              <w:marRight w:val="0"/>
              <w:marTop w:val="0"/>
              <w:marBottom w:val="0"/>
              <w:divBdr>
                <w:top w:val="none" w:sz="0" w:space="0" w:color="auto"/>
                <w:left w:val="none" w:sz="0" w:space="0" w:color="auto"/>
                <w:bottom w:val="none" w:sz="0" w:space="0" w:color="auto"/>
                <w:right w:val="none" w:sz="0" w:space="0" w:color="auto"/>
              </w:divBdr>
            </w:div>
            <w:div w:id="1484005761">
              <w:marLeft w:val="0"/>
              <w:marRight w:val="0"/>
              <w:marTop w:val="0"/>
              <w:marBottom w:val="0"/>
              <w:divBdr>
                <w:top w:val="none" w:sz="0" w:space="0" w:color="auto"/>
                <w:left w:val="none" w:sz="0" w:space="0" w:color="auto"/>
                <w:bottom w:val="none" w:sz="0" w:space="0" w:color="auto"/>
                <w:right w:val="none" w:sz="0" w:space="0" w:color="auto"/>
              </w:divBdr>
            </w:div>
            <w:div w:id="1661883885">
              <w:marLeft w:val="0"/>
              <w:marRight w:val="0"/>
              <w:marTop w:val="0"/>
              <w:marBottom w:val="0"/>
              <w:divBdr>
                <w:top w:val="none" w:sz="0" w:space="0" w:color="auto"/>
                <w:left w:val="none" w:sz="0" w:space="0" w:color="auto"/>
                <w:bottom w:val="none" w:sz="0" w:space="0" w:color="auto"/>
                <w:right w:val="none" w:sz="0" w:space="0" w:color="auto"/>
              </w:divBdr>
            </w:div>
            <w:div w:id="3080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303">
      <w:bodyDiv w:val="1"/>
      <w:marLeft w:val="0"/>
      <w:marRight w:val="0"/>
      <w:marTop w:val="0"/>
      <w:marBottom w:val="0"/>
      <w:divBdr>
        <w:top w:val="none" w:sz="0" w:space="0" w:color="auto"/>
        <w:left w:val="none" w:sz="0" w:space="0" w:color="auto"/>
        <w:bottom w:val="none" w:sz="0" w:space="0" w:color="auto"/>
        <w:right w:val="none" w:sz="0" w:space="0" w:color="auto"/>
      </w:divBdr>
      <w:divsChild>
        <w:div w:id="2079089334">
          <w:marLeft w:val="0"/>
          <w:marRight w:val="0"/>
          <w:marTop w:val="0"/>
          <w:marBottom w:val="0"/>
          <w:divBdr>
            <w:top w:val="none" w:sz="0" w:space="0" w:color="auto"/>
            <w:left w:val="none" w:sz="0" w:space="0" w:color="auto"/>
            <w:bottom w:val="none" w:sz="0" w:space="0" w:color="auto"/>
            <w:right w:val="none" w:sz="0" w:space="0" w:color="auto"/>
          </w:divBdr>
        </w:div>
        <w:div w:id="2034380763">
          <w:marLeft w:val="0"/>
          <w:marRight w:val="0"/>
          <w:marTop w:val="0"/>
          <w:marBottom w:val="0"/>
          <w:divBdr>
            <w:top w:val="none" w:sz="0" w:space="0" w:color="auto"/>
            <w:left w:val="none" w:sz="0" w:space="0" w:color="auto"/>
            <w:bottom w:val="none" w:sz="0" w:space="0" w:color="auto"/>
            <w:right w:val="none" w:sz="0" w:space="0" w:color="auto"/>
          </w:divBdr>
        </w:div>
        <w:div w:id="2097700276">
          <w:marLeft w:val="0"/>
          <w:marRight w:val="0"/>
          <w:marTop w:val="0"/>
          <w:marBottom w:val="0"/>
          <w:divBdr>
            <w:top w:val="none" w:sz="0" w:space="0" w:color="auto"/>
            <w:left w:val="none" w:sz="0" w:space="0" w:color="auto"/>
            <w:bottom w:val="none" w:sz="0" w:space="0" w:color="auto"/>
            <w:right w:val="none" w:sz="0" w:space="0" w:color="auto"/>
          </w:divBdr>
        </w:div>
        <w:div w:id="1906454384">
          <w:marLeft w:val="0"/>
          <w:marRight w:val="0"/>
          <w:marTop w:val="0"/>
          <w:marBottom w:val="0"/>
          <w:divBdr>
            <w:top w:val="none" w:sz="0" w:space="0" w:color="auto"/>
            <w:left w:val="none" w:sz="0" w:space="0" w:color="auto"/>
            <w:bottom w:val="none" w:sz="0" w:space="0" w:color="auto"/>
            <w:right w:val="none" w:sz="0" w:space="0" w:color="auto"/>
          </w:divBdr>
        </w:div>
        <w:div w:id="2017531670">
          <w:marLeft w:val="0"/>
          <w:marRight w:val="0"/>
          <w:marTop w:val="0"/>
          <w:marBottom w:val="0"/>
          <w:divBdr>
            <w:top w:val="none" w:sz="0" w:space="0" w:color="auto"/>
            <w:left w:val="none" w:sz="0" w:space="0" w:color="auto"/>
            <w:bottom w:val="none" w:sz="0" w:space="0" w:color="auto"/>
            <w:right w:val="none" w:sz="0" w:space="0" w:color="auto"/>
          </w:divBdr>
        </w:div>
        <w:div w:id="913667608">
          <w:marLeft w:val="0"/>
          <w:marRight w:val="0"/>
          <w:marTop w:val="0"/>
          <w:marBottom w:val="0"/>
          <w:divBdr>
            <w:top w:val="none" w:sz="0" w:space="0" w:color="auto"/>
            <w:left w:val="none" w:sz="0" w:space="0" w:color="auto"/>
            <w:bottom w:val="none" w:sz="0" w:space="0" w:color="auto"/>
            <w:right w:val="none" w:sz="0" w:space="0" w:color="auto"/>
          </w:divBdr>
        </w:div>
        <w:div w:id="652831902">
          <w:marLeft w:val="0"/>
          <w:marRight w:val="0"/>
          <w:marTop w:val="0"/>
          <w:marBottom w:val="0"/>
          <w:divBdr>
            <w:top w:val="none" w:sz="0" w:space="0" w:color="auto"/>
            <w:left w:val="none" w:sz="0" w:space="0" w:color="auto"/>
            <w:bottom w:val="none" w:sz="0" w:space="0" w:color="auto"/>
            <w:right w:val="none" w:sz="0" w:space="0" w:color="auto"/>
          </w:divBdr>
        </w:div>
        <w:div w:id="174541067">
          <w:marLeft w:val="0"/>
          <w:marRight w:val="0"/>
          <w:marTop w:val="0"/>
          <w:marBottom w:val="0"/>
          <w:divBdr>
            <w:top w:val="none" w:sz="0" w:space="0" w:color="auto"/>
            <w:left w:val="none" w:sz="0" w:space="0" w:color="auto"/>
            <w:bottom w:val="none" w:sz="0" w:space="0" w:color="auto"/>
            <w:right w:val="none" w:sz="0" w:space="0" w:color="auto"/>
          </w:divBdr>
        </w:div>
        <w:div w:id="1037050506">
          <w:marLeft w:val="0"/>
          <w:marRight w:val="0"/>
          <w:marTop w:val="0"/>
          <w:marBottom w:val="0"/>
          <w:divBdr>
            <w:top w:val="none" w:sz="0" w:space="0" w:color="auto"/>
            <w:left w:val="none" w:sz="0" w:space="0" w:color="auto"/>
            <w:bottom w:val="none" w:sz="0" w:space="0" w:color="auto"/>
            <w:right w:val="none" w:sz="0" w:space="0" w:color="auto"/>
          </w:divBdr>
        </w:div>
        <w:div w:id="168643160">
          <w:marLeft w:val="0"/>
          <w:marRight w:val="0"/>
          <w:marTop w:val="0"/>
          <w:marBottom w:val="0"/>
          <w:divBdr>
            <w:top w:val="none" w:sz="0" w:space="0" w:color="auto"/>
            <w:left w:val="none" w:sz="0" w:space="0" w:color="auto"/>
            <w:bottom w:val="none" w:sz="0" w:space="0" w:color="auto"/>
            <w:right w:val="none" w:sz="0" w:space="0" w:color="auto"/>
          </w:divBdr>
        </w:div>
        <w:div w:id="656349116">
          <w:marLeft w:val="0"/>
          <w:marRight w:val="0"/>
          <w:marTop w:val="0"/>
          <w:marBottom w:val="0"/>
          <w:divBdr>
            <w:top w:val="none" w:sz="0" w:space="0" w:color="auto"/>
            <w:left w:val="none" w:sz="0" w:space="0" w:color="auto"/>
            <w:bottom w:val="none" w:sz="0" w:space="0" w:color="auto"/>
            <w:right w:val="none" w:sz="0" w:space="0" w:color="auto"/>
          </w:divBdr>
        </w:div>
        <w:div w:id="571236943">
          <w:marLeft w:val="0"/>
          <w:marRight w:val="0"/>
          <w:marTop w:val="0"/>
          <w:marBottom w:val="0"/>
          <w:divBdr>
            <w:top w:val="none" w:sz="0" w:space="0" w:color="auto"/>
            <w:left w:val="none" w:sz="0" w:space="0" w:color="auto"/>
            <w:bottom w:val="none" w:sz="0" w:space="0" w:color="auto"/>
            <w:right w:val="none" w:sz="0" w:space="0" w:color="auto"/>
          </w:divBdr>
        </w:div>
        <w:div w:id="138809660">
          <w:marLeft w:val="0"/>
          <w:marRight w:val="0"/>
          <w:marTop w:val="0"/>
          <w:marBottom w:val="0"/>
          <w:divBdr>
            <w:top w:val="none" w:sz="0" w:space="0" w:color="auto"/>
            <w:left w:val="none" w:sz="0" w:space="0" w:color="auto"/>
            <w:bottom w:val="none" w:sz="0" w:space="0" w:color="auto"/>
            <w:right w:val="none" w:sz="0" w:space="0" w:color="auto"/>
          </w:divBdr>
        </w:div>
        <w:div w:id="927233470">
          <w:marLeft w:val="0"/>
          <w:marRight w:val="0"/>
          <w:marTop w:val="0"/>
          <w:marBottom w:val="0"/>
          <w:divBdr>
            <w:top w:val="none" w:sz="0" w:space="0" w:color="auto"/>
            <w:left w:val="none" w:sz="0" w:space="0" w:color="auto"/>
            <w:bottom w:val="none" w:sz="0" w:space="0" w:color="auto"/>
            <w:right w:val="none" w:sz="0" w:space="0" w:color="auto"/>
          </w:divBdr>
        </w:div>
        <w:div w:id="362756517">
          <w:marLeft w:val="0"/>
          <w:marRight w:val="0"/>
          <w:marTop w:val="0"/>
          <w:marBottom w:val="0"/>
          <w:divBdr>
            <w:top w:val="none" w:sz="0" w:space="0" w:color="auto"/>
            <w:left w:val="none" w:sz="0" w:space="0" w:color="auto"/>
            <w:bottom w:val="none" w:sz="0" w:space="0" w:color="auto"/>
            <w:right w:val="none" w:sz="0" w:space="0" w:color="auto"/>
          </w:divBdr>
        </w:div>
      </w:divsChild>
    </w:div>
    <w:div w:id="520516415">
      <w:bodyDiv w:val="1"/>
      <w:marLeft w:val="0"/>
      <w:marRight w:val="0"/>
      <w:marTop w:val="0"/>
      <w:marBottom w:val="0"/>
      <w:divBdr>
        <w:top w:val="none" w:sz="0" w:space="0" w:color="auto"/>
        <w:left w:val="none" w:sz="0" w:space="0" w:color="auto"/>
        <w:bottom w:val="none" w:sz="0" w:space="0" w:color="auto"/>
        <w:right w:val="none" w:sz="0" w:space="0" w:color="auto"/>
      </w:divBdr>
      <w:divsChild>
        <w:div w:id="1116175900">
          <w:marLeft w:val="0"/>
          <w:marRight w:val="0"/>
          <w:marTop w:val="0"/>
          <w:marBottom w:val="0"/>
          <w:divBdr>
            <w:top w:val="none" w:sz="0" w:space="0" w:color="auto"/>
            <w:left w:val="none" w:sz="0" w:space="0" w:color="auto"/>
            <w:bottom w:val="none" w:sz="0" w:space="0" w:color="auto"/>
            <w:right w:val="none" w:sz="0" w:space="0" w:color="auto"/>
          </w:divBdr>
        </w:div>
        <w:div w:id="631520941">
          <w:marLeft w:val="0"/>
          <w:marRight w:val="0"/>
          <w:marTop w:val="0"/>
          <w:marBottom w:val="0"/>
          <w:divBdr>
            <w:top w:val="none" w:sz="0" w:space="0" w:color="auto"/>
            <w:left w:val="none" w:sz="0" w:space="0" w:color="auto"/>
            <w:bottom w:val="none" w:sz="0" w:space="0" w:color="auto"/>
            <w:right w:val="none" w:sz="0" w:space="0" w:color="auto"/>
          </w:divBdr>
        </w:div>
        <w:div w:id="248077815">
          <w:marLeft w:val="0"/>
          <w:marRight w:val="0"/>
          <w:marTop w:val="0"/>
          <w:marBottom w:val="0"/>
          <w:divBdr>
            <w:top w:val="none" w:sz="0" w:space="0" w:color="auto"/>
            <w:left w:val="none" w:sz="0" w:space="0" w:color="auto"/>
            <w:bottom w:val="none" w:sz="0" w:space="0" w:color="auto"/>
            <w:right w:val="none" w:sz="0" w:space="0" w:color="auto"/>
          </w:divBdr>
        </w:div>
        <w:div w:id="1619991482">
          <w:marLeft w:val="0"/>
          <w:marRight w:val="0"/>
          <w:marTop w:val="0"/>
          <w:marBottom w:val="0"/>
          <w:divBdr>
            <w:top w:val="none" w:sz="0" w:space="0" w:color="auto"/>
            <w:left w:val="none" w:sz="0" w:space="0" w:color="auto"/>
            <w:bottom w:val="none" w:sz="0" w:space="0" w:color="auto"/>
            <w:right w:val="none" w:sz="0" w:space="0" w:color="auto"/>
          </w:divBdr>
        </w:div>
        <w:div w:id="1280798534">
          <w:marLeft w:val="0"/>
          <w:marRight w:val="0"/>
          <w:marTop w:val="0"/>
          <w:marBottom w:val="0"/>
          <w:divBdr>
            <w:top w:val="none" w:sz="0" w:space="0" w:color="auto"/>
            <w:left w:val="none" w:sz="0" w:space="0" w:color="auto"/>
            <w:bottom w:val="none" w:sz="0" w:space="0" w:color="auto"/>
            <w:right w:val="none" w:sz="0" w:space="0" w:color="auto"/>
          </w:divBdr>
        </w:div>
        <w:div w:id="2026976343">
          <w:marLeft w:val="0"/>
          <w:marRight w:val="0"/>
          <w:marTop w:val="0"/>
          <w:marBottom w:val="0"/>
          <w:divBdr>
            <w:top w:val="none" w:sz="0" w:space="0" w:color="auto"/>
            <w:left w:val="none" w:sz="0" w:space="0" w:color="auto"/>
            <w:bottom w:val="none" w:sz="0" w:space="0" w:color="auto"/>
            <w:right w:val="none" w:sz="0" w:space="0" w:color="auto"/>
          </w:divBdr>
        </w:div>
        <w:div w:id="22288421">
          <w:marLeft w:val="0"/>
          <w:marRight w:val="0"/>
          <w:marTop w:val="0"/>
          <w:marBottom w:val="0"/>
          <w:divBdr>
            <w:top w:val="none" w:sz="0" w:space="0" w:color="auto"/>
            <w:left w:val="none" w:sz="0" w:space="0" w:color="auto"/>
            <w:bottom w:val="none" w:sz="0" w:space="0" w:color="auto"/>
            <w:right w:val="none" w:sz="0" w:space="0" w:color="auto"/>
          </w:divBdr>
        </w:div>
        <w:div w:id="1359505689">
          <w:marLeft w:val="0"/>
          <w:marRight w:val="0"/>
          <w:marTop w:val="0"/>
          <w:marBottom w:val="0"/>
          <w:divBdr>
            <w:top w:val="none" w:sz="0" w:space="0" w:color="auto"/>
            <w:left w:val="none" w:sz="0" w:space="0" w:color="auto"/>
            <w:bottom w:val="none" w:sz="0" w:space="0" w:color="auto"/>
            <w:right w:val="none" w:sz="0" w:space="0" w:color="auto"/>
          </w:divBdr>
        </w:div>
        <w:div w:id="379130285">
          <w:marLeft w:val="0"/>
          <w:marRight w:val="0"/>
          <w:marTop w:val="0"/>
          <w:marBottom w:val="0"/>
          <w:divBdr>
            <w:top w:val="none" w:sz="0" w:space="0" w:color="auto"/>
            <w:left w:val="none" w:sz="0" w:space="0" w:color="auto"/>
            <w:bottom w:val="none" w:sz="0" w:space="0" w:color="auto"/>
            <w:right w:val="none" w:sz="0" w:space="0" w:color="auto"/>
          </w:divBdr>
        </w:div>
        <w:div w:id="686173778">
          <w:marLeft w:val="0"/>
          <w:marRight w:val="0"/>
          <w:marTop w:val="0"/>
          <w:marBottom w:val="0"/>
          <w:divBdr>
            <w:top w:val="none" w:sz="0" w:space="0" w:color="auto"/>
            <w:left w:val="none" w:sz="0" w:space="0" w:color="auto"/>
            <w:bottom w:val="none" w:sz="0" w:space="0" w:color="auto"/>
            <w:right w:val="none" w:sz="0" w:space="0" w:color="auto"/>
          </w:divBdr>
        </w:div>
        <w:div w:id="681005847">
          <w:marLeft w:val="0"/>
          <w:marRight w:val="0"/>
          <w:marTop w:val="0"/>
          <w:marBottom w:val="0"/>
          <w:divBdr>
            <w:top w:val="none" w:sz="0" w:space="0" w:color="auto"/>
            <w:left w:val="none" w:sz="0" w:space="0" w:color="auto"/>
            <w:bottom w:val="none" w:sz="0" w:space="0" w:color="auto"/>
            <w:right w:val="none" w:sz="0" w:space="0" w:color="auto"/>
          </w:divBdr>
        </w:div>
        <w:div w:id="1233928202">
          <w:marLeft w:val="0"/>
          <w:marRight w:val="0"/>
          <w:marTop w:val="0"/>
          <w:marBottom w:val="0"/>
          <w:divBdr>
            <w:top w:val="none" w:sz="0" w:space="0" w:color="auto"/>
            <w:left w:val="none" w:sz="0" w:space="0" w:color="auto"/>
            <w:bottom w:val="none" w:sz="0" w:space="0" w:color="auto"/>
            <w:right w:val="none" w:sz="0" w:space="0" w:color="auto"/>
          </w:divBdr>
        </w:div>
        <w:div w:id="1348100348">
          <w:marLeft w:val="0"/>
          <w:marRight w:val="0"/>
          <w:marTop w:val="0"/>
          <w:marBottom w:val="0"/>
          <w:divBdr>
            <w:top w:val="none" w:sz="0" w:space="0" w:color="auto"/>
            <w:left w:val="none" w:sz="0" w:space="0" w:color="auto"/>
            <w:bottom w:val="none" w:sz="0" w:space="0" w:color="auto"/>
            <w:right w:val="none" w:sz="0" w:space="0" w:color="auto"/>
          </w:divBdr>
        </w:div>
        <w:div w:id="998918918">
          <w:marLeft w:val="0"/>
          <w:marRight w:val="0"/>
          <w:marTop w:val="0"/>
          <w:marBottom w:val="0"/>
          <w:divBdr>
            <w:top w:val="none" w:sz="0" w:space="0" w:color="auto"/>
            <w:left w:val="none" w:sz="0" w:space="0" w:color="auto"/>
            <w:bottom w:val="none" w:sz="0" w:space="0" w:color="auto"/>
            <w:right w:val="none" w:sz="0" w:space="0" w:color="auto"/>
          </w:divBdr>
        </w:div>
        <w:div w:id="816655154">
          <w:marLeft w:val="0"/>
          <w:marRight w:val="0"/>
          <w:marTop w:val="0"/>
          <w:marBottom w:val="0"/>
          <w:divBdr>
            <w:top w:val="none" w:sz="0" w:space="0" w:color="auto"/>
            <w:left w:val="none" w:sz="0" w:space="0" w:color="auto"/>
            <w:bottom w:val="none" w:sz="0" w:space="0" w:color="auto"/>
            <w:right w:val="none" w:sz="0" w:space="0" w:color="auto"/>
          </w:divBdr>
        </w:div>
      </w:divsChild>
    </w:div>
    <w:div w:id="544177863">
      <w:bodyDiv w:val="1"/>
      <w:marLeft w:val="0"/>
      <w:marRight w:val="0"/>
      <w:marTop w:val="0"/>
      <w:marBottom w:val="0"/>
      <w:divBdr>
        <w:top w:val="none" w:sz="0" w:space="0" w:color="auto"/>
        <w:left w:val="none" w:sz="0" w:space="0" w:color="auto"/>
        <w:bottom w:val="none" w:sz="0" w:space="0" w:color="auto"/>
        <w:right w:val="none" w:sz="0" w:space="0" w:color="auto"/>
      </w:divBdr>
    </w:div>
    <w:div w:id="547227328">
      <w:bodyDiv w:val="1"/>
      <w:marLeft w:val="0"/>
      <w:marRight w:val="0"/>
      <w:marTop w:val="0"/>
      <w:marBottom w:val="0"/>
      <w:divBdr>
        <w:top w:val="none" w:sz="0" w:space="0" w:color="auto"/>
        <w:left w:val="none" w:sz="0" w:space="0" w:color="auto"/>
        <w:bottom w:val="none" w:sz="0" w:space="0" w:color="auto"/>
        <w:right w:val="none" w:sz="0" w:space="0" w:color="auto"/>
      </w:divBdr>
    </w:div>
    <w:div w:id="591200787">
      <w:bodyDiv w:val="1"/>
      <w:marLeft w:val="0"/>
      <w:marRight w:val="0"/>
      <w:marTop w:val="0"/>
      <w:marBottom w:val="0"/>
      <w:divBdr>
        <w:top w:val="none" w:sz="0" w:space="0" w:color="auto"/>
        <w:left w:val="none" w:sz="0" w:space="0" w:color="auto"/>
        <w:bottom w:val="none" w:sz="0" w:space="0" w:color="auto"/>
        <w:right w:val="none" w:sz="0" w:space="0" w:color="auto"/>
      </w:divBdr>
      <w:divsChild>
        <w:div w:id="1495757490">
          <w:marLeft w:val="0"/>
          <w:marRight w:val="0"/>
          <w:marTop w:val="0"/>
          <w:marBottom w:val="0"/>
          <w:divBdr>
            <w:top w:val="none" w:sz="0" w:space="0" w:color="auto"/>
            <w:left w:val="none" w:sz="0" w:space="0" w:color="auto"/>
            <w:bottom w:val="none" w:sz="0" w:space="0" w:color="auto"/>
            <w:right w:val="none" w:sz="0" w:space="0" w:color="auto"/>
          </w:divBdr>
        </w:div>
        <w:div w:id="1029263052">
          <w:marLeft w:val="0"/>
          <w:marRight w:val="0"/>
          <w:marTop w:val="0"/>
          <w:marBottom w:val="0"/>
          <w:divBdr>
            <w:top w:val="none" w:sz="0" w:space="0" w:color="auto"/>
            <w:left w:val="none" w:sz="0" w:space="0" w:color="auto"/>
            <w:bottom w:val="none" w:sz="0" w:space="0" w:color="auto"/>
            <w:right w:val="none" w:sz="0" w:space="0" w:color="auto"/>
          </w:divBdr>
        </w:div>
        <w:div w:id="1953125927">
          <w:marLeft w:val="0"/>
          <w:marRight w:val="0"/>
          <w:marTop w:val="0"/>
          <w:marBottom w:val="0"/>
          <w:divBdr>
            <w:top w:val="none" w:sz="0" w:space="0" w:color="auto"/>
            <w:left w:val="none" w:sz="0" w:space="0" w:color="auto"/>
            <w:bottom w:val="none" w:sz="0" w:space="0" w:color="auto"/>
            <w:right w:val="none" w:sz="0" w:space="0" w:color="auto"/>
          </w:divBdr>
        </w:div>
        <w:div w:id="828253872">
          <w:marLeft w:val="0"/>
          <w:marRight w:val="0"/>
          <w:marTop w:val="0"/>
          <w:marBottom w:val="0"/>
          <w:divBdr>
            <w:top w:val="none" w:sz="0" w:space="0" w:color="auto"/>
            <w:left w:val="none" w:sz="0" w:space="0" w:color="auto"/>
            <w:bottom w:val="none" w:sz="0" w:space="0" w:color="auto"/>
            <w:right w:val="none" w:sz="0" w:space="0" w:color="auto"/>
          </w:divBdr>
        </w:div>
        <w:div w:id="1194538446">
          <w:marLeft w:val="0"/>
          <w:marRight w:val="0"/>
          <w:marTop w:val="0"/>
          <w:marBottom w:val="0"/>
          <w:divBdr>
            <w:top w:val="none" w:sz="0" w:space="0" w:color="auto"/>
            <w:left w:val="none" w:sz="0" w:space="0" w:color="auto"/>
            <w:bottom w:val="none" w:sz="0" w:space="0" w:color="auto"/>
            <w:right w:val="none" w:sz="0" w:space="0" w:color="auto"/>
          </w:divBdr>
        </w:div>
        <w:div w:id="778136327">
          <w:marLeft w:val="0"/>
          <w:marRight w:val="0"/>
          <w:marTop w:val="0"/>
          <w:marBottom w:val="0"/>
          <w:divBdr>
            <w:top w:val="none" w:sz="0" w:space="0" w:color="auto"/>
            <w:left w:val="none" w:sz="0" w:space="0" w:color="auto"/>
            <w:bottom w:val="none" w:sz="0" w:space="0" w:color="auto"/>
            <w:right w:val="none" w:sz="0" w:space="0" w:color="auto"/>
          </w:divBdr>
        </w:div>
      </w:divsChild>
    </w:div>
    <w:div w:id="710113546">
      <w:bodyDiv w:val="1"/>
      <w:marLeft w:val="0"/>
      <w:marRight w:val="0"/>
      <w:marTop w:val="0"/>
      <w:marBottom w:val="0"/>
      <w:divBdr>
        <w:top w:val="none" w:sz="0" w:space="0" w:color="auto"/>
        <w:left w:val="none" w:sz="0" w:space="0" w:color="auto"/>
        <w:bottom w:val="none" w:sz="0" w:space="0" w:color="auto"/>
        <w:right w:val="none" w:sz="0" w:space="0" w:color="auto"/>
      </w:divBdr>
    </w:div>
    <w:div w:id="777067864">
      <w:bodyDiv w:val="1"/>
      <w:marLeft w:val="0"/>
      <w:marRight w:val="0"/>
      <w:marTop w:val="0"/>
      <w:marBottom w:val="0"/>
      <w:divBdr>
        <w:top w:val="none" w:sz="0" w:space="0" w:color="auto"/>
        <w:left w:val="none" w:sz="0" w:space="0" w:color="auto"/>
        <w:bottom w:val="none" w:sz="0" w:space="0" w:color="auto"/>
        <w:right w:val="none" w:sz="0" w:space="0" w:color="auto"/>
      </w:divBdr>
    </w:div>
    <w:div w:id="1149860759">
      <w:bodyDiv w:val="1"/>
      <w:marLeft w:val="0"/>
      <w:marRight w:val="0"/>
      <w:marTop w:val="0"/>
      <w:marBottom w:val="0"/>
      <w:divBdr>
        <w:top w:val="none" w:sz="0" w:space="0" w:color="auto"/>
        <w:left w:val="none" w:sz="0" w:space="0" w:color="auto"/>
        <w:bottom w:val="none" w:sz="0" w:space="0" w:color="auto"/>
        <w:right w:val="none" w:sz="0" w:space="0" w:color="auto"/>
      </w:divBdr>
    </w:div>
    <w:div w:id="1191842345">
      <w:bodyDiv w:val="1"/>
      <w:marLeft w:val="0"/>
      <w:marRight w:val="0"/>
      <w:marTop w:val="0"/>
      <w:marBottom w:val="0"/>
      <w:divBdr>
        <w:top w:val="none" w:sz="0" w:space="0" w:color="auto"/>
        <w:left w:val="none" w:sz="0" w:space="0" w:color="auto"/>
        <w:bottom w:val="none" w:sz="0" w:space="0" w:color="auto"/>
        <w:right w:val="none" w:sz="0" w:space="0" w:color="auto"/>
      </w:divBdr>
    </w:div>
    <w:div w:id="1568614744">
      <w:bodyDiv w:val="1"/>
      <w:marLeft w:val="0"/>
      <w:marRight w:val="0"/>
      <w:marTop w:val="0"/>
      <w:marBottom w:val="0"/>
      <w:divBdr>
        <w:top w:val="none" w:sz="0" w:space="0" w:color="auto"/>
        <w:left w:val="none" w:sz="0" w:space="0" w:color="auto"/>
        <w:bottom w:val="none" w:sz="0" w:space="0" w:color="auto"/>
        <w:right w:val="none" w:sz="0" w:space="0" w:color="auto"/>
      </w:divBdr>
    </w:div>
    <w:div w:id="1593977013">
      <w:bodyDiv w:val="1"/>
      <w:marLeft w:val="0"/>
      <w:marRight w:val="0"/>
      <w:marTop w:val="0"/>
      <w:marBottom w:val="0"/>
      <w:divBdr>
        <w:top w:val="none" w:sz="0" w:space="0" w:color="auto"/>
        <w:left w:val="none" w:sz="0" w:space="0" w:color="auto"/>
        <w:bottom w:val="none" w:sz="0" w:space="0" w:color="auto"/>
        <w:right w:val="none" w:sz="0" w:space="0" w:color="auto"/>
      </w:divBdr>
    </w:div>
    <w:div w:id="1730763938">
      <w:bodyDiv w:val="1"/>
      <w:marLeft w:val="0"/>
      <w:marRight w:val="0"/>
      <w:marTop w:val="0"/>
      <w:marBottom w:val="0"/>
      <w:divBdr>
        <w:top w:val="none" w:sz="0" w:space="0" w:color="auto"/>
        <w:left w:val="none" w:sz="0" w:space="0" w:color="auto"/>
        <w:bottom w:val="none" w:sz="0" w:space="0" w:color="auto"/>
        <w:right w:val="none" w:sz="0" w:space="0" w:color="auto"/>
      </w:divBdr>
    </w:div>
    <w:div w:id="1809324287">
      <w:bodyDiv w:val="1"/>
      <w:marLeft w:val="0"/>
      <w:marRight w:val="0"/>
      <w:marTop w:val="0"/>
      <w:marBottom w:val="0"/>
      <w:divBdr>
        <w:top w:val="none" w:sz="0" w:space="0" w:color="auto"/>
        <w:left w:val="none" w:sz="0" w:space="0" w:color="auto"/>
        <w:bottom w:val="none" w:sz="0" w:space="0" w:color="auto"/>
        <w:right w:val="none" w:sz="0" w:space="0" w:color="auto"/>
      </w:divBdr>
    </w:div>
    <w:div w:id="1824587876">
      <w:bodyDiv w:val="1"/>
      <w:marLeft w:val="0"/>
      <w:marRight w:val="0"/>
      <w:marTop w:val="0"/>
      <w:marBottom w:val="0"/>
      <w:divBdr>
        <w:top w:val="none" w:sz="0" w:space="0" w:color="auto"/>
        <w:left w:val="none" w:sz="0" w:space="0" w:color="auto"/>
        <w:bottom w:val="none" w:sz="0" w:space="0" w:color="auto"/>
        <w:right w:val="none" w:sz="0" w:space="0" w:color="auto"/>
      </w:divBdr>
    </w:div>
    <w:div w:id="1913008534">
      <w:bodyDiv w:val="1"/>
      <w:marLeft w:val="0"/>
      <w:marRight w:val="0"/>
      <w:marTop w:val="0"/>
      <w:marBottom w:val="0"/>
      <w:divBdr>
        <w:top w:val="none" w:sz="0" w:space="0" w:color="auto"/>
        <w:left w:val="none" w:sz="0" w:space="0" w:color="auto"/>
        <w:bottom w:val="none" w:sz="0" w:space="0" w:color="auto"/>
        <w:right w:val="none" w:sz="0" w:space="0" w:color="auto"/>
      </w:divBdr>
    </w:div>
    <w:div w:id="1981030558">
      <w:bodyDiv w:val="1"/>
      <w:marLeft w:val="0"/>
      <w:marRight w:val="0"/>
      <w:marTop w:val="0"/>
      <w:marBottom w:val="0"/>
      <w:divBdr>
        <w:top w:val="none" w:sz="0" w:space="0" w:color="auto"/>
        <w:left w:val="none" w:sz="0" w:space="0" w:color="auto"/>
        <w:bottom w:val="none" w:sz="0" w:space="0" w:color="auto"/>
        <w:right w:val="none" w:sz="0" w:space="0" w:color="auto"/>
      </w:divBdr>
      <w:divsChild>
        <w:div w:id="979655570">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271165366">
          <w:marLeft w:val="0"/>
          <w:marRight w:val="0"/>
          <w:marTop w:val="0"/>
          <w:marBottom w:val="0"/>
          <w:divBdr>
            <w:top w:val="none" w:sz="0" w:space="0" w:color="auto"/>
            <w:left w:val="none" w:sz="0" w:space="0" w:color="auto"/>
            <w:bottom w:val="none" w:sz="0" w:space="0" w:color="auto"/>
            <w:right w:val="none" w:sz="0" w:space="0" w:color="auto"/>
          </w:divBdr>
        </w:div>
        <w:div w:id="261031813">
          <w:marLeft w:val="0"/>
          <w:marRight w:val="0"/>
          <w:marTop w:val="0"/>
          <w:marBottom w:val="0"/>
          <w:divBdr>
            <w:top w:val="none" w:sz="0" w:space="0" w:color="auto"/>
            <w:left w:val="none" w:sz="0" w:space="0" w:color="auto"/>
            <w:bottom w:val="none" w:sz="0" w:space="0" w:color="auto"/>
            <w:right w:val="none" w:sz="0" w:space="0" w:color="auto"/>
          </w:divBdr>
        </w:div>
        <w:div w:id="285234104">
          <w:marLeft w:val="0"/>
          <w:marRight w:val="0"/>
          <w:marTop w:val="0"/>
          <w:marBottom w:val="0"/>
          <w:divBdr>
            <w:top w:val="none" w:sz="0" w:space="0" w:color="auto"/>
            <w:left w:val="none" w:sz="0" w:space="0" w:color="auto"/>
            <w:bottom w:val="none" w:sz="0" w:space="0" w:color="auto"/>
            <w:right w:val="none" w:sz="0" w:space="0" w:color="auto"/>
          </w:divBdr>
        </w:div>
        <w:div w:id="1437676393">
          <w:marLeft w:val="0"/>
          <w:marRight w:val="0"/>
          <w:marTop w:val="0"/>
          <w:marBottom w:val="0"/>
          <w:divBdr>
            <w:top w:val="none" w:sz="0" w:space="0" w:color="auto"/>
            <w:left w:val="none" w:sz="0" w:space="0" w:color="auto"/>
            <w:bottom w:val="none" w:sz="0" w:space="0" w:color="auto"/>
            <w:right w:val="none" w:sz="0" w:space="0" w:color="auto"/>
          </w:divBdr>
        </w:div>
        <w:div w:id="1694575911">
          <w:marLeft w:val="0"/>
          <w:marRight w:val="0"/>
          <w:marTop w:val="0"/>
          <w:marBottom w:val="0"/>
          <w:divBdr>
            <w:top w:val="none" w:sz="0" w:space="0" w:color="auto"/>
            <w:left w:val="none" w:sz="0" w:space="0" w:color="auto"/>
            <w:bottom w:val="none" w:sz="0" w:space="0" w:color="auto"/>
            <w:right w:val="none" w:sz="0" w:space="0" w:color="auto"/>
          </w:divBdr>
        </w:div>
        <w:div w:id="1397973558">
          <w:marLeft w:val="0"/>
          <w:marRight w:val="0"/>
          <w:marTop w:val="0"/>
          <w:marBottom w:val="0"/>
          <w:divBdr>
            <w:top w:val="none" w:sz="0" w:space="0" w:color="auto"/>
            <w:left w:val="none" w:sz="0" w:space="0" w:color="auto"/>
            <w:bottom w:val="none" w:sz="0" w:space="0" w:color="auto"/>
            <w:right w:val="none" w:sz="0" w:space="0" w:color="auto"/>
          </w:divBdr>
        </w:div>
        <w:div w:id="1442262599">
          <w:marLeft w:val="0"/>
          <w:marRight w:val="0"/>
          <w:marTop w:val="0"/>
          <w:marBottom w:val="0"/>
          <w:divBdr>
            <w:top w:val="none" w:sz="0" w:space="0" w:color="auto"/>
            <w:left w:val="none" w:sz="0" w:space="0" w:color="auto"/>
            <w:bottom w:val="none" w:sz="0" w:space="0" w:color="auto"/>
            <w:right w:val="none" w:sz="0" w:space="0" w:color="auto"/>
          </w:divBdr>
        </w:div>
        <w:div w:id="1816801311">
          <w:marLeft w:val="0"/>
          <w:marRight w:val="0"/>
          <w:marTop w:val="0"/>
          <w:marBottom w:val="0"/>
          <w:divBdr>
            <w:top w:val="none" w:sz="0" w:space="0" w:color="auto"/>
            <w:left w:val="none" w:sz="0" w:space="0" w:color="auto"/>
            <w:bottom w:val="none" w:sz="0" w:space="0" w:color="auto"/>
            <w:right w:val="none" w:sz="0" w:space="0" w:color="auto"/>
          </w:divBdr>
        </w:div>
        <w:div w:id="450049996">
          <w:marLeft w:val="0"/>
          <w:marRight w:val="0"/>
          <w:marTop w:val="0"/>
          <w:marBottom w:val="0"/>
          <w:divBdr>
            <w:top w:val="none" w:sz="0" w:space="0" w:color="auto"/>
            <w:left w:val="none" w:sz="0" w:space="0" w:color="auto"/>
            <w:bottom w:val="none" w:sz="0" w:space="0" w:color="auto"/>
            <w:right w:val="none" w:sz="0" w:space="0" w:color="auto"/>
          </w:divBdr>
        </w:div>
        <w:div w:id="846865431">
          <w:marLeft w:val="0"/>
          <w:marRight w:val="0"/>
          <w:marTop w:val="0"/>
          <w:marBottom w:val="0"/>
          <w:divBdr>
            <w:top w:val="none" w:sz="0" w:space="0" w:color="auto"/>
            <w:left w:val="none" w:sz="0" w:space="0" w:color="auto"/>
            <w:bottom w:val="none" w:sz="0" w:space="0" w:color="auto"/>
            <w:right w:val="none" w:sz="0" w:space="0" w:color="auto"/>
          </w:divBdr>
        </w:div>
        <w:div w:id="230391741">
          <w:marLeft w:val="0"/>
          <w:marRight w:val="0"/>
          <w:marTop w:val="0"/>
          <w:marBottom w:val="0"/>
          <w:divBdr>
            <w:top w:val="none" w:sz="0" w:space="0" w:color="auto"/>
            <w:left w:val="none" w:sz="0" w:space="0" w:color="auto"/>
            <w:bottom w:val="none" w:sz="0" w:space="0" w:color="auto"/>
            <w:right w:val="none" w:sz="0" w:space="0" w:color="auto"/>
          </w:divBdr>
        </w:div>
        <w:div w:id="764694433">
          <w:marLeft w:val="0"/>
          <w:marRight w:val="0"/>
          <w:marTop w:val="0"/>
          <w:marBottom w:val="0"/>
          <w:divBdr>
            <w:top w:val="none" w:sz="0" w:space="0" w:color="auto"/>
            <w:left w:val="none" w:sz="0" w:space="0" w:color="auto"/>
            <w:bottom w:val="none" w:sz="0" w:space="0" w:color="auto"/>
            <w:right w:val="none" w:sz="0" w:space="0" w:color="auto"/>
          </w:divBdr>
        </w:div>
      </w:divsChild>
    </w:div>
    <w:div w:id="1989819842">
      <w:bodyDiv w:val="1"/>
      <w:marLeft w:val="0"/>
      <w:marRight w:val="0"/>
      <w:marTop w:val="0"/>
      <w:marBottom w:val="0"/>
      <w:divBdr>
        <w:top w:val="none" w:sz="0" w:space="0" w:color="auto"/>
        <w:left w:val="none" w:sz="0" w:space="0" w:color="auto"/>
        <w:bottom w:val="none" w:sz="0" w:space="0" w:color="auto"/>
        <w:right w:val="none" w:sz="0" w:space="0" w:color="auto"/>
      </w:divBdr>
    </w:div>
    <w:div w:id="199996305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www.opengis.net/spec/WCS_service-model_scaling+interpolation/1.0/conf/scaling+interpolation" TargetMode="External"/><Relationship Id="rId18" Type="http://schemas.openxmlformats.org/officeDocument/2006/relationships/hyperlink" Target="http://www.opengis.net/spec/WCS_service-model_scaling+interpolation/1.0/conf/scaling+interpolation" TargetMode="External"/><Relationship Id="rId19" Type="http://schemas.openxmlformats.org/officeDocument/2006/relationships/hyperlink" Target="http://www.opengis.net/spec/WCS_service-model_scaling+interpolation/1.0/conf/scaling+interpolation" TargetMode="External"/><Relationship Id="rId63" Type="http://schemas.openxmlformats.org/officeDocument/2006/relationships/oleObject" Target="embeddings/oleObject14.bin"/><Relationship Id="rId64" Type="http://schemas.openxmlformats.org/officeDocument/2006/relationships/image" Target="media/image28.emf"/><Relationship Id="rId65" Type="http://schemas.openxmlformats.org/officeDocument/2006/relationships/oleObject" Target="embeddings/oleObject15.bin"/><Relationship Id="rId66" Type="http://schemas.openxmlformats.org/officeDocument/2006/relationships/image" Target="media/image29.emf"/><Relationship Id="rId67" Type="http://schemas.openxmlformats.org/officeDocument/2006/relationships/oleObject" Target="embeddings/oleObject16.bin"/><Relationship Id="rId68" Type="http://schemas.openxmlformats.org/officeDocument/2006/relationships/image" Target="media/image30.emf"/><Relationship Id="rId69" Type="http://schemas.openxmlformats.org/officeDocument/2006/relationships/oleObject" Target="embeddings/oleObject17.bin"/><Relationship Id="rId50" Type="http://schemas.openxmlformats.org/officeDocument/2006/relationships/oleObject" Target="embeddings/oleObject9.bin"/><Relationship Id="rId51" Type="http://schemas.openxmlformats.org/officeDocument/2006/relationships/image" Target="media/image20.png"/><Relationship Id="rId52" Type="http://schemas.openxmlformats.org/officeDocument/2006/relationships/image" Target="media/image21.emf"/><Relationship Id="rId53" Type="http://schemas.openxmlformats.org/officeDocument/2006/relationships/oleObject" Target="embeddings/oleObject10.bin"/><Relationship Id="rId54" Type="http://schemas.openxmlformats.org/officeDocument/2006/relationships/image" Target="media/image22.png"/><Relationship Id="rId55" Type="http://schemas.openxmlformats.org/officeDocument/2006/relationships/image" Target="media/image23.emf"/><Relationship Id="rId56" Type="http://schemas.openxmlformats.org/officeDocument/2006/relationships/oleObject" Target="embeddings/oleObject11.bin"/><Relationship Id="rId57" Type="http://schemas.openxmlformats.org/officeDocument/2006/relationships/image" Target="media/image24.png"/><Relationship Id="rId58" Type="http://schemas.openxmlformats.org/officeDocument/2006/relationships/image" Target="media/image25.emf"/><Relationship Id="rId59" Type="http://schemas.openxmlformats.org/officeDocument/2006/relationships/oleObject" Target="embeddings/oleObject12.bin"/><Relationship Id="rId40" Type="http://schemas.openxmlformats.org/officeDocument/2006/relationships/oleObject" Target="embeddings/oleObject5.bin"/><Relationship Id="rId41" Type="http://schemas.openxmlformats.org/officeDocument/2006/relationships/image" Target="media/image14.emf"/><Relationship Id="rId42" Type="http://schemas.openxmlformats.org/officeDocument/2006/relationships/oleObject" Target="embeddings/oleObject6.bin"/><Relationship Id="rId43" Type="http://schemas.openxmlformats.org/officeDocument/2006/relationships/image" Target="media/image15.emf"/><Relationship Id="rId44" Type="http://schemas.openxmlformats.org/officeDocument/2006/relationships/oleObject" Target="embeddings/oleObject7.bin"/><Relationship Id="rId45" Type="http://schemas.openxmlformats.org/officeDocument/2006/relationships/image" Target="media/image16.emf"/><Relationship Id="rId46" Type="http://schemas.openxmlformats.org/officeDocument/2006/relationships/oleObject" Target="embeddings/oleObject8.bin"/><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8.emf"/><Relationship Id="rId31" Type="http://schemas.openxmlformats.org/officeDocument/2006/relationships/oleObject" Target="embeddings/oleObject1.bin"/><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oleObject" Target="embeddings/oleObject2.bin"/><Relationship Id="rId35" Type="http://schemas.openxmlformats.org/officeDocument/2006/relationships/image" Target="media/image11.emf"/><Relationship Id="rId36" Type="http://schemas.openxmlformats.org/officeDocument/2006/relationships/oleObject" Target="embeddings/oleObject3.bin"/><Relationship Id="rId37" Type="http://schemas.openxmlformats.org/officeDocument/2006/relationships/image" Target="media/image12.emf"/><Relationship Id="rId38" Type="http://schemas.openxmlformats.org/officeDocument/2006/relationships/oleObject" Target="embeddings/oleObject4.bin"/><Relationship Id="rId39" Type="http://schemas.openxmlformats.org/officeDocument/2006/relationships/image" Target="media/image13.emf"/><Relationship Id="rId70" Type="http://schemas.openxmlformats.org/officeDocument/2006/relationships/image" Target="media/image31.emf"/><Relationship Id="rId71" Type="http://schemas.openxmlformats.org/officeDocument/2006/relationships/oleObject" Target="embeddings/oleObject18.bin"/><Relationship Id="rId72" Type="http://schemas.openxmlformats.org/officeDocument/2006/relationships/header" Target="header2.xml"/><Relationship Id="rId20" Type="http://schemas.openxmlformats.org/officeDocument/2006/relationships/hyperlink" Target="http://www.opengis.net/spec/WCS_service-model_scaling+interpolation/1.0/conf/scaling+interpolation" TargetMode="External"/><Relationship Id="rId21" Type="http://schemas.openxmlformats.org/officeDocument/2006/relationships/hyperlink" Target="http://www.opengis.uab.es/cgi-bin/IdoneitatPI/MiraMon5_0.cgi?request=GetCapabilities&amp;service=WMS" TargetMode="External"/><Relationship Id="rId22" Type="http://schemas.openxmlformats.org/officeDocument/2006/relationships/hyperlink" Target="http://www.opengis.uab.es/cgi-" TargetMode="External"/><Relationship Id="rId23" Type="http://schemas.openxmlformats.org/officeDocument/2006/relationships/hyperlink" Target="http://www.opengis.uab.es/cgi-bin/IdoneitatPI/MiraMon5_0.cgi" TargetMode="External"/><Relationship Id="rId24" Type="http://schemas.openxmlformats.org/officeDocument/2006/relationships/hyperlink" Target="http://www.opengis.uab.es/cgi-bin/IdoneitatPI/MiraMon5_0.cgi?request=GetCapabilities&amp;service=WMS" TargetMode="External"/><Relationship Id="rId25" Type="http://schemas.openxmlformats.org/officeDocument/2006/relationships/hyperlink" Target="http://www.opengis.uab.es/cgi-" TargetMode="External"/><Relationship Id="rId26" Type="http://schemas.openxmlformats.org/officeDocument/2006/relationships/hyperlink" Target="http://www.opengis.uab.es/cgi-bin/IdoneitatPI/MiraMon5_0.cgi" TargetMode="External"/><Relationship Id="rId27" Type="http://schemas.openxmlformats.org/officeDocument/2006/relationships/hyperlink" Target="http://www.opengis.uab.es/cgi-bin/Educacio/MiraMon.cgi?REQUEST=GetCapabilities&amp;SERVICE=WMS&amp;VERSION=1.3.0" TargetMode="External"/><Relationship Id="rId28" Type="http://schemas.openxmlformats.org/officeDocument/2006/relationships/hyperlink" Target="http://www.opengis.uab.es/cgi-bin/Educacio/MiraMon.cgi?REQUEST=GetCapabilities&amp;SERVICE=WMS&amp;VERSION=1.3.0" TargetMode="External"/><Relationship Id="rId29" Type="http://schemas.openxmlformats.org/officeDocument/2006/relationships/image" Target="media/image7.gif"/><Relationship Id="rId73" Type="http://schemas.openxmlformats.org/officeDocument/2006/relationships/footer" Target="footer3.xml"/><Relationship Id="rId74" Type="http://schemas.openxmlformats.org/officeDocument/2006/relationships/fontTable" Target="fontTable.xml"/><Relationship Id="rId75" Type="http://schemas.microsoft.com/office/2011/relationships/people" Target="people.xml"/><Relationship Id="rId76" Type="http://schemas.openxmlformats.org/officeDocument/2006/relationships/theme" Target="theme/theme1.xml"/><Relationship Id="rId60" Type="http://schemas.openxmlformats.org/officeDocument/2006/relationships/image" Target="media/image26.emf"/><Relationship Id="rId61" Type="http://schemas.openxmlformats.org/officeDocument/2006/relationships/oleObject" Target="embeddings/oleObject13.bin"/><Relationship Id="rId62" Type="http://schemas.openxmlformats.org/officeDocument/2006/relationships/image" Target="media/image27.emf"/><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A3557-CB4F-3044-ABAD-BEA0F5B40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4699</TotalTime>
  <Pages>69</Pages>
  <Words>9734</Words>
  <Characters>55490</Characters>
  <Application>Microsoft Macintosh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GeoCrawler: sistema de crawler web enfocado al descubrimiento de información geográfica</vt:lpstr>
    </vt:vector>
  </TitlesOfParts>
  <Company>Universidad de Zaragoza</Company>
  <LinksUpToDate>false</LinksUpToDate>
  <CharactersWithSpaces>65094</CharactersWithSpaces>
  <SharedDoc>false</SharedDoc>
  <HLinks>
    <vt:vector size="102" baseType="variant">
      <vt:variant>
        <vt:i4>1572917</vt:i4>
      </vt:variant>
      <vt:variant>
        <vt:i4>98</vt:i4>
      </vt:variant>
      <vt:variant>
        <vt:i4>0</vt:i4>
      </vt:variant>
      <vt:variant>
        <vt:i4>5</vt:i4>
      </vt:variant>
      <vt:variant>
        <vt:lpwstr/>
      </vt:variant>
      <vt:variant>
        <vt:lpwstr>_Toc450823311</vt:lpwstr>
      </vt:variant>
      <vt:variant>
        <vt:i4>1572917</vt:i4>
      </vt:variant>
      <vt:variant>
        <vt:i4>92</vt:i4>
      </vt:variant>
      <vt:variant>
        <vt:i4>0</vt:i4>
      </vt:variant>
      <vt:variant>
        <vt:i4>5</vt:i4>
      </vt:variant>
      <vt:variant>
        <vt:lpwstr/>
      </vt:variant>
      <vt:variant>
        <vt:lpwstr>_Toc450823310</vt:lpwstr>
      </vt:variant>
      <vt:variant>
        <vt:i4>1638453</vt:i4>
      </vt:variant>
      <vt:variant>
        <vt:i4>86</vt:i4>
      </vt:variant>
      <vt:variant>
        <vt:i4>0</vt:i4>
      </vt:variant>
      <vt:variant>
        <vt:i4>5</vt:i4>
      </vt:variant>
      <vt:variant>
        <vt:lpwstr/>
      </vt:variant>
      <vt:variant>
        <vt:lpwstr>_Toc450823309</vt:lpwstr>
      </vt:variant>
      <vt:variant>
        <vt:i4>1638453</vt:i4>
      </vt:variant>
      <vt:variant>
        <vt:i4>80</vt:i4>
      </vt:variant>
      <vt:variant>
        <vt:i4>0</vt:i4>
      </vt:variant>
      <vt:variant>
        <vt:i4>5</vt:i4>
      </vt:variant>
      <vt:variant>
        <vt:lpwstr/>
      </vt:variant>
      <vt:variant>
        <vt:lpwstr>_Toc450823308</vt:lpwstr>
      </vt:variant>
      <vt:variant>
        <vt:i4>1638453</vt:i4>
      </vt:variant>
      <vt:variant>
        <vt:i4>74</vt:i4>
      </vt:variant>
      <vt:variant>
        <vt:i4>0</vt:i4>
      </vt:variant>
      <vt:variant>
        <vt:i4>5</vt:i4>
      </vt:variant>
      <vt:variant>
        <vt:lpwstr/>
      </vt:variant>
      <vt:variant>
        <vt:lpwstr>_Toc450823307</vt:lpwstr>
      </vt:variant>
      <vt:variant>
        <vt:i4>1638453</vt:i4>
      </vt:variant>
      <vt:variant>
        <vt:i4>68</vt:i4>
      </vt:variant>
      <vt:variant>
        <vt:i4>0</vt:i4>
      </vt:variant>
      <vt:variant>
        <vt:i4>5</vt:i4>
      </vt:variant>
      <vt:variant>
        <vt:lpwstr/>
      </vt:variant>
      <vt:variant>
        <vt:lpwstr>_Toc450823306</vt:lpwstr>
      </vt:variant>
      <vt:variant>
        <vt:i4>1638453</vt:i4>
      </vt:variant>
      <vt:variant>
        <vt:i4>62</vt:i4>
      </vt:variant>
      <vt:variant>
        <vt:i4>0</vt:i4>
      </vt:variant>
      <vt:variant>
        <vt:i4>5</vt:i4>
      </vt:variant>
      <vt:variant>
        <vt:lpwstr/>
      </vt:variant>
      <vt:variant>
        <vt:lpwstr>_Toc450823305</vt:lpwstr>
      </vt:variant>
      <vt:variant>
        <vt:i4>1638453</vt:i4>
      </vt:variant>
      <vt:variant>
        <vt:i4>56</vt:i4>
      </vt:variant>
      <vt:variant>
        <vt:i4>0</vt:i4>
      </vt:variant>
      <vt:variant>
        <vt:i4>5</vt:i4>
      </vt:variant>
      <vt:variant>
        <vt:lpwstr/>
      </vt:variant>
      <vt:variant>
        <vt:lpwstr>_Toc450823304</vt:lpwstr>
      </vt:variant>
      <vt:variant>
        <vt:i4>1638453</vt:i4>
      </vt:variant>
      <vt:variant>
        <vt:i4>50</vt:i4>
      </vt:variant>
      <vt:variant>
        <vt:i4>0</vt:i4>
      </vt:variant>
      <vt:variant>
        <vt:i4>5</vt:i4>
      </vt:variant>
      <vt:variant>
        <vt:lpwstr/>
      </vt:variant>
      <vt:variant>
        <vt:lpwstr>_Toc450823303</vt:lpwstr>
      </vt:variant>
      <vt:variant>
        <vt:i4>1638453</vt:i4>
      </vt:variant>
      <vt:variant>
        <vt:i4>44</vt:i4>
      </vt:variant>
      <vt:variant>
        <vt:i4>0</vt:i4>
      </vt:variant>
      <vt:variant>
        <vt:i4>5</vt:i4>
      </vt:variant>
      <vt:variant>
        <vt:lpwstr/>
      </vt:variant>
      <vt:variant>
        <vt:lpwstr>_Toc450823302</vt:lpwstr>
      </vt:variant>
      <vt:variant>
        <vt:i4>1638453</vt:i4>
      </vt:variant>
      <vt:variant>
        <vt:i4>38</vt:i4>
      </vt:variant>
      <vt:variant>
        <vt:i4>0</vt:i4>
      </vt:variant>
      <vt:variant>
        <vt:i4>5</vt:i4>
      </vt:variant>
      <vt:variant>
        <vt:lpwstr/>
      </vt:variant>
      <vt:variant>
        <vt:lpwstr>_Toc450823301</vt:lpwstr>
      </vt:variant>
      <vt:variant>
        <vt:i4>1638453</vt:i4>
      </vt:variant>
      <vt:variant>
        <vt:i4>32</vt:i4>
      </vt:variant>
      <vt:variant>
        <vt:i4>0</vt:i4>
      </vt:variant>
      <vt:variant>
        <vt:i4>5</vt:i4>
      </vt:variant>
      <vt:variant>
        <vt:lpwstr/>
      </vt:variant>
      <vt:variant>
        <vt:lpwstr>_Toc450823300</vt:lpwstr>
      </vt:variant>
      <vt:variant>
        <vt:i4>1048628</vt:i4>
      </vt:variant>
      <vt:variant>
        <vt:i4>26</vt:i4>
      </vt:variant>
      <vt:variant>
        <vt:i4>0</vt:i4>
      </vt:variant>
      <vt:variant>
        <vt:i4>5</vt:i4>
      </vt:variant>
      <vt:variant>
        <vt:lpwstr/>
      </vt:variant>
      <vt:variant>
        <vt:lpwstr>_Toc450823299</vt:lpwstr>
      </vt:variant>
      <vt:variant>
        <vt:i4>1048628</vt:i4>
      </vt:variant>
      <vt:variant>
        <vt:i4>20</vt:i4>
      </vt:variant>
      <vt:variant>
        <vt:i4>0</vt:i4>
      </vt:variant>
      <vt:variant>
        <vt:i4>5</vt:i4>
      </vt:variant>
      <vt:variant>
        <vt:lpwstr/>
      </vt:variant>
      <vt:variant>
        <vt:lpwstr>_Toc450823298</vt:lpwstr>
      </vt:variant>
      <vt:variant>
        <vt:i4>1048628</vt:i4>
      </vt:variant>
      <vt:variant>
        <vt:i4>14</vt:i4>
      </vt:variant>
      <vt:variant>
        <vt:i4>0</vt:i4>
      </vt:variant>
      <vt:variant>
        <vt:i4>5</vt:i4>
      </vt:variant>
      <vt:variant>
        <vt:lpwstr/>
      </vt:variant>
      <vt:variant>
        <vt:lpwstr>_Toc450823297</vt:lpwstr>
      </vt:variant>
      <vt:variant>
        <vt:i4>1048628</vt:i4>
      </vt:variant>
      <vt:variant>
        <vt:i4>8</vt:i4>
      </vt:variant>
      <vt:variant>
        <vt:i4>0</vt:i4>
      </vt:variant>
      <vt:variant>
        <vt:i4>5</vt:i4>
      </vt:variant>
      <vt:variant>
        <vt:lpwstr/>
      </vt:variant>
      <vt:variant>
        <vt:lpwstr>_Toc450823296</vt:lpwstr>
      </vt:variant>
      <vt:variant>
        <vt:i4>1048628</vt:i4>
      </vt:variant>
      <vt:variant>
        <vt:i4>2</vt:i4>
      </vt:variant>
      <vt:variant>
        <vt:i4>0</vt:i4>
      </vt:variant>
      <vt:variant>
        <vt:i4>5</vt:i4>
      </vt:variant>
      <vt:variant>
        <vt:lpwstr/>
      </vt:variant>
      <vt:variant>
        <vt:lpwstr>_Toc450823295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GeoCrawler: sistema de crawler web enfocado al descubrimiento de información geográfica</dc:title>
  <dc:subject/>
  <dc:creator>Jorge Cáncer Gil</dc:creator>
  <cp:keywords/>
  <dc:description/>
  <cp:lastModifiedBy>Francisco J Lopez Pellicer</cp:lastModifiedBy>
  <cp:revision>102</cp:revision>
  <cp:lastPrinted>2016-06-12T11:05:00Z</cp:lastPrinted>
  <dcterms:created xsi:type="dcterms:W3CDTF">2016-05-17T09:11:00Z</dcterms:created>
  <dcterms:modified xsi:type="dcterms:W3CDTF">2016-06-13T18:33:00Z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jorgecancerps@gmail.com@www.mendeley.com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