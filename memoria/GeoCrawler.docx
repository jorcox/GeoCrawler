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8B45C" w14:textId="77777777" w:rsidR="00E23636" w:rsidRDefault="000B3E1E" w:rsidP="009B5C8D">
      <w:pPr>
        <w:jc w:val="center"/>
      </w:pPr>
      <w:r>
        <w:rPr>
          <w:noProof/>
          <w:lang w:val="en-US" w:eastAsia="en-U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n-US" w:eastAsia="en-U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Shark-Search.</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r>
        <w:rPr>
          <w:i/>
        </w:rPr>
        <w:t>big data.</w:t>
      </w:r>
    </w:p>
    <w:p w14:paraId="141E294B" w14:textId="77777777" w:rsidR="00B90438" w:rsidRDefault="00B90438" w:rsidP="002441BF">
      <w:pPr>
        <w:rPr>
          <w:szCs w:val="28"/>
        </w:rPr>
      </w:pPr>
      <w:bookmarkStart w:id="0" w:name="_GoBack"/>
    </w:p>
    <w:bookmarkEnd w:id="0" w:displacedByCustomXml="next"/>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commentRangeStart w:id="1" w:displacedByCustomXml="prev"/>
        <w:p w14:paraId="6422E109" w14:textId="2C30AE16" w:rsidR="0013575C" w:rsidRDefault="0013575C">
          <w:pPr>
            <w:pStyle w:val="TOCHeading"/>
          </w:pPr>
          <w:r>
            <w:t>Contenido</w:t>
          </w:r>
          <w:commentRangeEnd w:id="1"/>
          <w:r w:rsidR="00B464BD">
            <w:rPr>
              <w:rStyle w:val="CommentReference"/>
              <w:rFonts w:eastAsia="MS Mincho"/>
              <w:color w:val="auto"/>
              <w:lang w:val="es-ES_tradnl" w:eastAsia="es-ES_tradnl"/>
            </w:rPr>
            <w:commentReference w:id="1"/>
          </w:r>
        </w:p>
        <w:p w14:paraId="1AAD4498" w14:textId="7D4B2587" w:rsidR="00606058" w:rsidRDefault="0013575C">
          <w:pPr>
            <w:pStyle w:val="TO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p>
        <w:p w14:paraId="042D3392" w14:textId="69A18C8A" w:rsidR="00606058" w:rsidRDefault="00E05725">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4029398" w:history="1">
            <w:r w:rsidR="00606058" w:rsidRPr="00AA0649">
              <w:rPr>
                <w:rStyle w:val="Hyperlink"/>
                <w:noProof/>
              </w:rPr>
              <w:t>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Introducción</w:t>
            </w:r>
            <w:r w:rsidR="00606058">
              <w:rPr>
                <w:noProof/>
                <w:webHidden/>
              </w:rPr>
              <w:tab/>
            </w:r>
            <w:r w:rsidR="00606058">
              <w:rPr>
                <w:noProof/>
                <w:webHidden/>
              </w:rPr>
              <w:fldChar w:fldCharType="begin"/>
            </w:r>
            <w:r w:rsidR="00606058">
              <w:rPr>
                <w:noProof/>
                <w:webHidden/>
              </w:rPr>
              <w:instrText xml:space="preserve"> PAGEREF _Toc454029398 \h </w:instrText>
            </w:r>
            <w:r w:rsidR="00606058">
              <w:rPr>
                <w:noProof/>
                <w:webHidden/>
              </w:rPr>
            </w:r>
            <w:r w:rsidR="00606058">
              <w:rPr>
                <w:noProof/>
                <w:webHidden/>
              </w:rPr>
              <w:fldChar w:fldCharType="separate"/>
            </w:r>
            <w:r w:rsidR="00F41806">
              <w:rPr>
                <w:noProof/>
                <w:webHidden/>
              </w:rPr>
              <w:t>6</w:t>
            </w:r>
            <w:r w:rsidR="00606058">
              <w:rPr>
                <w:noProof/>
                <w:webHidden/>
              </w:rPr>
              <w:fldChar w:fldCharType="end"/>
            </w:r>
          </w:hyperlink>
        </w:p>
        <w:p w14:paraId="55200BEE" w14:textId="37AFCFBA"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399" w:history="1">
            <w:r w:rsidR="00606058" w:rsidRPr="00AA0649">
              <w:rPr>
                <w:rStyle w:val="Hyperlink"/>
                <w:noProof/>
              </w:rPr>
              <w:t>1.1.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Objetivo</w:t>
            </w:r>
            <w:r w:rsidR="00606058">
              <w:rPr>
                <w:noProof/>
                <w:webHidden/>
              </w:rPr>
              <w:tab/>
            </w:r>
            <w:r w:rsidR="00606058">
              <w:rPr>
                <w:noProof/>
                <w:webHidden/>
              </w:rPr>
              <w:fldChar w:fldCharType="begin"/>
            </w:r>
            <w:r w:rsidR="00606058">
              <w:rPr>
                <w:noProof/>
                <w:webHidden/>
              </w:rPr>
              <w:instrText xml:space="preserve"> PAGEREF _Toc454029399 \h </w:instrText>
            </w:r>
            <w:r w:rsidR="00606058">
              <w:rPr>
                <w:noProof/>
                <w:webHidden/>
              </w:rPr>
            </w:r>
            <w:r w:rsidR="00606058">
              <w:rPr>
                <w:noProof/>
                <w:webHidden/>
              </w:rPr>
              <w:fldChar w:fldCharType="separate"/>
            </w:r>
            <w:r w:rsidR="00F41806">
              <w:rPr>
                <w:noProof/>
                <w:webHidden/>
              </w:rPr>
              <w:t>6</w:t>
            </w:r>
            <w:r w:rsidR="00606058">
              <w:rPr>
                <w:noProof/>
                <w:webHidden/>
              </w:rPr>
              <w:fldChar w:fldCharType="end"/>
            </w:r>
          </w:hyperlink>
        </w:p>
        <w:p w14:paraId="49768386" w14:textId="7ADB4292"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00" w:history="1">
            <w:r w:rsidR="00606058" w:rsidRPr="00AA0649">
              <w:rPr>
                <w:rStyle w:val="Hyperlink"/>
                <w:noProof/>
              </w:rPr>
              <w:t>1.2.</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Resolución del problema</w:t>
            </w:r>
            <w:r w:rsidR="00606058">
              <w:rPr>
                <w:noProof/>
                <w:webHidden/>
              </w:rPr>
              <w:tab/>
            </w:r>
            <w:r w:rsidR="00606058">
              <w:rPr>
                <w:noProof/>
                <w:webHidden/>
              </w:rPr>
              <w:fldChar w:fldCharType="begin"/>
            </w:r>
            <w:r w:rsidR="00606058">
              <w:rPr>
                <w:noProof/>
                <w:webHidden/>
              </w:rPr>
              <w:instrText xml:space="preserve"> PAGEREF _Toc454029400 \h </w:instrText>
            </w:r>
            <w:r w:rsidR="00606058">
              <w:rPr>
                <w:noProof/>
                <w:webHidden/>
              </w:rPr>
            </w:r>
            <w:r w:rsidR="00606058">
              <w:rPr>
                <w:noProof/>
                <w:webHidden/>
              </w:rPr>
              <w:fldChar w:fldCharType="separate"/>
            </w:r>
            <w:r w:rsidR="00F41806">
              <w:rPr>
                <w:noProof/>
                <w:webHidden/>
              </w:rPr>
              <w:t>6</w:t>
            </w:r>
            <w:r w:rsidR="00606058">
              <w:rPr>
                <w:noProof/>
                <w:webHidden/>
              </w:rPr>
              <w:fldChar w:fldCharType="end"/>
            </w:r>
          </w:hyperlink>
        </w:p>
        <w:p w14:paraId="62A09241" w14:textId="37E62CD3"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01" w:history="1">
            <w:r w:rsidR="00606058" w:rsidRPr="00AA0649">
              <w:rPr>
                <w:rStyle w:val="Hyperlink"/>
                <w:noProof/>
              </w:rPr>
              <w:t>1.3.</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Estructura de la memoria</w:t>
            </w:r>
            <w:r w:rsidR="00606058">
              <w:rPr>
                <w:noProof/>
                <w:webHidden/>
              </w:rPr>
              <w:tab/>
            </w:r>
            <w:r w:rsidR="00606058">
              <w:rPr>
                <w:noProof/>
                <w:webHidden/>
              </w:rPr>
              <w:fldChar w:fldCharType="begin"/>
            </w:r>
            <w:r w:rsidR="00606058">
              <w:rPr>
                <w:noProof/>
                <w:webHidden/>
              </w:rPr>
              <w:instrText xml:space="preserve"> PAGEREF _Toc454029401 \h </w:instrText>
            </w:r>
            <w:r w:rsidR="00606058">
              <w:rPr>
                <w:noProof/>
                <w:webHidden/>
              </w:rPr>
            </w:r>
            <w:r w:rsidR="00606058">
              <w:rPr>
                <w:noProof/>
                <w:webHidden/>
              </w:rPr>
              <w:fldChar w:fldCharType="separate"/>
            </w:r>
            <w:r w:rsidR="00F41806">
              <w:rPr>
                <w:noProof/>
                <w:webHidden/>
              </w:rPr>
              <w:t>6</w:t>
            </w:r>
            <w:r w:rsidR="00606058">
              <w:rPr>
                <w:noProof/>
                <w:webHidden/>
              </w:rPr>
              <w:fldChar w:fldCharType="end"/>
            </w:r>
          </w:hyperlink>
        </w:p>
        <w:p w14:paraId="4517BB01" w14:textId="372F9B45" w:rsidR="00606058" w:rsidRDefault="00E05725">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4029402" w:history="1">
            <w:r w:rsidR="00606058" w:rsidRPr="00AA0649">
              <w:rPr>
                <w:rStyle w:val="Hyperlink"/>
                <w:noProof/>
              </w:rPr>
              <w:t>2.</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Crawlers</w:t>
            </w:r>
            <w:r w:rsidR="00606058">
              <w:rPr>
                <w:noProof/>
                <w:webHidden/>
              </w:rPr>
              <w:tab/>
            </w:r>
            <w:r w:rsidR="00606058">
              <w:rPr>
                <w:noProof/>
                <w:webHidden/>
              </w:rPr>
              <w:fldChar w:fldCharType="begin"/>
            </w:r>
            <w:r w:rsidR="00606058">
              <w:rPr>
                <w:noProof/>
                <w:webHidden/>
              </w:rPr>
              <w:instrText xml:space="preserve"> PAGEREF _Toc454029402 \h </w:instrText>
            </w:r>
            <w:r w:rsidR="00606058">
              <w:rPr>
                <w:noProof/>
                <w:webHidden/>
              </w:rPr>
            </w:r>
            <w:r w:rsidR="00606058">
              <w:rPr>
                <w:noProof/>
                <w:webHidden/>
              </w:rPr>
              <w:fldChar w:fldCharType="separate"/>
            </w:r>
            <w:r w:rsidR="00F41806">
              <w:rPr>
                <w:noProof/>
                <w:webHidden/>
              </w:rPr>
              <w:t>8</w:t>
            </w:r>
            <w:r w:rsidR="00606058">
              <w:rPr>
                <w:noProof/>
                <w:webHidden/>
              </w:rPr>
              <w:fldChar w:fldCharType="end"/>
            </w:r>
          </w:hyperlink>
        </w:p>
        <w:p w14:paraId="3A6DE4B7" w14:textId="011329E6"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03" w:history="1">
            <w:r w:rsidR="00606058" w:rsidRPr="00AA0649">
              <w:rPr>
                <w:rStyle w:val="Hyperlink"/>
                <w:noProof/>
              </w:rPr>
              <w:t>2.1.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Crawlers genéricos</w:t>
            </w:r>
            <w:r w:rsidR="00606058">
              <w:rPr>
                <w:noProof/>
                <w:webHidden/>
              </w:rPr>
              <w:tab/>
            </w:r>
            <w:r w:rsidR="00606058">
              <w:rPr>
                <w:noProof/>
                <w:webHidden/>
              </w:rPr>
              <w:fldChar w:fldCharType="begin"/>
            </w:r>
            <w:r w:rsidR="00606058">
              <w:rPr>
                <w:noProof/>
                <w:webHidden/>
              </w:rPr>
              <w:instrText xml:space="preserve"> PAGEREF _Toc454029403 \h </w:instrText>
            </w:r>
            <w:r w:rsidR="00606058">
              <w:rPr>
                <w:noProof/>
                <w:webHidden/>
              </w:rPr>
            </w:r>
            <w:r w:rsidR="00606058">
              <w:rPr>
                <w:noProof/>
                <w:webHidden/>
              </w:rPr>
              <w:fldChar w:fldCharType="separate"/>
            </w:r>
            <w:r w:rsidR="00F41806">
              <w:rPr>
                <w:noProof/>
                <w:webHidden/>
              </w:rPr>
              <w:t>8</w:t>
            </w:r>
            <w:r w:rsidR="00606058">
              <w:rPr>
                <w:noProof/>
                <w:webHidden/>
              </w:rPr>
              <w:fldChar w:fldCharType="end"/>
            </w:r>
          </w:hyperlink>
        </w:p>
        <w:p w14:paraId="24EC01AC" w14:textId="103BF093"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04" w:history="1">
            <w:r w:rsidR="00606058" w:rsidRPr="00AA0649">
              <w:rPr>
                <w:rStyle w:val="Hyperlink"/>
                <w:noProof/>
              </w:rPr>
              <w:t>2.2.</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Crawlers enfocados</w:t>
            </w:r>
            <w:r w:rsidR="00606058">
              <w:rPr>
                <w:noProof/>
                <w:webHidden/>
              </w:rPr>
              <w:tab/>
            </w:r>
            <w:r w:rsidR="00606058">
              <w:rPr>
                <w:noProof/>
                <w:webHidden/>
              </w:rPr>
              <w:fldChar w:fldCharType="begin"/>
            </w:r>
            <w:r w:rsidR="00606058">
              <w:rPr>
                <w:noProof/>
                <w:webHidden/>
              </w:rPr>
              <w:instrText xml:space="preserve"> PAGEREF _Toc454029404 \h </w:instrText>
            </w:r>
            <w:r w:rsidR="00606058">
              <w:rPr>
                <w:noProof/>
                <w:webHidden/>
              </w:rPr>
            </w:r>
            <w:r w:rsidR="00606058">
              <w:rPr>
                <w:noProof/>
                <w:webHidden/>
              </w:rPr>
              <w:fldChar w:fldCharType="separate"/>
            </w:r>
            <w:r w:rsidR="00F41806">
              <w:rPr>
                <w:noProof/>
                <w:webHidden/>
              </w:rPr>
              <w:t>8</w:t>
            </w:r>
            <w:r w:rsidR="00606058">
              <w:rPr>
                <w:noProof/>
                <w:webHidden/>
              </w:rPr>
              <w:fldChar w:fldCharType="end"/>
            </w:r>
          </w:hyperlink>
        </w:p>
        <w:p w14:paraId="0D08D803" w14:textId="2D684E42"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05" w:history="1">
            <w:r w:rsidR="00606058" w:rsidRPr="00AA0649">
              <w:rPr>
                <w:rStyle w:val="Hyperlink"/>
                <w:noProof/>
              </w:rPr>
              <w:t>2.3.</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Funcionamiento de un crawler</w:t>
            </w:r>
            <w:r w:rsidR="00606058">
              <w:rPr>
                <w:noProof/>
                <w:webHidden/>
              </w:rPr>
              <w:tab/>
            </w:r>
            <w:r w:rsidR="00606058">
              <w:rPr>
                <w:noProof/>
                <w:webHidden/>
              </w:rPr>
              <w:fldChar w:fldCharType="begin"/>
            </w:r>
            <w:r w:rsidR="00606058">
              <w:rPr>
                <w:noProof/>
                <w:webHidden/>
              </w:rPr>
              <w:instrText xml:space="preserve"> PAGEREF _Toc454029405 \h </w:instrText>
            </w:r>
            <w:r w:rsidR="00606058">
              <w:rPr>
                <w:noProof/>
                <w:webHidden/>
              </w:rPr>
            </w:r>
            <w:r w:rsidR="00606058">
              <w:rPr>
                <w:noProof/>
                <w:webHidden/>
              </w:rPr>
              <w:fldChar w:fldCharType="separate"/>
            </w:r>
            <w:r w:rsidR="00F41806">
              <w:rPr>
                <w:noProof/>
                <w:webHidden/>
              </w:rPr>
              <w:t>9</w:t>
            </w:r>
            <w:r w:rsidR="00606058">
              <w:rPr>
                <w:noProof/>
                <w:webHidden/>
              </w:rPr>
              <w:fldChar w:fldCharType="end"/>
            </w:r>
          </w:hyperlink>
        </w:p>
        <w:p w14:paraId="2753AB3B" w14:textId="293DB589"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06" w:history="1">
            <w:r w:rsidR="00606058" w:rsidRPr="00AA0649">
              <w:rPr>
                <w:rStyle w:val="Hyperlink"/>
                <w:noProof/>
              </w:rPr>
              <w:t>2.4.</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Educación</w:t>
            </w:r>
            <w:r w:rsidR="00606058">
              <w:rPr>
                <w:noProof/>
                <w:webHidden/>
              </w:rPr>
              <w:tab/>
            </w:r>
            <w:r w:rsidR="00606058">
              <w:rPr>
                <w:noProof/>
                <w:webHidden/>
              </w:rPr>
              <w:fldChar w:fldCharType="begin"/>
            </w:r>
            <w:r w:rsidR="00606058">
              <w:rPr>
                <w:noProof/>
                <w:webHidden/>
              </w:rPr>
              <w:instrText xml:space="preserve"> PAGEREF _Toc454029406 \h </w:instrText>
            </w:r>
            <w:r w:rsidR="00606058">
              <w:rPr>
                <w:noProof/>
                <w:webHidden/>
              </w:rPr>
            </w:r>
            <w:r w:rsidR="00606058">
              <w:rPr>
                <w:noProof/>
                <w:webHidden/>
              </w:rPr>
              <w:fldChar w:fldCharType="separate"/>
            </w:r>
            <w:r w:rsidR="00F41806">
              <w:rPr>
                <w:noProof/>
                <w:webHidden/>
              </w:rPr>
              <w:t>11</w:t>
            </w:r>
            <w:r w:rsidR="00606058">
              <w:rPr>
                <w:noProof/>
                <w:webHidden/>
              </w:rPr>
              <w:fldChar w:fldCharType="end"/>
            </w:r>
          </w:hyperlink>
        </w:p>
        <w:p w14:paraId="4FDCBC7E" w14:textId="63BEE35D"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07" w:history="1">
            <w:r w:rsidR="00606058" w:rsidRPr="00AA0649">
              <w:rPr>
                <w:rStyle w:val="Hyperlink"/>
                <w:noProof/>
              </w:rPr>
              <w:t>2.5.</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Crawlers famosos</w:t>
            </w:r>
            <w:r w:rsidR="00606058">
              <w:rPr>
                <w:noProof/>
                <w:webHidden/>
              </w:rPr>
              <w:tab/>
            </w:r>
            <w:r w:rsidR="00606058">
              <w:rPr>
                <w:noProof/>
                <w:webHidden/>
              </w:rPr>
              <w:fldChar w:fldCharType="begin"/>
            </w:r>
            <w:r w:rsidR="00606058">
              <w:rPr>
                <w:noProof/>
                <w:webHidden/>
              </w:rPr>
              <w:instrText xml:space="preserve"> PAGEREF _Toc454029407 \h </w:instrText>
            </w:r>
            <w:r w:rsidR="00606058">
              <w:rPr>
                <w:noProof/>
                <w:webHidden/>
              </w:rPr>
            </w:r>
            <w:r w:rsidR="00606058">
              <w:rPr>
                <w:noProof/>
                <w:webHidden/>
              </w:rPr>
              <w:fldChar w:fldCharType="separate"/>
            </w:r>
            <w:r w:rsidR="00F41806">
              <w:rPr>
                <w:noProof/>
                <w:webHidden/>
              </w:rPr>
              <w:t>12</w:t>
            </w:r>
            <w:r w:rsidR="00606058">
              <w:rPr>
                <w:noProof/>
                <w:webHidden/>
              </w:rPr>
              <w:fldChar w:fldCharType="end"/>
            </w:r>
          </w:hyperlink>
        </w:p>
        <w:p w14:paraId="6238013E" w14:textId="09CE048F" w:rsidR="00606058" w:rsidRDefault="00E05725">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4029408" w:history="1">
            <w:r w:rsidR="00606058" w:rsidRPr="00AA0649">
              <w:rPr>
                <w:rStyle w:val="Hyperlink"/>
                <w:noProof/>
              </w:rPr>
              <w:t>3.</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Nutch</w:t>
            </w:r>
            <w:r w:rsidR="00606058">
              <w:rPr>
                <w:noProof/>
                <w:webHidden/>
              </w:rPr>
              <w:tab/>
            </w:r>
            <w:r w:rsidR="00606058">
              <w:rPr>
                <w:noProof/>
                <w:webHidden/>
              </w:rPr>
              <w:fldChar w:fldCharType="begin"/>
            </w:r>
            <w:r w:rsidR="00606058">
              <w:rPr>
                <w:noProof/>
                <w:webHidden/>
              </w:rPr>
              <w:instrText xml:space="preserve"> PAGEREF _Toc454029408 \h </w:instrText>
            </w:r>
            <w:r w:rsidR="00606058">
              <w:rPr>
                <w:noProof/>
                <w:webHidden/>
              </w:rPr>
            </w:r>
            <w:r w:rsidR="00606058">
              <w:rPr>
                <w:noProof/>
                <w:webHidden/>
              </w:rPr>
              <w:fldChar w:fldCharType="separate"/>
            </w:r>
            <w:r w:rsidR="00F41806">
              <w:rPr>
                <w:noProof/>
                <w:webHidden/>
              </w:rPr>
              <w:t>14</w:t>
            </w:r>
            <w:r w:rsidR="00606058">
              <w:rPr>
                <w:noProof/>
                <w:webHidden/>
              </w:rPr>
              <w:fldChar w:fldCharType="end"/>
            </w:r>
          </w:hyperlink>
        </w:p>
        <w:p w14:paraId="19948EB4" w14:textId="4EF60A14"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09" w:history="1">
            <w:r w:rsidR="00606058" w:rsidRPr="00AA0649">
              <w:rPr>
                <w:rStyle w:val="Hyperlink"/>
                <w:noProof/>
              </w:rPr>
              <w:t>3.1.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Estructura</w:t>
            </w:r>
            <w:r w:rsidR="00606058">
              <w:rPr>
                <w:noProof/>
                <w:webHidden/>
              </w:rPr>
              <w:tab/>
            </w:r>
            <w:r w:rsidR="00606058">
              <w:rPr>
                <w:noProof/>
                <w:webHidden/>
              </w:rPr>
              <w:fldChar w:fldCharType="begin"/>
            </w:r>
            <w:r w:rsidR="00606058">
              <w:rPr>
                <w:noProof/>
                <w:webHidden/>
              </w:rPr>
              <w:instrText xml:space="preserve"> PAGEREF _Toc454029409 \h </w:instrText>
            </w:r>
            <w:r w:rsidR="00606058">
              <w:rPr>
                <w:noProof/>
                <w:webHidden/>
              </w:rPr>
            </w:r>
            <w:r w:rsidR="00606058">
              <w:rPr>
                <w:noProof/>
                <w:webHidden/>
              </w:rPr>
              <w:fldChar w:fldCharType="separate"/>
            </w:r>
            <w:r w:rsidR="00F41806">
              <w:rPr>
                <w:noProof/>
                <w:webHidden/>
              </w:rPr>
              <w:t>14</w:t>
            </w:r>
            <w:r w:rsidR="00606058">
              <w:rPr>
                <w:noProof/>
                <w:webHidden/>
              </w:rPr>
              <w:fldChar w:fldCharType="end"/>
            </w:r>
          </w:hyperlink>
        </w:p>
        <w:p w14:paraId="7333476F" w14:textId="676CEBE3"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10" w:history="1">
            <w:r w:rsidR="00606058" w:rsidRPr="00AA0649">
              <w:rPr>
                <w:rStyle w:val="Hyperlink"/>
                <w:noProof/>
              </w:rPr>
              <w:t>3.2.</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Principales componentes</w:t>
            </w:r>
            <w:r w:rsidR="00606058">
              <w:rPr>
                <w:noProof/>
                <w:webHidden/>
              </w:rPr>
              <w:tab/>
            </w:r>
            <w:r w:rsidR="00606058">
              <w:rPr>
                <w:noProof/>
                <w:webHidden/>
              </w:rPr>
              <w:fldChar w:fldCharType="begin"/>
            </w:r>
            <w:r w:rsidR="00606058">
              <w:rPr>
                <w:noProof/>
                <w:webHidden/>
              </w:rPr>
              <w:instrText xml:space="preserve"> PAGEREF _Toc454029410 \h </w:instrText>
            </w:r>
            <w:r w:rsidR="00606058">
              <w:rPr>
                <w:noProof/>
                <w:webHidden/>
              </w:rPr>
            </w:r>
            <w:r w:rsidR="00606058">
              <w:rPr>
                <w:noProof/>
                <w:webHidden/>
              </w:rPr>
              <w:fldChar w:fldCharType="separate"/>
            </w:r>
            <w:r w:rsidR="00F41806">
              <w:rPr>
                <w:noProof/>
                <w:webHidden/>
              </w:rPr>
              <w:t>15</w:t>
            </w:r>
            <w:r w:rsidR="00606058">
              <w:rPr>
                <w:noProof/>
                <w:webHidden/>
              </w:rPr>
              <w:fldChar w:fldCharType="end"/>
            </w:r>
          </w:hyperlink>
        </w:p>
        <w:p w14:paraId="1148686F" w14:textId="685DAE39"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11" w:history="1">
            <w:r w:rsidR="00606058" w:rsidRPr="00AA0649">
              <w:rPr>
                <w:rStyle w:val="Hyperlink"/>
                <w:noProof/>
              </w:rPr>
              <w:t>3.3.</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Flujo principal de Nutch</w:t>
            </w:r>
            <w:r w:rsidR="00606058">
              <w:rPr>
                <w:noProof/>
                <w:webHidden/>
              </w:rPr>
              <w:tab/>
            </w:r>
            <w:r w:rsidR="00606058">
              <w:rPr>
                <w:noProof/>
                <w:webHidden/>
              </w:rPr>
              <w:fldChar w:fldCharType="begin"/>
            </w:r>
            <w:r w:rsidR="00606058">
              <w:rPr>
                <w:noProof/>
                <w:webHidden/>
              </w:rPr>
              <w:instrText xml:space="preserve"> PAGEREF _Toc454029411 \h </w:instrText>
            </w:r>
            <w:r w:rsidR="00606058">
              <w:rPr>
                <w:noProof/>
                <w:webHidden/>
              </w:rPr>
            </w:r>
            <w:r w:rsidR="00606058">
              <w:rPr>
                <w:noProof/>
                <w:webHidden/>
              </w:rPr>
              <w:fldChar w:fldCharType="separate"/>
            </w:r>
            <w:r w:rsidR="00F41806">
              <w:rPr>
                <w:noProof/>
                <w:webHidden/>
              </w:rPr>
              <w:t>17</w:t>
            </w:r>
            <w:r w:rsidR="00606058">
              <w:rPr>
                <w:noProof/>
                <w:webHidden/>
              </w:rPr>
              <w:fldChar w:fldCharType="end"/>
            </w:r>
          </w:hyperlink>
        </w:p>
        <w:p w14:paraId="21DB2E96" w14:textId="0EA29D6D"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12" w:history="1">
            <w:r w:rsidR="00606058" w:rsidRPr="00AA0649">
              <w:rPr>
                <w:rStyle w:val="Hyperlink"/>
                <w:noProof/>
              </w:rPr>
              <w:t>3.3.1.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Inject</w:t>
            </w:r>
            <w:r w:rsidR="00606058">
              <w:rPr>
                <w:noProof/>
                <w:webHidden/>
              </w:rPr>
              <w:tab/>
            </w:r>
            <w:r w:rsidR="00606058">
              <w:rPr>
                <w:noProof/>
                <w:webHidden/>
              </w:rPr>
              <w:fldChar w:fldCharType="begin"/>
            </w:r>
            <w:r w:rsidR="00606058">
              <w:rPr>
                <w:noProof/>
                <w:webHidden/>
              </w:rPr>
              <w:instrText xml:space="preserve"> PAGEREF _Toc454029412 \h </w:instrText>
            </w:r>
            <w:r w:rsidR="00606058">
              <w:rPr>
                <w:noProof/>
                <w:webHidden/>
              </w:rPr>
            </w:r>
            <w:r w:rsidR="00606058">
              <w:rPr>
                <w:noProof/>
                <w:webHidden/>
              </w:rPr>
              <w:fldChar w:fldCharType="separate"/>
            </w:r>
            <w:r w:rsidR="00F41806">
              <w:rPr>
                <w:noProof/>
                <w:webHidden/>
              </w:rPr>
              <w:t>17</w:t>
            </w:r>
            <w:r w:rsidR="00606058">
              <w:rPr>
                <w:noProof/>
                <w:webHidden/>
              </w:rPr>
              <w:fldChar w:fldCharType="end"/>
            </w:r>
          </w:hyperlink>
        </w:p>
        <w:p w14:paraId="7096F62C" w14:textId="755C93FB"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13" w:history="1">
            <w:r w:rsidR="00606058" w:rsidRPr="00AA0649">
              <w:rPr>
                <w:rStyle w:val="Hyperlink"/>
                <w:noProof/>
              </w:rPr>
              <w:t>3.3.2.</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Generate</w:t>
            </w:r>
            <w:r w:rsidR="00606058">
              <w:rPr>
                <w:noProof/>
                <w:webHidden/>
              </w:rPr>
              <w:tab/>
            </w:r>
            <w:r w:rsidR="00606058">
              <w:rPr>
                <w:noProof/>
                <w:webHidden/>
              </w:rPr>
              <w:fldChar w:fldCharType="begin"/>
            </w:r>
            <w:r w:rsidR="00606058">
              <w:rPr>
                <w:noProof/>
                <w:webHidden/>
              </w:rPr>
              <w:instrText xml:space="preserve"> PAGEREF _Toc454029413 \h </w:instrText>
            </w:r>
            <w:r w:rsidR="00606058">
              <w:rPr>
                <w:noProof/>
                <w:webHidden/>
              </w:rPr>
            </w:r>
            <w:r w:rsidR="00606058">
              <w:rPr>
                <w:noProof/>
                <w:webHidden/>
              </w:rPr>
              <w:fldChar w:fldCharType="separate"/>
            </w:r>
            <w:r w:rsidR="00F41806">
              <w:rPr>
                <w:noProof/>
                <w:webHidden/>
              </w:rPr>
              <w:t>17</w:t>
            </w:r>
            <w:r w:rsidR="00606058">
              <w:rPr>
                <w:noProof/>
                <w:webHidden/>
              </w:rPr>
              <w:fldChar w:fldCharType="end"/>
            </w:r>
          </w:hyperlink>
        </w:p>
        <w:p w14:paraId="6A6EF356" w14:textId="2A8A6125"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14" w:history="1">
            <w:r w:rsidR="00606058" w:rsidRPr="00AA0649">
              <w:rPr>
                <w:rStyle w:val="Hyperlink"/>
                <w:noProof/>
              </w:rPr>
              <w:t>3.3.3.</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Fetch</w:t>
            </w:r>
            <w:r w:rsidR="00606058">
              <w:rPr>
                <w:noProof/>
                <w:webHidden/>
              </w:rPr>
              <w:tab/>
            </w:r>
            <w:r w:rsidR="00606058">
              <w:rPr>
                <w:noProof/>
                <w:webHidden/>
              </w:rPr>
              <w:fldChar w:fldCharType="begin"/>
            </w:r>
            <w:r w:rsidR="00606058">
              <w:rPr>
                <w:noProof/>
                <w:webHidden/>
              </w:rPr>
              <w:instrText xml:space="preserve"> PAGEREF _Toc454029414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3D7A2619" w14:textId="1935CAC8"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15" w:history="1">
            <w:r w:rsidR="00606058" w:rsidRPr="00AA0649">
              <w:rPr>
                <w:rStyle w:val="Hyperlink"/>
                <w:noProof/>
              </w:rPr>
              <w:t>3.3.4.</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Parse</w:t>
            </w:r>
            <w:r w:rsidR="00606058">
              <w:rPr>
                <w:noProof/>
                <w:webHidden/>
              </w:rPr>
              <w:tab/>
            </w:r>
            <w:r w:rsidR="00606058">
              <w:rPr>
                <w:noProof/>
                <w:webHidden/>
              </w:rPr>
              <w:fldChar w:fldCharType="begin"/>
            </w:r>
            <w:r w:rsidR="00606058">
              <w:rPr>
                <w:noProof/>
                <w:webHidden/>
              </w:rPr>
              <w:instrText xml:space="preserve"> PAGEREF _Toc454029415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12147097" w14:textId="08B6E629"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16" w:history="1">
            <w:r w:rsidR="00606058" w:rsidRPr="00AA0649">
              <w:rPr>
                <w:rStyle w:val="Hyperlink"/>
                <w:noProof/>
              </w:rPr>
              <w:t>3.3.5.</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UpdateDb</w:t>
            </w:r>
            <w:r w:rsidR="00606058">
              <w:rPr>
                <w:noProof/>
                <w:webHidden/>
              </w:rPr>
              <w:tab/>
            </w:r>
            <w:r w:rsidR="00606058">
              <w:rPr>
                <w:noProof/>
                <w:webHidden/>
              </w:rPr>
              <w:fldChar w:fldCharType="begin"/>
            </w:r>
            <w:r w:rsidR="00606058">
              <w:rPr>
                <w:noProof/>
                <w:webHidden/>
              </w:rPr>
              <w:instrText xml:space="preserve"> PAGEREF _Toc454029416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35300CB9" w14:textId="3951BAD1"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17" w:history="1">
            <w:r w:rsidR="00606058" w:rsidRPr="00AA0649">
              <w:rPr>
                <w:rStyle w:val="Hyperlink"/>
                <w:noProof/>
              </w:rPr>
              <w:t>3.3.6.</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Index</w:t>
            </w:r>
            <w:r w:rsidR="00606058">
              <w:rPr>
                <w:noProof/>
                <w:webHidden/>
              </w:rPr>
              <w:tab/>
            </w:r>
            <w:r w:rsidR="00606058">
              <w:rPr>
                <w:noProof/>
                <w:webHidden/>
              </w:rPr>
              <w:fldChar w:fldCharType="begin"/>
            </w:r>
            <w:r w:rsidR="00606058">
              <w:rPr>
                <w:noProof/>
                <w:webHidden/>
              </w:rPr>
              <w:instrText xml:space="preserve"> PAGEREF _Toc454029417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0F64F412" w14:textId="27A747C5"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18" w:history="1">
            <w:r w:rsidR="00606058" w:rsidRPr="00AA0649">
              <w:rPr>
                <w:rStyle w:val="Hyperlink"/>
                <w:noProof/>
              </w:rPr>
              <w:t>3.4.</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Map-Reduce</w:t>
            </w:r>
            <w:r w:rsidR="00606058">
              <w:rPr>
                <w:noProof/>
                <w:webHidden/>
              </w:rPr>
              <w:tab/>
            </w:r>
            <w:r w:rsidR="00606058">
              <w:rPr>
                <w:noProof/>
                <w:webHidden/>
              </w:rPr>
              <w:fldChar w:fldCharType="begin"/>
            </w:r>
            <w:r w:rsidR="00606058">
              <w:rPr>
                <w:noProof/>
                <w:webHidden/>
              </w:rPr>
              <w:instrText xml:space="preserve"> PAGEREF _Toc454029418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2EF4085E" w14:textId="5E11ECD0"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19" w:history="1">
            <w:r w:rsidR="00606058" w:rsidRPr="00AA0649">
              <w:rPr>
                <w:rStyle w:val="Hyperlink"/>
                <w:noProof/>
              </w:rPr>
              <w:t>3.5.</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Puntos de extensión</w:t>
            </w:r>
            <w:r w:rsidR="00606058">
              <w:rPr>
                <w:noProof/>
                <w:webHidden/>
              </w:rPr>
              <w:tab/>
            </w:r>
            <w:r w:rsidR="00606058">
              <w:rPr>
                <w:noProof/>
                <w:webHidden/>
              </w:rPr>
              <w:fldChar w:fldCharType="begin"/>
            </w:r>
            <w:r w:rsidR="00606058">
              <w:rPr>
                <w:noProof/>
                <w:webHidden/>
              </w:rPr>
              <w:instrText xml:space="preserve"> PAGEREF _Toc454029419 \h </w:instrText>
            </w:r>
            <w:r w:rsidR="00606058">
              <w:rPr>
                <w:noProof/>
                <w:webHidden/>
              </w:rPr>
            </w:r>
            <w:r w:rsidR="00606058">
              <w:rPr>
                <w:noProof/>
                <w:webHidden/>
              </w:rPr>
              <w:fldChar w:fldCharType="separate"/>
            </w:r>
            <w:r w:rsidR="00F41806">
              <w:rPr>
                <w:noProof/>
                <w:webHidden/>
              </w:rPr>
              <w:t>18</w:t>
            </w:r>
            <w:r w:rsidR="00606058">
              <w:rPr>
                <w:noProof/>
                <w:webHidden/>
              </w:rPr>
              <w:fldChar w:fldCharType="end"/>
            </w:r>
          </w:hyperlink>
        </w:p>
        <w:p w14:paraId="62F1CFF8" w14:textId="32A42A5C"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20" w:history="1">
            <w:r w:rsidR="00606058" w:rsidRPr="00AA0649">
              <w:rPr>
                <w:rStyle w:val="Hyperlink"/>
                <w:noProof/>
              </w:rPr>
              <w:t>3.6.</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Compilación de Nutch</w:t>
            </w:r>
            <w:r w:rsidR="00606058">
              <w:rPr>
                <w:noProof/>
                <w:webHidden/>
              </w:rPr>
              <w:tab/>
            </w:r>
            <w:r w:rsidR="00606058">
              <w:rPr>
                <w:noProof/>
                <w:webHidden/>
              </w:rPr>
              <w:fldChar w:fldCharType="begin"/>
            </w:r>
            <w:r w:rsidR="00606058">
              <w:rPr>
                <w:noProof/>
                <w:webHidden/>
              </w:rPr>
              <w:instrText xml:space="preserve"> PAGEREF _Toc454029420 \h </w:instrText>
            </w:r>
            <w:r w:rsidR="00606058">
              <w:rPr>
                <w:noProof/>
                <w:webHidden/>
              </w:rPr>
            </w:r>
            <w:r w:rsidR="00606058">
              <w:rPr>
                <w:noProof/>
                <w:webHidden/>
              </w:rPr>
              <w:fldChar w:fldCharType="separate"/>
            </w:r>
            <w:r w:rsidR="00F41806">
              <w:rPr>
                <w:noProof/>
                <w:webHidden/>
              </w:rPr>
              <w:t>19</w:t>
            </w:r>
            <w:r w:rsidR="00606058">
              <w:rPr>
                <w:noProof/>
                <w:webHidden/>
              </w:rPr>
              <w:fldChar w:fldCharType="end"/>
            </w:r>
          </w:hyperlink>
        </w:p>
        <w:p w14:paraId="71C4446B" w14:textId="33FF8B76"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21" w:history="1">
            <w:r w:rsidR="00606058" w:rsidRPr="00AA0649">
              <w:rPr>
                <w:rStyle w:val="Hyperlink"/>
                <w:noProof/>
              </w:rPr>
              <w:t>3.7.</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Configuración de Nutch</w:t>
            </w:r>
            <w:r w:rsidR="00606058">
              <w:rPr>
                <w:noProof/>
                <w:webHidden/>
              </w:rPr>
              <w:tab/>
            </w:r>
            <w:r w:rsidR="00606058">
              <w:rPr>
                <w:noProof/>
                <w:webHidden/>
              </w:rPr>
              <w:fldChar w:fldCharType="begin"/>
            </w:r>
            <w:r w:rsidR="00606058">
              <w:rPr>
                <w:noProof/>
                <w:webHidden/>
              </w:rPr>
              <w:instrText xml:space="preserve"> PAGEREF _Toc454029421 \h </w:instrText>
            </w:r>
            <w:r w:rsidR="00606058">
              <w:rPr>
                <w:noProof/>
                <w:webHidden/>
              </w:rPr>
            </w:r>
            <w:r w:rsidR="00606058">
              <w:rPr>
                <w:noProof/>
                <w:webHidden/>
              </w:rPr>
              <w:fldChar w:fldCharType="separate"/>
            </w:r>
            <w:r w:rsidR="00F41806">
              <w:rPr>
                <w:noProof/>
                <w:webHidden/>
              </w:rPr>
              <w:t>19</w:t>
            </w:r>
            <w:r w:rsidR="00606058">
              <w:rPr>
                <w:noProof/>
                <w:webHidden/>
              </w:rPr>
              <w:fldChar w:fldCharType="end"/>
            </w:r>
          </w:hyperlink>
        </w:p>
        <w:p w14:paraId="1181A938" w14:textId="2DF7D058"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22" w:history="1">
            <w:r w:rsidR="00606058" w:rsidRPr="00AA0649">
              <w:rPr>
                <w:rStyle w:val="Hyperlink"/>
                <w:noProof/>
              </w:rPr>
              <w:t>3.7.1.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Parámetros de configuración</w:t>
            </w:r>
            <w:r w:rsidR="00606058">
              <w:rPr>
                <w:noProof/>
                <w:webHidden/>
              </w:rPr>
              <w:tab/>
            </w:r>
            <w:r w:rsidR="00606058">
              <w:rPr>
                <w:noProof/>
                <w:webHidden/>
              </w:rPr>
              <w:fldChar w:fldCharType="begin"/>
            </w:r>
            <w:r w:rsidR="00606058">
              <w:rPr>
                <w:noProof/>
                <w:webHidden/>
              </w:rPr>
              <w:instrText xml:space="preserve"> PAGEREF _Toc454029422 \h </w:instrText>
            </w:r>
            <w:r w:rsidR="00606058">
              <w:rPr>
                <w:noProof/>
                <w:webHidden/>
              </w:rPr>
            </w:r>
            <w:r w:rsidR="00606058">
              <w:rPr>
                <w:noProof/>
                <w:webHidden/>
              </w:rPr>
              <w:fldChar w:fldCharType="separate"/>
            </w:r>
            <w:r w:rsidR="00F41806">
              <w:rPr>
                <w:noProof/>
                <w:webHidden/>
              </w:rPr>
              <w:t>20</w:t>
            </w:r>
            <w:r w:rsidR="00606058">
              <w:rPr>
                <w:noProof/>
                <w:webHidden/>
              </w:rPr>
              <w:fldChar w:fldCharType="end"/>
            </w:r>
          </w:hyperlink>
        </w:p>
        <w:p w14:paraId="364595FF" w14:textId="0A678AEA"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23" w:history="1">
            <w:r w:rsidR="00606058" w:rsidRPr="00AA0649">
              <w:rPr>
                <w:rStyle w:val="Hyperlink"/>
                <w:noProof/>
              </w:rPr>
              <w:t>3.7.2.</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Parámetros propios</w:t>
            </w:r>
            <w:r w:rsidR="00606058">
              <w:rPr>
                <w:noProof/>
                <w:webHidden/>
              </w:rPr>
              <w:tab/>
            </w:r>
            <w:r w:rsidR="00606058">
              <w:rPr>
                <w:noProof/>
                <w:webHidden/>
              </w:rPr>
              <w:fldChar w:fldCharType="begin"/>
            </w:r>
            <w:r w:rsidR="00606058">
              <w:rPr>
                <w:noProof/>
                <w:webHidden/>
              </w:rPr>
              <w:instrText xml:space="preserve"> PAGEREF _Toc454029423 \h </w:instrText>
            </w:r>
            <w:r w:rsidR="00606058">
              <w:rPr>
                <w:noProof/>
                <w:webHidden/>
              </w:rPr>
            </w:r>
            <w:r w:rsidR="00606058">
              <w:rPr>
                <w:noProof/>
                <w:webHidden/>
              </w:rPr>
              <w:fldChar w:fldCharType="separate"/>
            </w:r>
            <w:r w:rsidR="00F41806">
              <w:rPr>
                <w:noProof/>
                <w:webHidden/>
              </w:rPr>
              <w:t>20</w:t>
            </w:r>
            <w:r w:rsidR="00606058">
              <w:rPr>
                <w:noProof/>
                <w:webHidden/>
              </w:rPr>
              <w:fldChar w:fldCharType="end"/>
            </w:r>
          </w:hyperlink>
        </w:p>
        <w:p w14:paraId="26982A82" w14:textId="236BC3FB" w:rsidR="00606058" w:rsidRDefault="00E05725">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4029424" w:history="1">
            <w:r w:rsidR="00606058" w:rsidRPr="00AA0649">
              <w:rPr>
                <w:rStyle w:val="Hyperlink"/>
                <w:noProof/>
              </w:rPr>
              <w:t>4.</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GeoCrawler</w:t>
            </w:r>
            <w:r w:rsidR="00606058">
              <w:rPr>
                <w:noProof/>
                <w:webHidden/>
              </w:rPr>
              <w:tab/>
            </w:r>
            <w:r w:rsidR="00606058">
              <w:rPr>
                <w:noProof/>
                <w:webHidden/>
              </w:rPr>
              <w:fldChar w:fldCharType="begin"/>
            </w:r>
            <w:r w:rsidR="00606058">
              <w:rPr>
                <w:noProof/>
                <w:webHidden/>
              </w:rPr>
              <w:instrText xml:space="preserve"> PAGEREF _Toc454029424 \h </w:instrText>
            </w:r>
            <w:r w:rsidR="00606058">
              <w:rPr>
                <w:noProof/>
                <w:webHidden/>
              </w:rPr>
            </w:r>
            <w:r w:rsidR="00606058">
              <w:rPr>
                <w:noProof/>
                <w:webHidden/>
              </w:rPr>
              <w:fldChar w:fldCharType="separate"/>
            </w:r>
            <w:r w:rsidR="00F41806">
              <w:rPr>
                <w:noProof/>
                <w:webHidden/>
              </w:rPr>
              <w:t>21</w:t>
            </w:r>
            <w:r w:rsidR="00606058">
              <w:rPr>
                <w:noProof/>
                <w:webHidden/>
              </w:rPr>
              <w:fldChar w:fldCharType="end"/>
            </w:r>
          </w:hyperlink>
        </w:p>
        <w:p w14:paraId="36A39305" w14:textId="53B1A418"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25" w:history="1">
            <w:r w:rsidR="00606058" w:rsidRPr="00AA0649">
              <w:rPr>
                <w:rStyle w:val="Hyperlink"/>
                <w:noProof/>
              </w:rPr>
              <w:t>4.1.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Documentos OGC</w:t>
            </w:r>
            <w:r w:rsidR="00606058">
              <w:rPr>
                <w:noProof/>
                <w:webHidden/>
              </w:rPr>
              <w:tab/>
            </w:r>
            <w:r w:rsidR="00606058">
              <w:rPr>
                <w:noProof/>
                <w:webHidden/>
              </w:rPr>
              <w:fldChar w:fldCharType="begin"/>
            </w:r>
            <w:r w:rsidR="00606058">
              <w:rPr>
                <w:noProof/>
                <w:webHidden/>
              </w:rPr>
              <w:instrText xml:space="preserve"> PAGEREF _Toc454029425 \h </w:instrText>
            </w:r>
            <w:r w:rsidR="00606058">
              <w:rPr>
                <w:noProof/>
                <w:webHidden/>
              </w:rPr>
            </w:r>
            <w:r w:rsidR="00606058">
              <w:rPr>
                <w:noProof/>
                <w:webHidden/>
              </w:rPr>
              <w:fldChar w:fldCharType="separate"/>
            </w:r>
            <w:r w:rsidR="00F41806">
              <w:rPr>
                <w:noProof/>
                <w:webHidden/>
              </w:rPr>
              <w:t>21</w:t>
            </w:r>
            <w:r w:rsidR="00606058">
              <w:rPr>
                <w:noProof/>
                <w:webHidden/>
              </w:rPr>
              <w:fldChar w:fldCharType="end"/>
            </w:r>
          </w:hyperlink>
        </w:p>
        <w:p w14:paraId="3C4BFFD5" w14:textId="1C474E96"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26" w:history="1">
            <w:r w:rsidR="00606058" w:rsidRPr="00AA0649">
              <w:rPr>
                <w:rStyle w:val="Hyperlink"/>
                <w:noProof/>
                <w:lang w:val="en-US"/>
              </w:rPr>
              <w:t>4.2.</w:t>
            </w:r>
            <w:r w:rsidR="00606058">
              <w:rPr>
                <w:rFonts w:asciiTheme="minorHAnsi" w:eastAsiaTheme="minorEastAsia" w:hAnsiTheme="minorHAnsi" w:cstheme="minorBidi"/>
                <w:noProof/>
                <w:sz w:val="22"/>
                <w:szCs w:val="22"/>
                <w:lang w:val="es-ES" w:eastAsia="es-ES"/>
              </w:rPr>
              <w:tab/>
            </w:r>
            <w:r w:rsidR="00606058" w:rsidRPr="00AA0649">
              <w:rPr>
                <w:rStyle w:val="Hyperlink"/>
                <w:noProof/>
                <w:lang w:val="en-US"/>
              </w:rPr>
              <w:t>Modificaciones</w:t>
            </w:r>
            <w:r w:rsidR="00606058">
              <w:rPr>
                <w:noProof/>
                <w:webHidden/>
              </w:rPr>
              <w:tab/>
            </w:r>
            <w:r w:rsidR="00606058">
              <w:rPr>
                <w:noProof/>
                <w:webHidden/>
              </w:rPr>
              <w:fldChar w:fldCharType="begin"/>
            </w:r>
            <w:r w:rsidR="00606058">
              <w:rPr>
                <w:noProof/>
                <w:webHidden/>
              </w:rPr>
              <w:instrText xml:space="preserve"> PAGEREF _Toc454029426 \h </w:instrText>
            </w:r>
            <w:r w:rsidR="00606058">
              <w:rPr>
                <w:noProof/>
                <w:webHidden/>
              </w:rPr>
            </w:r>
            <w:r w:rsidR="00606058">
              <w:rPr>
                <w:noProof/>
                <w:webHidden/>
              </w:rPr>
              <w:fldChar w:fldCharType="separate"/>
            </w:r>
            <w:r w:rsidR="00F41806">
              <w:rPr>
                <w:noProof/>
                <w:webHidden/>
              </w:rPr>
              <w:t>21</w:t>
            </w:r>
            <w:r w:rsidR="00606058">
              <w:rPr>
                <w:noProof/>
                <w:webHidden/>
              </w:rPr>
              <w:fldChar w:fldCharType="end"/>
            </w:r>
          </w:hyperlink>
        </w:p>
        <w:p w14:paraId="4AA26020" w14:textId="3B6A450F"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27" w:history="1">
            <w:r w:rsidR="00606058" w:rsidRPr="00AA0649">
              <w:rPr>
                <w:rStyle w:val="Hyperlink"/>
                <w:noProof/>
              </w:rPr>
              <w:t>4.2.1.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OgcParseFilter</w:t>
            </w:r>
            <w:r w:rsidR="00606058">
              <w:rPr>
                <w:noProof/>
                <w:webHidden/>
              </w:rPr>
              <w:tab/>
            </w:r>
            <w:r w:rsidR="00606058">
              <w:rPr>
                <w:noProof/>
                <w:webHidden/>
              </w:rPr>
              <w:fldChar w:fldCharType="begin"/>
            </w:r>
            <w:r w:rsidR="00606058">
              <w:rPr>
                <w:noProof/>
                <w:webHidden/>
              </w:rPr>
              <w:instrText xml:space="preserve"> PAGEREF _Toc454029427 \h </w:instrText>
            </w:r>
            <w:r w:rsidR="00606058">
              <w:rPr>
                <w:noProof/>
                <w:webHidden/>
              </w:rPr>
            </w:r>
            <w:r w:rsidR="00606058">
              <w:rPr>
                <w:noProof/>
                <w:webHidden/>
              </w:rPr>
              <w:fldChar w:fldCharType="separate"/>
            </w:r>
            <w:r w:rsidR="00F41806">
              <w:rPr>
                <w:noProof/>
                <w:webHidden/>
              </w:rPr>
              <w:t>22</w:t>
            </w:r>
            <w:r w:rsidR="00606058">
              <w:rPr>
                <w:noProof/>
                <w:webHidden/>
              </w:rPr>
              <w:fldChar w:fldCharType="end"/>
            </w:r>
          </w:hyperlink>
        </w:p>
        <w:p w14:paraId="524E8BFB" w14:textId="4160C4F0"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28" w:history="1">
            <w:r w:rsidR="00606058" w:rsidRPr="00AA0649">
              <w:rPr>
                <w:rStyle w:val="Hyperlink"/>
                <w:noProof/>
              </w:rPr>
              <w:t>4.2.2.</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OgcIndexingFilter</w:t>
            </w:r>
            <w:r w:rsidR="00606058">
              <w:rPr>
                <w:noProof/>
                <w:webHidden/>
              </w:rPr>
              <w:tab/>
            </w:r>
            <w:r w:rsidR="00606058">
              <w:rPr>
                <w:noProof/>
                <w:webHidden/>
              </w:rPr>
              <w:fldChar w:fldCharType="begin"/>
            </w:r>
            <w:r w:rsidR="00606058">
              <w:rPr>
                <w:noProof/>
                <w:webHidden/>
              </w:rPr>
              <w:instrText xml:space="preserve"> PAGEREF _Toc454029428 \h </w:instrText>
            </w:r>
            <w:r w:rsidR="00606058">
              <w:rPr>
                <w:noProof/>
                <w:webHidden/>
              </w:rPr>
            </w:r>
            <w:r w:rsidR="00606058">
              <w:rPr>
                <w:noProof/>
                <w:webHidden/>
              </w:rPr>
              <w:fldChar w:fldCharType="separate"/>
            </w:r>
            <w:r w:rsidR="00F41806">
              <w:rPr>
                <w:noProof/>
                <w:webHidden/>
              </w:rPr>
              <w:t>27</w:t>
            </w:r>
            <w:r w:rsidR="00606058">
              <w:rPr>
                <w:noProof/>
                <w:webHidden/>
              </w:rPr>
              <w:fldChar w:fldCharType="end"/>
            </w:r>
          </w:hyperlink>
        </w:p>
        <w:p w14:paraId="2A5D0CA7" w14:textId="3BF3B56C"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29" w:history="1">
            <w:r w:rsidR="00606058" w:rsidRPr="00AA0649">
              <w:rPr>
                <w:rStyle w:val="Hyperlink"/>
                <w:noProof/>
              </w:rPr>
              <w:t>4.2.3.</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SharkScoringFilter</w:t>
            </w:r>
            <w:r w:rsidR="00606058">
              <w:rPr>
                <w:noProof/>
                <w:webHidden/>
              </w:rPr>
              <w:tab/>
            </w:r>
            <w:r w:rsidR="00606058">
              <w:rPr>
                <w:noProof/>
                <w:webHidden/>
              </w:rPr>
              <w:fldChar w:fldCharType="begin"/>
            </w:r>
            <w:r w:rsidR="00606058">
              <w:rPr>
                <w:noProof/>
                <w:webHidden/>
              </w:rPr>
              <w:instrText xml:space="preserve"> PAGEREF _Toc454029429 \h </w:instrText>
            </w:r>
            <w:r w:rsidR="00606058">
              <w:rPr>
                <w:noProof/>
                <w:webHidden/>
              </w:rPr>
            </w:r>
            <w:r w:rsidR="00606058">
              <w:rPr>
                <w:noProof/>
                <w:webHidden/>
              </w:rPr>
              <w:fldChar w:fldCharType="separate"/>
            </w:r>
            <w:r w:rsidR="00F41806">
              <w:rPr>
                <w:noProof/>
                <w:webHidden/>
              </w:rPr>
              <w:t>29</w:t>
            </w:r>
            <w:r w:rsidR="00606058">
              <w:rPr>
                <w:noProof/>
                <w:webHidden/>
              </w:rPr>
              <w:fldChar w:fldCharType="end"/>
            </w:r>
          </w:hyperlink>
        </w:p>
        <w:p w14:paraId="4EBB2ECB" w14:textId="4EC0C301" w:rsidR="00606058" w:rsidRDefault="00E05725">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4029430" w:history="1">
            <w:r w:rsidR="00606058" w:rsidRPr="00AA0649">
              <w:rPr>
                <w:rStyle w:val="Hyperlink"/>
                <w:noProof/>
              </w:rPr>
              <w:t>4.2.4.</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OgcIndexWriter</w:t>
            </w:r>
            <w:r w:rsidR="00606058">
              <w:rPr>
                <w:noProof/>
                <w:webHidden/>
              </w:rPr>
              <w:tab/>
            </w:r>
            <w:r w:rsidR="00606058">
              <w:rPr>
                <w:noProof/>
                <w:webHidden/>
              </w:rPr>
              <w:fldChar w:fldCharType="begin"/>
            </w:r>
            <w:r w:rsidR="00606058">
              <w:rPr>
                <w:noProof/>
                <w:webHidden/>
              </w:rPr>
              <w:instrText xml:space="preserve"> PAGEREF _Toc454029430 \h </w:instrText>
            </w:r>
            <w:r w:rsidR="00606058">
              <w:rPr>
                <w:noProof/>
                <w:webHidden/>
              </w:rPr>
            </w:r>
            <w:r w:rsidR="00606058">
              <w:rPr>
                <w:noProof/>
                <w:webHidden/>
              </w:rPr>
              <w:fldChar w:fldCharType="separate"/>
            </w:r>
            <w:r w:rsidR="00F41806">
              <w:rPr>
                <w:noProof/>
                <w:webHidden/>
              </w:rPr>
              <w:t>33</w:t>
            </w:r>
            <w:r w:rsidR="00606058">
              <w:rPr>
                <w:noProof/>
                <w:webHidden/>
              </w:rPr>
              <w:fldChar w:fldCharType="end"/>
            </w:r>
          </w:hyperlink>
        </w:p>
        <w:p w14:paraId="7DFF1090" w14:textId="7F5734F9"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31" w:history="1">
            <w:r w:rsidR="00606058" w:rsidRPr="00AA0649">
              <w:rPr>
                <w:rStyle w:val="Hyperlink"/>
                <w:noProof/>
                <w:lang w:val="es-ES"/>
              </w:rPr>
              <w:t>4.3.</w:t>
            </w:r>
            <w:r w:rsidR="00606058">
              <w:rPr>
                <w:rFonts w:asciiTheme="minorHAnsi" w:eastAsiaTheme="minorEastAsia" w:hAnsiTheme="minorHAnsi" w:cstheme="minorBidi"/>
                <w:noProof/>
                <w:sz w:val="22"/>
                <w:szCs w:val="22"/>
                <w:lang w:val="es-ES" w:eastAsia="es-ES"/>
              </w:rPr>
              <w:tab/>
            </w:r>
            <w:r w:rsidR="00606058" w:rsidRPr="00AA0649">
              <w:rPr>
                <w:rStyle w:val="Hyperlink"/>
                <w:noProof/>
                <w:lang w:val="es-ES"/>
              </w:rPr>
              <w:t>Algoritmo búsqueda</w:t>
            </w:r>
            <w:r w:rsidR="00606058">
              <w:rPr>
                <w:noProof/>
                <w:webHidden/>
              </w:rPr>
              <w:tab/>
            </w:r>
            <w:r w:rsidR="00606058">
              <w:rPr>
                <w:noProof/>
                <w:webHidden/>
              </w:rPr>
              <w:fldChar w:fldCharType="begin"/>
            </w:r>
            <w:r w:rsidR="00606058">
              <w:rPr>
                <w:noProof/>
                <w:webHidden/>
              </w:rPr>
              <w:instrText xml:space="preserve"> PAGEREF _Toc454029431 \h </w:instrText>
            </w:r>
            <w:r w:rsidR="00606058">
              <w:rPr>
                <w:noProof/>
                <w:webHidden/>
              </w:rPr>
            </w:r>
            <w:r w:rsidR="00606058">
              <w:rPr>
                <w:noProof/>
                <w:webHidden/>
              </w:rPr>
              <w:fldChar w:fldCharType="separate"/>
            </w:r>
            <w:r w:rsidR="00F41806">
              <w:rPr>
                <w:noProof/>
                <w:webHidden/>
              </w:rPr>
              <w:t>35</w:t>
            </w:r>
            <w:r w:rsidR="00606058">
              <w:rPr>
                <w:noProof/>
                <w:webHidden/>
              </w:rPr>
              <w:fldChar w:fldCharType="end"/>
            </w:r>
          </w:hyperlink>
        </w:p>
        <w:p w14:paraId="3D2B56F4" w14:textId="1C3D53C0"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32" w:history="1">
            <w:r w:rsidR="00606058" w:rsidRPr="00AA0649">
              <w:rPr>
                <w:rStyle w:val="Hyperlink"/>
                <w:noProof/>
              </w:rPr>
              <w:t>4.4.</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Tesauro</w:t>
            </w:r>
            <w:r w:rsidR="00606058">
              <w:rPr>
                <w:noProof/>
                <w:webHidden/>
              </w:rPr>
              <w:tab/>
            </w:r>
            <w:r w:rsidR="00606058">
              <w:rPr>
                <w:noProof/>
                <w:webHidden/>
              </w:rPr>
              <w:fldChar w:fldCharType="begin"/>
            </w:r>
            <w:r w:rsidR="00606058">
              <w:rPr>
                <w:noProof/>
                <w:webHidden/>
              </w:rPr>
              <w:instrText xml:space="preserve"> PAGEREF _Toc454029432 \h </w:instrText>
            </w:r>
            <w:r w:rsidR="00606058">
              <w:rPr>
                <w:noProof/>
                <w:webHidden/>
              </w:rPr>
            </w:r>
            <w:r w:rsidR="00606058">
              <w:rPr>
                <w:noProof/>
                <w:webHidden/>
              </w:rPr>
              <w:fldChar w:fldCharType="separate"/>
            </w:r>
            <w:r w:rsidR="00F41806">
              <w:rPr>
                <w:noProof/>
                <w:webHidden/>
              </w:rPr>
              <w:t>36</w:t>
            </w:r>
            <w:r w:rsidR="00606058">
              <w:rPr>
                <w:noProof/>
                <w:webHidden/>
              </w:rPr>
              <w:fldChar w:fldCharType="end"/>
            </w:r>
          </w:hyperlink>
        </w:p>
        <w:p w14:paraId="42B3A52F" w14:textId="006A042B"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33" w:history="1">
            <w:r w:rsidR="00606058" w:rsidRPr="00AA0649">
              <w:rPr>
                <w:rStyle w:val="Hyperlink"/>
                <w:noProof/>
              </w:rPr>
              <w:t>4.5.</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Modificaciones extra</w:t>
            </w:r>
            <w:r w:rsidR="00606058">
              <w:rPr>
                <w:noProof/>
                <w:webHidden/>
              </w:rPr>
              <w:tab/>
            </w:r>
            <w:r w:rsidR="00606058">
              <w:rPr>
                <w:noProof/>
                <w:webHidden/>
              </w:rPr>
              <w:fldChar w:fldCharType="begin"/>
            </w:r>
            <w:r w:rsidR="00606058">
              <w:rPr>
                <w:noProof/>
                <w:webHidden/>
              </w:rPr>
              <w:instrText xml:space="preserve"> PAGEREF _Toc454029433 \h </w:instrText>
            </w:r>
            <w:r w:rsidR="00606058">
              <w:rPr>
                <w:noProof/>
                <w:webHidden/>
              </w:rPr>
            </w:r>
            <w:r w:rsidR="00606058">
              <w:rPr>
                <w:noProof/>
                <w:webHidden/>
              </w:rPr>
              <w:fldChar w:fldCharType="separate"/>
            </w:r>
            <w:r w:rsidR="00F41806">
              <w:rPr>
                <w:noProof/>
                <w:webHidden/>
              </w:rPr>
              <w:t>41</w:t>
            </w:r>
            <w:r w:rsidR="00606058">
              <w:rPr>
                <w:noProof/>
                <w:webHidden/>
              </w:rPr>
              <w:fldChar w:fldCharType="end"/>
            </w:r>
          </w:hyperlink>
        </w:p>
        <w:p w14:paraId="00D4CE0D" w14:textId="5DB11A60" w:rsidR="00606058" w:rsidRDefault="00E05725">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4029434" w:history="1">
            <w:r w:rsidR="00606058" w:rsidRPr="00AA0649">
              <w:rPr>
                <w:rStyle w:val="Hyperlink"/>
                <w:noProof/>
              </w:rPr>
              <w:t>5.</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Resultados</w:t>
            </w:r>
            <w:r w:rsidR="00606058">
              <w:rPr>
                <w:noProof/>
                <w:webHidden/>
              </w:rPr>
              <w:tab/>
            </w:r>
            <w:r w:rsidR="00606058">
              <w:rPr>
                <w:noProof/>
                <w:webHidden/>
              </w:rPr>
              <w:fldChar w:fldCharType="begin"/>
            </w:r>
            <w:r w:rsidR="00606058">
              <w:rPr>
                <w:noProof/>
                <w:webHidden/>
              </w:rPr>
              <w:instrText xml:space="preserve"> PAGEREF _Toc454029434 \h </w:instrText>
            </w:r>
            <w:r w:rsidR="00606058">
              <w:rPr>
                <w:noProof/>
                <w:webHidden/>
              </w:rPr>
            </w:r>
            <w:r w:rsidR="00606058">
              <w:rPr>
                <w:noProof/>
                <w:webHidden/>
              </w:rPr>
              <w:fldChar w:fldCharType="separate"/>
            </w:r>
            <w:r w:rsidR="00F41806">
              <w:rPr>
                <w:noProof/>
                <w:webHidden/>
              </w:rPr>
              <w:t>43</w:t>
            </w:r>
            <w:r w:rsidR="00606058">
              <w:rPr>
                <w:noProof/>
                <w:webHidden/>
              </w:rPr>
              <w:fldChar w:fldCharType="end"/>
            </w:r>
          </w:hyperlink>
        </w:p>
        <w:p w14:paraId="7EF17141" w14:textId="34B03A1A"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35" w:history="1">
            <w:r w:rsidR="00606058" w:rsidRPr="00AA0649">
              <w:rPr>
                <w:rStyle w:val="Hyperlink"/>
                <w:noProof/>
              </w:rPr>
              <w:t>5.1.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Ejemplo de ejecución</w:t>
            </w:r>
            <w:r w:rsidR="00606058">
              <w:rPr>
                <w:noProof/>
                <w:webHidden/>
              </w:rPr>
              <w:tab/>
            </w:r>
            <w:r w:rsidR="00606058">
              <w:rPr>
                <w:noProof/>
                <w:webHidden/>
              </w:rPr>
              <w:fldChar w:fldCharType="begin"/>
            </w:r>
            <w:r w:rsidR="00606058">
              <w:rPr>
                <w:noProof/>
                <w:webHidden/>
              </w:rPr>
              <w:instrText xml:space="preserve"> PAGEREF _Toc454029435 \h </w:instrText>
            </w:r>
            <w:r w:rsidR="00606058">
              <w:rPr>
                <w:noProof/>
                <w:webHidden/>
              </w:rPr>
            </w:r>
            <w:r w:rsidR="00606058">
              <w:rPr>
                <w:noProof/>
                <w:webHidden/>
              </w:rPr>
              <w:fldChar w:fldCharType="separate"/>
            </w:r>
            <w:r w:rsidR="00F41806">
              <w:rPr>
                <w:noProof/>
                <w:webHidden/>
              </w:rPr>
              <w:t>43</w:t>
            </w:r>
            <w:r w:rsidR="00606058">
              <w:rPr>
                <w:noProof/>
                <w:webHidden/>
              </w:rPr>
              <w:fldChar w:fldCharType="end"/>
            </w:r>
          </w:hyperlink>
        </w:p>
        <w:p w14:paraId="0F92D516" w14:textId="2B4F33D9"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36" w:history="1">
            <w:r w:rsidR="00606058" w:rsidRPr="00AA0649">
              <w:rPr>
                <w:rStyle w:val="Hyperlink"/>
                <w:noProof/>
              </w:rPr>
              <w:t>5.2.</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Problemas encontrados</w:t>
            </w:r>
            <w:r w:rsidR="00606058">
              <w:rPr>
                <w:noProof/>
                <w:webHidden/>
              </w:rPr>
              <w:tab/>
            </w:r>
            <w:r w:rsidR="00606058">
              <w:rPr>
                <w:noProof/>
                <w:webHidden/>
              </w:rPr>
              <w:fldChar w:fldCharType="begin"/>
            </w:r>
            <w:r w:rsidR="00606058">
              <w:rPr>
                <w:noProof/>
                <w:webHidden/>
              </w:rPr>
              <w:instrText xml:space="preserve"> PAGEREF _Toc454029436 \h </w:instrText>
            </w:r>
            <w:r w:rsidR="00606058">
              <w:rPr>
                <w:noProof/>
                <w:webHidden/>
              </w:rPr>
            </w:r>
            <w:r w:rsidR="00606058">
              <w:rPr>
                <w:noProof/>
                <w:webHidden/>
              </w:rPr>
              <w:fldChar w:fldCharType="separate"/>
            </w:r>
            <w:r w:rsidR="00F41806">
              <w:rPr>
                <w:noProof/>
                <w:webHidden/>
              </w:rPr>
              <w:t>43</w:t>
            </w:r>
            <w:r w:rsidR="00606058">
              <w:rPr>
                <w:noProof/>
                <w:webHidden/>
              </w:rPr>
              <w:fldChar w:fldCharType="end"/>
            </w:r>
          </w:hyperlink>
        </w:p>
        <w:p w14:paraId="0F055F6C" w14:textId="3C9712BA" w:rsidR="00606058" w:rsidRDefault="00E05725">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4029437" w:history="1">
            <w:r w:rsidR="00606058" w:rsidRPr="00AA0649">
              <w:rPr>
                <w:rStyle w:val="Hyperlink"/>
                <w:noProof/>
              </w:rPr>
              <w:t>6.</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Conclusiones y futuro</w:t>
            </w:r>
            <w:r w:rsidR="00606058">
              <w:rPr>
                <w:noProof/>
                <w:webHidden/>
              </w:rPr>
              <w:tab/>
            </w:r>
            <w:r w:rsidR="00606058">
              <w:rPr>
                <w:noProof/>
                <w:webHidden/>
              </w:rPr>
              <w:fldChar w:fldCharType="begin"/>
            </w:r>
            <w:r w:rsidR="00606058">
              <w:rPr>
                <w:noProof/>
                <w:webHidden/>
              </w:rPr>
              <w:instrText xml:space="preserve"> PAGEREF _Toc454029437 \h </w:instrText>
            </w:r>
            <w:r w:rsidR="00606058">
              <w:rPr>
                <w:noProof/>
                <w:webHidden/>
              </w:rPr>
            </w:r>
            <w:r w:rsidR="00606058">
              <w:rPr>
                <w:noProof/>
                <w:webHidden/>
              </w:rPr>
              <w:fldChar w:fldCharType="separate"/>
            </w:r>
            <w:r w:rsidR="00F41806">
              <w:rPr>
                <w:noProof/>
                <w:webHidden/>
              </w:rPr>
              <w:t>45</w:t>
            </w:r>
            <w:r w:rsidR="00606058">
              <w:rPr>
                <w:noProof/>
                <w:webHidden/>
              </w:rPr>
              <w:fldChar w:fldCharType="end"/>
            </w:r>
          </w:hyperlink>
        </w:p>
        <w:p w14:paraId="5C2A6F13" w14:textId="0CE8E8F5"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38" w:history="1">
            <w:r w:rsidR="00606058" w:rsidRPr="00AA0649">
              <w:rPr>
                <w:rStyle w:val="Hyperlink"/>
                <w:noProof/>
              </w:rPr>
              <w:t>6.1.</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Conclusión personal</w:t>
            </w:r>
            <w:r w:rsidR="00606058">
              <w:rPr>
                <w:noProof/>
                <w:webHidden/>
              </w:rPr>
              <w:tab/>
            </w:r>
            <w:r w:rsidR="00606058">
              <w:rPr>
                <w:noProof/>
                <w:webHidden/>
              </w:rPr>
              <w:fldChar w:fldCharType="begin"/>
            </w:r>
            <w:r w:rsidR="00606058">
              <w:rPr>
                <w:noProof/>
                <w:webHidden/>
              </w:rPr>
              <w:instrText xml:space="preserve"> PAGEREF _Toc454029438 \h </w:instrText>
            </w:r>
            <w:r w:rsidR="00606058">
              <w:rPr>
                <w:noProof/>
                <w:webHidden/>
              </w:rPr>
            </w:r>
            <w:r w:rsidR="00606058">
              <w:rPr>
                <w:noProof/>
                <w:webHidden/>
              </w:rPr>
              <w:fldChar w:fldCharType="separate"/>
            </w:r>
            <w:r w:rsidR="00F41806">
              <w:rPr>
                <w:noProof/>
                <w:webHidden/>
              </w:rPr>
              <w:t>45</w:t>
            </w:r>
            <w:r w:rsidR="00606058">
              <w:rPr>
                <w:noProof/>
                <w:webHidden/>
              </w:rPr>
              <w:fldChar w:fldCharType="end"/>
            </w:r>
          </w:hyperlink>
        </w:p>
        <w:p w14:paraId="62F4189F" w14:textId="02678E2B"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39" w:history="1">
            <w:r w:rsidR="00606058" w:rsidRPr="00AA0649">
              <w:rPr>
                <w:rStyle w:val="Hyperlink"/>
                <w:noProof/>
              </w:rPr>
              <w:t>6.2.</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Conclusiones sobre el trabajo</w:t>
            </w:r>
            <w:r w:rsidR="00606058">
              <w:rPr>
                <w:noProof/>
                <w:webHidden/>
              </w:rPr>
              <w:tab/>
            </w:r>
            <w:r w:rsidR="00606058">
              <w:rPr>
                <w:noProof/>
                <w:webHidden/>
              </w:rPr>
              <w:fldChar w:fldCharType="begin"/>
            </w:r>
            <w:r w:rsidR="00606058">
              <w:rPr>
                <w:noProof/>
                <w:webHidden/>
              </w:rPr>
              <w:instrText xml:space="preserve"> PAGEREF _Toc454029439 \h </w:instrText>
            </w:r>
            <w:r w:rsidR="00606058">
              <w:rPr>
                <w:noProof/>
                <w:webHidden/>
              </w:rPr>
            </w:r>
            <w:r w:rsidR="00606058">
              <w:rPr>
                <w:noProof/>
                <w:webHidden/>
              </w:rPr>
              <w:fldChar w:fldCharType="separate"/>
            </w:r>
            <w:r w:rsidR="00F41806">
              <w:rPr>
                <w:noProof/>
                <w:webHidden/>
              </w:rPr>
              <w:t>45</w:t>
            </w:r>
            <w:r w:rsidR="00606058">
              <w:rPr>
                <w:noProof/>
                <w:webHidden/>
              </w:rPr>
              <w:fldChar w:fldCharType="end"/>
            </w:r>
          </w:hyperlink>
        </w:p>
        <w:p w14:paraId="49617B1B" w14:textId="0F2F1C36" w:rsidR="00606058" w:rsidRDefault="00E05725">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4029440" w:history="1">
            <w:r w:rsidR="00606058" w:rsidRPr="00AA0649">
              <w:rPr>
                <w:rStyle w:val="Hyperlink"/>
                <w:noProof/>
              </w:rPr>
              <w:t>6.3.</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Mejoras futuras</w:t>
            </w:r>
            <w:r w:rsidR="00606058">
              <w:rPr>
                <w:noProof/>
                <w:webHidden/>
              </w:rPr>
              <w:tab/>
            </w:r>
            <w:r w:rsidR="00606058">
              <w:rPr>
                <w:noProof/>
                <w:webHidden/>
              </w:rPr>
              <w:fldChar w:fldCharType="begin"/>
            </w:r>
            <w:r w:rsidR="00606058">
              <w:rPr>
                <w:noProof/>
                <w:webHidden/>
              </w:rPr>
              <w:instrText xml:space="preserve"> PAGEREF _Toc454029440 \h </w:instrText>
            </w:r>
            <w:r w:rsidR="00606058">
              <w:rPr>
                <w:noProof/>
                <w:webHidden/>
              </w:rPr>
            </w:r>
            <w:r w:rsidR="00606058">
              <w:rPr>
                <w:noProof/>
                <w:webHidden/>
              </w:rPr>
              <w:fldChar w:fldCharType="separate"/>
            </w:r>
            <w:r w:rsidR="00F41806">
              <w:rPr>
                <w:noProof/>
                <w:webHidden/>
              </w:rPr>
              <w:t>46</w:t>
            </w:r>
            <w:r w:rsidR="00606058">
              <w:rPr>
                <w:noProof/>
                <w:webHidden/>
              </w:rPr>
              <w:fldChar w:fldCharType="end"/>
            </w:r>
          </w:hyperlink>
        </w:p>
        <w:p w14:paraId="3BBC9180" w14:textId="20ADF6C7" w:rsidR="00606058" w:rsidRDefault="00E05725">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4029441" w:history="1">
            <w:r w:rsidR="00606058" w:rsidRPr="00AA0649">
              <w:rPr>
                <w:rStyle w:val="Hyperlink"/>
                <w:noProof/>
              </w:rPr>
              <w:t>7.</w:t>
            </w:r>
            <w:r w:rsidR="00606058">
              <w:rPr>
                <w:rFonts w:asciiTheme="minorHAnsi" w:eastAsiaTheme="minorEastAsia" w:hAnsiTheme="minorHAnsi" w:cstheme="minorBidi"/>
                <w:noProof/>
                <w:sz w:val="22"/>
                <w:szCs w:val="22"/>
                <w:lang w:val="es-ES" w:eastAsia="es-ES"/>
              </w:rPr>
              <w:tab/>
            </w:r>
            <w:r w:rsidR="00606058" w:rsidRPr="00AA0649">
              <w:rPr>
                <w:rStyle w:val="Hyperlink"/>
                <w:noProof/>
              </w:rPr>
              <w:t>Bibliografía</w:t>
            </w:r>
            <w:r w:rsidR="00606058">
              <w:rPr>
                <w:noProof/>
                <w:webHidden/>
              </w:rPr>
              <w:tab/>
            </w:r>
            <w:r w:rsidR="00606058">
              <w:rPr>
                <w:noProof/>
                <w:webHidden/>
              </w:rPr>
              <w:fldChar w:fldCharType="begin"/>
            </w:r>
            <w:r w:rsidR="00606058">
              <w:rPr>
                <w:noProof/>
                <w:webHidden/>
              </w:rPr>
              <w:instrText xml:space="preserve"> PAGEREF _Toc454029441 \h </w:instrText>
            </w:r>
            <w:r w:rsidR="00606058">
              <w:rPr>
                <w:noProof/>
                <w:webHidden/>
              </w:rPr>
            </w:r>
            <w:r w:rsidR="00606058">
              <w:rPr>
                <w:noProof/>
                <w:webHidden/>
              </w:rPr>
              <w:fldChar w:fldCharType="separate"/>
            </w:r>
            <w:r w:rsidR="00F41806">
              <w:rPr>
                <w:noProof/>
                <w:webHidden/>
              </w:rPr>
              <w:t>47</w:t>
            </w:r>
            <w:r w:rsidR="00606058">
              <w:rPr>
                <w:noProof/>
                <w:webHidden/>
              </w:rPr>
              <w:fldChar w:fldCharType="end"/>
            </w:r>
          </w:hyperlink>
        </w:p>
        <w:p w14:paraId="4C26BB68" w14:textId="6F7135FB" w:rsidR="00606058" w:rsidRDefault="00E05725">
          <w:pPr>
            <w:pStyle w:val="TOC1"/>
            <w:tabs>
              <w:tab w:val="right" w:leader="dot" w:pos="8488"/>
            </w:tabs>
            <w:rPr>
              <w:rFonts w:asciiTheme="minorHAnsi" w:eastAsiaTheme="minorEastAsia" w:hAnsiTheme="minorHAnsi" w:cstheme="minorBidi"/>
              <w:noProof/>
              <w:sz w:val="22"/>
              <w:szCs w:val="22"/>
              <w:lang w:val="es-ES" w:eastAsia="es-ES"/>
            </w:rPr>
          </w:pPr>
          <w:hyperlink w:anchor="_Toc454029442" w:history="1">
            <w:r w:rsidR="00606058" w:rsidRPr="00AA0649">
              <w:rPr>
                <w:rStyle w:val="Hyperlink"/>
                <w:noProof/>
              </w:rPr>
              <w:t>Anexo A – Operaciones de Nutch</w:t>
            </w:r>
            <w:r w:rsidR="00606058">
              <w:rPr>
                <w:noProof/>
                <w:webHidden/>
              </w:rPr>
              <w:tab/>
            </w:r>
            <w:r w:rsidR="00606058">
              <w:rPr>
                <w:noProof/>
                <w:webHidden/>
              </w:rPr>
              <w:fldChar w:fldCharType="begin"/>
            </w:r>
            <w:r w:rsidR="00606058">
              <w:rPr>
                <w:noProof/>
                <w:webHidden/>
              </w:rPr>
              <w:instrText xml:space="preserve"> PAGEREF _Toc454029442 \h </w:instrText>
            </w:r>
            <w:r w:rsidR="00606058">
              <w:rPr>
                <w:noProof/>
                <w:webHidden/>
              </w:rPr>
            </w:r>
            <w:r w:rsidR="00606058">
              <w:rPr>
                <w:noProof/>
                <w:webHidden/>
              </w:rPr>
              <w:fldChar w:fldCharType="separate"/>
            </w:r>
            <w:r w:rsidR="00F41806">
              <w:rPr>
                <w:noProof/>
                <w:webHidden/>
              </w:rPr>
              <w:t>48</w:t>
            </w:r>
            <w:r w:rsidR="00606058">
              <w:rPr>
                <w:noProof/>
                <w:webHidden/>
              </w:rPr>
              <w:fldChar w:fldCharType="end"/>
            </w:r>
          </w:hyperlink>
        </w:p>
        <w:p w14:paraId="04F071CE" w14:textId="1A8EDEA7" w:rsidR="00606058" w:rsidRDefault="00E05725">
          <w:pPr>
            <w:pStyle w:val="TOC1"/>
            <w:tabs>
              <w:tab w:val="right" w:leader="dot" w:pos="8488"/>
            </w:tabs>
            <w:rPr>
              <w:rFonts w:asciiTheme="minorHAnsi" w:eastAsiaTheme="minorEastAsia" w:hAnsiTheme="minorHAnsi" w:cstheme="minorBidi"/>
              <w:noProof/>
              <w:sz w:val="22"/>
              <w:szCs w:val="22"/>
              <w:lang w:val="es-ES" w:eastAsia="es-ES"/>
            </w:rPr>
          </w:pPr>
          <w:hyperlink w:anchor="_Toc454029443" w:history="1">
            <w:r w:rsidR="00606058" w:rsidRPr="00AA0649">
              <w:rPr>
                <w:rStyle w:val="Hyperlink"/>
                <w:noProof/>
              </w:rPr>
              <w:t>Anexo B – Manual de GeoCrawler</w:t>
            </w:r>
            <w:r w:rsidR="00606058">
              <w:rPr>
                <w:noProof/>
                <w:webHidden/>
              </w:rPr>
              <w:tab/>
            </w:r>
            <w:r w:rsidR="00606058">
              <w:rPr>
                <w:noProof/>
                <w:webHidden/>
              </w:rPr>
              <w:fldChar w:fldCharType="begin"/>
            </w:r>
            <w:r w:rsidR="00606058">
              <w:rPr>
                <w:noProof/>
                <w:webHidden/>
              </w:rPr>
              <w:instrText xml:space="preserve"> PAGEREF _Toc454029443 \h </w:instrText>
            </w:r>
            <w:r w:rsidR="00606058">
              <w:rPr>
                <w:noProof/>
                <w:webHidden/>
              </w:rPr>
            </w:r>
            <w:r w:rsidR="00606058">
              <w:rPr>
                <w:noProof/>
                <w:webHidden/>
              </w:rPr>
              <w:fldChar w:fldCharType="separate"/>
            </w:r>
            <w:r w:rsidR="00F41806">
              <w:rPr>
                <w:noProof/>
                <w:webHidden/>
              </w:rPr>
              <w:t>49</w:t>
            </w:r>
            <w:r w:rsidR="00606058">
              <w:rPr>
                <w:noProof/>
                <w:webHidden/>
              </w:rPr>
              <w:fldChar w:fldCharType="end"/>
            </w:r>
          </w:hyperlink>
        </w:p>
        <w:p w14:paraId="174AAA54" w14:textId="0B7D2EB0" w:rsidR="00606058" w:rsidRDefault="00E05725">
          <w:pPr>
            <w:pStyle w:val="TOC2"/>
            <w:tabs>
              <w:tab w:val="right" w:leader="dot" w:pos="8488"/>
            </w:tabs>
            <w:rPr>
              <w:rFonts w:asciiTheme="minorHAnsi" w:eastAsiaTheme="minorEastAsia" w:hAnsiTheme="minorHAnsi" w:cstheme="minorBidi"/>
              <w:noProof/>
              <w:sz w:val="22"/>
              <w:szCs w:val="22"/>
              <w:lang w:val="es-ES" w:eastAsia="es-ES"/>
            </w:rPr>
          </w:pPr>
          <w:hyperlink w:anchor="_Toc454029444" w:history="1">
            <w:r w:rsidR="00606058" w:rsidRPr="00AA0649">
              <w:rPr>
                <w:rStyle w:val="Hyperlink"/>
                <w:noProof/>
              </w:rPr>
              <w:t>Compilación</w:t>
            </w:r>
            <w:r w:rsidR="00606058">
              <w:rPr>
                <w:noProof/>
                <w:webHidden/>
              </w:rPr>
              <w:tab/>
            </w:r>
            <w:r w:rsidR="00606058">
              <w:rPr>
                <w:noProof/>
                <w:webHidden/>
              </w:rPr>
              <w:fldChar w:fldCharType="begin"/>
            </w:r>
            <w:r w:rsidR="00606058">
              <w:rPr>
                <w:noProof/>
                <w:webHidden/>
              </w:rPr>
              <w:instrText xml:space="preserve"> PAGEREF _Toc454029444 \h </w:instrText>
            </w:r>
            <w:r w:rsidR="00606058">
              <w:rPr>
                <w:noProof/>
                <w:webHidden/>
              </w:rPr>
            </w:r>
            <w:r w:rsidR="00606058">
              <w:rPr>
                <w:noProof/>
                <w:webHidden/>
              </w:rPr>
              <w:fldChar w:fldCharType="separate"/>
            </w:r>
            <w:r w:rsidR="00F41806">
              <w:rPr>
                <w:noProof/>
                <w:webHidden/>
              </w:rPr>
              <w:t>49</w:t>
            </w:r>
            <w:r w:rsidR="00606058">
              <w:rPr>
                <w:noProof/>
                <w:webHidden/>
              </w:rPr>
              <w:fldChar w:fldCharType="end"/>
            </w:r>
          </w:hyperlink>
        </w:p>
        <w:p w14:paraId="26751EBA" w14:textId="09D25CFE" w:rsidR="00606058" w:rsidRDefault="00E05725">
          <w:pPr>
            <w:pStyle w:val="TOC2"/>
            <w:tabs>
              <w:tab w:val="right" w:leader="dot" w:pos="8488"/>
            </w:tabs>
            <w:rPr>
              <w:rFonts w:asciiTheme="minorHAnsi" w:eastAsiaTheme="minorEastAsia" w:hAnsiTheme="minorHAnsi" w:cstheme="minorBidi"/>
              <w:noProof/>
              <w:sz w:val="22"/>
              <w:szCs w:val="22"/>
              <w:lang w:val="es-ES" w:eastAsia="es-ES"/>
            </w:rPr>
          </w:pPr>
          <w:hyperlink w:anchor="_Toc454029445" w:history="1">
            <w:r w:rsidR="00606058" w:rsidRPr="00AA0649">
              <w:rPr>
                <w:rStyle w:val="Hyperlink"/>
                <w:noProof/>
              </w:rPr>
              <w:t>Ejecución</w:t>
            </w:r>
            <w:r w:rsidR="00606058">
              <w:rPr>
                <w:noProof/>
                <w:webHidden/>
              </w:rPr>
              <w:tab/>
            </w:r>
            <w:r w:rsidR="00606058">
              <w:rPr>
                <w:noProof/>
                <w:webHidden/>
              </w:rPr>
              <w:fldChar w:fldCharType="begin"/>
            </w:r>
            <w:r w:rsidR="00606058">
              <w:rPr>
                <w:noProof/>
                <w:webHidden/>
              </w:rPr>
              <w:instrText xml:space="preserve"> PAGEREF _Toc454029445 \h </w:instrText>
            </w:r>
            <w:r w:rsidR="00606058">
              <w:rPr>
                <w:noProof/>
                <w:webHidden/>
              </w:rPr>
            </w:r>
            <w:r w:rsidR="00606058">
              <w:rPr>
                <w:noProof/>
                <w:webHidden/>
              </w:rPr>
              <w:fldChar w:fldCharType="separate"/>
            </w:r>
            <w:r w:rsidR="00F41806">
              <w:rPr>
                <w:noProof/>
                <w:webHidden/>
              </w:rPr>
              <w:t>49</w:t>
            </w:r>
            <w:r w:rsidR="00606058">
              <w:rPr>
                <w:noProof/>
                <w:webHidden/>
              </w:rPr>
              <w:fldChar w:fldCharType="end"/>
            </w:r>
          </w:hyperlink>
        </w:p>
        <w:p w14:paraId="7628809C" w14:textId="2B2A46E0" w:rsidR="00606058" w:rsidRDefault="00E05725">
          <w:pPr>
            <w:pStyle w:val="TOC1"/>
            <w:tabs>
              <w:tab w:val="right" w:leader="dot" w:pos="8488"/>
            </w:tabs>
            <w:rPr>
              <w:rFonts w:asciiTheme="minorHAnsi" w:eastAsiaTheme="minorEastAsia" w:hAnsiTheme="minorHAnsi" w:cstheme="minorBidi"/>
              <w:noProof/>
              <w:sz w:val="22"/>
              <w:szCs w:val="22"/>
              <w:lang w:val="es-ES" w:eastAsia="es-ES"/>
            </w:rPr>
          </w:pPr>
          <w:hyperlink w:anchor="_Toc454029446" w:history="1">
            <w:r w:rsidR="00606058" w:rsidRPr="00AA0649">
              <w:rPr>
                <w:rStyle w:val="Hyperlink"/>
                <w:noProof/>
              </w:rPr>
              <w:t>Anexo C – Tipos de recursos OGC</w:t>
            </w:r>
            <w:r w:rsidR="00606058">
              <w:rPr>
                <w:noProof/>
                <w:webHidden/>
              </w:rPr>
              <w:tab/>
            </w:r>
            <w:r w:rsidR="00606058">
              <w:rPr>
                <w:noProof/>
                <w:webHidden/>
              </w:rPr>
              <w:fldChar w:fldCharType="begin"/>
            </w:r>
            <w:r w:rsidR="00606058">
              <w:rPr>
                <w:noProof/>
                <w:webHidden/>
              </w:rPr>
              <w:instrText xml:space="preserve"> PAGEREF _Toc454029446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0ADAE5F9" w14:textId="30853DBE" w:rsidR="00606058" w:rsidRDefault="00E05725">
          <w:pPr>
            <w:pStyle w:val="TOC3"/>
            <w:tabs>
              <w:tab w:val="right" w:leader="dot" w:pos="8488"/>
            </w:tabs>
            <w:rPr>
              <w:rFonts w:asciiTheme="minorHAnsi" w:eastAsiaTheme="minorEastAsia" w:hAnsiTheme="minorHAnsi" w:cstheme="minorBidi"/>
              <w:noProof/>
              <w:sz w:val="22"/>
              <w:szCs w:val="22"/>
              <w:lang w:val="es-ES" w:eastAsia="es-ES"/>
            </w:rPr>
          </w:pPr>
          <w:hyperlink w:anchor="_Toc454029447" w:history="1">
            <w:r w:rsidR="00606058" w:rsidRPr="00AA0649">
              <w:rPr>
                <w:rStyle w:val="Hyperlink"/>
                <w:noProof/>
                <w:lang w:val="es-ES"/>
              </w:rPr>
              <w:t>WPS</w:t>
            </w:r>
            <w:r w:rsidR="00606058">
              <w:rPr>
                <w:noProof/>
                <w:webHidden/>
              </w:rPr>
              <w:tab/>
            </w:r>
            <w:r w:rsidR="00606058">
              <w:rPr>
                <w:noProof/>
                <w:webHidden/>
              </w:rPr>
              <w:fldChar w:fldCharType="begin"/>
            </w:r>
            <w:r w:rsidR="00606058">
              <w:rPr>
                <w:noProof/>
                <w:webHidden/>
              </w:rPr>
              <w:instrText xml:space="preserve"> PAGEREF _Toc454029447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0AB53A55" w14:textId="1405AA57" w:rsidR="00606058" w:rsidRDefault="00E05725">
          <w:pPr>
            <w:pStyle w:val="TOC3"/>
            <w:tabs>
              <w:tab w:val="right" w:leader="dot" w:pos="8488"/>
            </w:tabs>
            <w:rPr>
              <w:rFonts w:asciiTheme="minorHAnsi" w:eastAsiaTheme="minorEastAsia" w:hAnsiTheme="minorHAnsi" w:cstheme="minorBidi"/>
              <w:noProof/>
              <w:sz w:val="22"/>
              <w:szCs w:val="22"/>
              <w:lang w:val="es-ES" w:eastAsia="es-ES"/>
            </w:rPr>
          </w:pPr>
          <w:hyperlink w:anchor="_Toc454029448" w:history="1">
            <w:r w:rsidR="00606058" w:rsidRPr="00AA0649">
              <w:rPr>
                <w:rStyle w:val="Hyperlink"/>
                <w:noProof/>
                <w:lang w:val="es-ES"/>
              </w:rPr>
              <w:t>WCTS</w:t>
            </w:r>
            <w:r w:rsidR="00606058">
              <w:rPr>
                <w:noProof/>
                <w:webHidden/>
              </w:rPr>
              <w:tab/>
            </w:r>
            <w:r w:rsidR="00606058">
              <w:rPr>
                <w:noProof/>
                <w:webHidden/>
              </w:rPr>
              <w:fldChar w:fldCharType="begin"/>
            </w:r>
            <w:r w:rsidR="00606058">
              <w:rPr>
                <w:noProof/>
                <w:webHidden/>
              </w:rPr>
              <w:instrText xml:space="preserve"> PAGEREF _Toc454029448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658B7D2F" w14:textId="04F5D414" w:rsidR="00606058" w:rsidRDefault="00E05725">
          <w:pPr>
            <w:pStyle w:val="TOC3"/>
            <w:tabs>
              <w:tab w:val="right" w:leader="dot" w:pos="8488"/>
            </w:tabs>
            <w:rPr>
              <w:rFonts w:asciiTheme="minorHAnsi" w:eastAsiaTheme="minorEastAsia" w:hAnsiTheme="minorHAnsi" w:cstheme="minorBidi"/>
              <w:noProof/>
              <w:sz w:val="22"/>
              <w:szCs w:val="22"/>
              <w:lang w:val="es-ES" w:eastAsia="es-ES"/>
            </w:rPr>
          </w:pPr>
          <w:hyperlink w:anchor="_Toc454029449" w:history="1">
            <w:r w:rsidR="00606058" w:rsidRPr="00AA0649">
              <w:rPr>
                <w:rStyle w:val="Hyperlink"/>
                <w:noProof/>
                <w:lang w:val="es-ES"/>
              </w:rPr>
              <w:t>WMS</w:t>
            </w:r>
            <w:r w:rsidR="00606058">
              <w:rPr>
                <w:noProof/>
                <w:webHidden/>
              </w:rPr>
              <w:tab/>
            </w:r>
            <w:r w:rsidR="00606058">
              <w:rPr>
                <w:noProof/>
                <w:webHidden/>
              </w:rPr>
              <w:fldChar w:fldCharType="begin"/>
            </w:r>
            <w:r w:rsidR="00606058">
              <w:rPr>
                <w:noProof/>
                <w:webHidden/>
              </w:rPr>
              <w:instrText xml:space="preserve"> PAGEREF _Toc454029449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334E57A8" w14:textId="558AE945" w:rsidR="00606058" w:rsidRDefault="00E05725">
          <w:pPr>
            <w:pStyle w:val="TOC3"/>
            <w:tabs>
              <w:tab w:val="right" w:leader="dot" w:pos="8488"/>
            </w:tabs>
            <w:rPr>
              <w:rFonts w:asciiTheme="minorHAnsi" w:eastAsiaTheme="minorEastAsia" w:hAnsiTheme="minorHAnsi" w:cstheme="minorBidi"/>
              <w:noProof/>
              <w:sz w:val="22"/>
              <w:szCs w:val="22"/>
              <w:lang w:val="es-ES" w:eastAsia="es-ES"/>
            </w:rPr>
          </w:pPr>
          <w:hyperlink w:anchor="_Toc454029450" w:history="1">
            <w:r w:rsidR="00606058" w:rsidRPr="00AA0649">
              <w:rPr>
                <w:rStyle w:val="Hyperlink"/>
                <w:noProof/>
                <w:lang w:val="es-ES"/>
              </w:rPr>
              <w:t>WFS</w:t>
            </w:r>
            <w:r w:rsidR="00606058">
              <w:rPr>
                <w:noProof/>
                <w:webHidden/>
              </w:rPr>
              <w:tab/>
            </w:r>
            <w:r w:rsidR="00606058">
              <w:rPr>
                <w:noProof/>
                <w:webHidden/>
              </w:rPr>
              <w:fldChar w:fldCharType="begin"/>
            </w:r>
            <w:r w:rsidR="00606058">
              <w:rPr>
                <w:noProof/>
                <w:webHidden/>
              </w:rPr>
              <w:instrText xml:space="preserve"> PAGEREF _Toc454029450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5F858ADE" w14:textId="72285E95" w:rsidR="00606058" w:rsidRDefault="00E05725">
          <w:pPr>
            <w:pStyle w:val="TOC3"/>
            <w:tabs>
              <w:tab w:val="right" w:leader="dot" w:pos="8488"/>
            </w:tabs>
            <w:rPr>
              <w:rFonts w:asciiTheme="minorHAnsi" w:eastAsiaTheme="minorEastAsia" w:hAnsiTheme="minorHAnsi" w:cstheme="minorBidi"/>
              <w:noProof/>
              <w:sz w:val="22"/>
              <w:szCs w:val="22"/>
              <w:lang w:val="es-ES" w:eastAsia="es-ES"/>
            </w:rPr>
          </w:pPr>
          <w:hyperlink w:anchor="_Toc454029451" w:history="1">
            <w:r w:rsidR="00606058" w:rsidRPr="00AA0649">
              <w:rPr>
                <w:rStyle w:val="Hyperlink"/>
                <w:noProof/>
                <w:lang w:val="es-ES"/>
              </w:rPr>
              <w:t>WMTS</w:t>
            </w:r>
            <w:r w:rsidR="00606058">
              <w:rPr>
                <w:noProof/>
                <w:webHidden/>
              </w:rPr>
              <w:tab/>
            </w:r>
            <w:r w:rsidR="00606058">
              <w:rPr>
                <w:noProof/>
                <w:webHidden/>
              </w:rPr>
              <w:fldChar w:fldCharType="begin"/>
            </w:r>
            <w:r w:rsidR="00606058">
              <w:rPr>
                <w:noProof/>
                <w:webHidden/>
              </w:rPr>
              <w:instrText xml:space="preserve"> PAGEREF _Toc454029451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212D4164" w14:textId="429F2D51" w:rsidR="00606058" w:rsidRDefault="00E05725">
          <w:pPr>
            <w:pStyle w:val="TOC3"/>
            <w:tabs>
              <w:tab w:val="right" w:leader="dot" w:pos="8488"/>
            </w:tabs>
            <w:rPr>
              <w:rFonts w:asciiTheme="minorHAnsi" w:eastAsiaTheme="minorEastAsia" w:hAnsiTheme="minorHAnsi" w:cstheme="minorBidi"/>
              <w:noProof/>
              <w:sz w:val="22"/>
              <w:szCs w:val="22"/>
              <w:lang w:val="es-ES" w:eastAsia="es-ES"/>
            </w:rPr>
          </w:pPr>
          <w:hyperlink w:anchor="_Toc454029452" w:history="1">
            <w:r w:rsidR="00606058" w:rsidRPr="00AA0649">
              <w:rPr>
                <w:rStyle w:val="Hyperlink"/>
                <w:noProof/>
                <w:lang w:val="es-ES"/>
              </w:rPr>
              <w:t>WCS</w:t>
            </w:r>
            <w:r w:rsidR="00606058">
              <w:rPr>
                <w:noProof/>
                <w:webHidden/>
              </w:rPr>
              <w:tab/>
            </w:r>
            <w:r w:rsidR="00606058">
              <w:rPr>
                <w:noProof/>
                <w:webHidden/>
              </w:rPr>
              <w:fldChar w:fldCharType="begin"/>
            </w:r>
            <w:r w:rsidR="00606058">
              <w:rPr>
                <w:noProof/>
                <w:webHidden/>
              </w:rPr>
              <w:instrText xml:space="preserve"> PAGEREF _Toc454029452 \h </w:instrText>
            </w:r>
            <w:r w:rsidR="00606058">
              <w:rPr>
                <w:noProof/>
                <w:webHidden/>
              </w:rPr>
            </w:r>
            <w:r w:rsidR="00606058">
              <w:rPr>
                <w:noProof/>
                <w:webHidden/>
              </w:rPr>
              <w:fldChar w:fldCharType="separate"/>
            </w:r>
            <w:r w:rsidR="00F41806">
              <w:rPr>
                <w:noProof/>
                <w:webHidden/>
              </w:rPr>
              <w:t>50</w:t>
            </w:r>
            <w:r w:rsidR="00606058">
              <w:rPr>
                <w:noProof/>
                <w:webHidden/>
              </w:rPr>
              <w:fldChar w:fldCharType="end"/>
            </w:r>
          </w:hyperlink>
        </w:p>
        <w:p w14:paraId="60324B87" w14:textId="114AC517" w:rsidR="00606058" w:rsidRDefault="00E05725">
          <w:pPr>
            <w:pStyle w:val="TOC3"/>
            <w:tabs>
              <w:tab w:val="right" w:leader="dot" w:pos="8488"/>
            </w:tabs>
            <w:rPr>
              <w:rFonts w:asciiTheme="minorHAnsi" w:eastAsiaTheme="minorEastAsia" w:hAnsiTheme="minorHAnsi" w:cstheme="minorBidi"/>
              <w:noProof/>
              <w:sz w:val="22"/>
              <w:szCs w:val="22"/>
              <w:lang w:val="es-ES" w:eastAsia="es-ES"/>
            </w:rPr>
          </w:pPr>
          <w:hyperlink w:anchor="_Toc454029453" w:history="1">
            <w:r w:rsidR="00606058" w:rsidRPr="00AA0649">
              <w:rPr>
                <w:rStyle w:val="Hyperlink"/>
                <w:noProof/>
                <w:lang w:val="es-ES"/>
              </w:rPr>
              <w:t>CSW</w:t>
            </w:r>
            <w:r w:rsidR="00606058">
              <w:rPr>
                <w:noProof/>
                <w:webHidden/>
              </w:rPr>
              <w:tab/>
            </w:r>
            <w:r w:rsidR="00606058">
              <w:rPr>
                <w:noProof/>
                <w:webHidden/>
              </w:rPr>
              <w:fldChar w:fldCharType="begin"/>
            </w:r>
            <w:r w:rsidR="00606058">
              <w:rPr>
                <w:noProof/>
                <w:webHidden/>
              </w:rPr>
              <w:instrText xml:space="preserve"> PAGEREF _Toc454029453 \h </w:instrText>
            </w:r>
            <w:r w:rsidR="00606058">
              <w:rPr>
                <w:noProof/>
                <w:webHidden/>
              </w:rPr>
            </w:r>
            <w:r w:rsidR="00606058">
              <w:rPr>
                <w:noProof/>
                <w:webHidden/>
              </w:rPr>
              <w:fldChar w:fldCharType="separate"/>
            </w:r>
            <w:r w:rsidR="00F41806">
              <w:rPr>
                <w:noProof/>
                <w:webHidden/>
              </w:rPr>
              <w:t>51</w:t>
            </w:r>
            <w:r w:rsidR="00606058">
              <w:rPr>
                <w:noProof/>
                <w:webHidden/>
              </w:rPr>
              <w:fldChar w:fldCharType="end"/>
            </w:r>
          </w:hyperlink>
        </w:p>
        <w:p w14:paraId="04886EB6" w14:textId="198B0596" w:rsidR="00606058" w:rsidRDefault="00E05725">
          <w:pPr>
            <w:pStyle w:val="TOC1"/>
            <w:tabs>
              <w:tab w:val="right" w:leader="dot" w:pos="8488"/>
            </w:tabs>
            <w:rPr>
              <w:rFonts w:asciiTheme="minorHAnsi" w:eastAsiaTheme="minorEastAsia" w:hAnsiTheme="minorHAnsi" w:cstheme="minorBidi"/>
              <w:noProof/>
              <w:sz w:val="22"/>
              <w:szCs w:val="22"/>
              <w:lang w:val="es-ES" w:eastAsia="es-ES"/>
            </w:rPr>
          </w:pPr>
          <w:hyperlink w:anchor="_Toc454029454" w:history="1">
            <w:r w:rsidR="00606058" w:rsidRPr="00AA0649">
              <w:rPr>
                <w:rStyle w:val="Hyperlink"/>
                <w:noProof/>
              </w:rPr>
              <w:t>Anexo D – Código de interés</w:t>
            </w:r>
            <w:r w:rsidR="00606058">
              <w:rPr>
                <w:noProof/>
                <w:webHidden/>
              </w:rPr>
              <w:tab/>
            </w:r>
            <w:r w:rsidR="00606058">
              <w:rPr>
                <w:noProof/>
                <w:webHidden/>
              </w:rPr>
              <w:fldChar w:fldCharType="begin"/>
            </w:r>
            <w:r w:rsidR="00606058">
              <w:rPr>
                <w:noProof/>
                <w:webHidden/>
              </w:rPr>
              <w:instrText xml:space="preserve"> PAGEREF _Toc454029454 \h </w:instrText>
            </w:r>
            <w:r w:rsidR="00606058">
              <w:rPr>
                <w:noProof/>
                <w:webHidden/>
              </w:rPr>
            </w:r>
            <w:r w:rsidR="00606058">
              <w:rPr>
                <w:noProof/>
                <w:webHidden/>
              </w:rPr>
              <w:fldChar w:fldCharType="separate"/>
            </w:r>
            <w:r w:rsidR="00F41806">
              <w:rPr>
                <w:noProof/>
                <w:webHidden/>
              </w:rPr>
              <w:t>52</w:t>
            </w:r>
            <w:r w:rsidR="00606058">
              <w:rPr>
                <w:noProof/>
                <w:webHidden/>
              </w:rPr>
              <w:fldChar w:fldCharType="end"/>
            </w:r>
          </w:hyperlink>
        </w:p>
        <w:p w14:paraId="010BE87B" w14:textId="1C65376C" w:rsidR="00606058" w:rsidRDefault="00E05725">
          <w:pPr>
            <w:pStyle w:val="TOC2"/>
            <w:tabs>
              <w:tab w:val="right" w:leader="dot" w:pos="8488"/>
            </w:tabs>
            <w:rPr>
              <w:rFonts w:asciiTheme="minorHAnsi" w:eastAsiaTheme="minorEastAsia" w:hAnsiTheme="minorHAnsi" w:cstheme="minorBidi"/>
              <w:noProof/>
              <w:sz w:val="22"/>
              <w:szCs w:val="22"/>
              <w:lang w:val="es-ES" w:eastAsia="es-ES"/>
            </w:rPr>
          </w:pPr>
          <w:hyperlink w:anchor="_Toc454029455" w:history="1">
            <w:r w:rsidR="00606058" w:rsidRPr="00AA0649">
              <w:rPr>
                <w:rStyle w:val="Hyperlink"/>
                <w:noProof/>
              </w:rPr>
              <w:t>OgcIndexingFilter.java</w:t>
            </w:r>
            <w:r w:rsidR="00606058">
              <w:rPr>
                <w:noProof/>
                <w:webHidden/>
              </w:rPr>
              <w:tab/>
            </w:r>
            <w:r w:rsidR="00606058">
              <w:rPr>
                <w:noProof/>
                <w:webHidden/>
              </w:rPr>
              <w:fldChar w:fldCharType="begin"/>
            </w:r>
            <w:r w:rsidR="00606058">
              <w:rPr>
                <w:noProof/>
                <w:webHidden/>
              </w:rPr>
              <w:instrText xml:space="preserve"> PAGEREF _Toc454029455 \h </w:instrText>
            </w:r>
            <w:r w:rsidR="00606058">
              <w:rPr>
                <w:noProof/>
                <w:webHidden/>
              </w:rPr>
            </w:r>
            <w:r w:rsidR="00606058">
              <w:rPr>
                <w:noProof/>
                <w:webHidden/>
              </w:rPr>
              <w:fldChar w:fldCharType="separate"/>
            </w:r>
            <w:r w:rsidR="00F41806">
              <w:rPr>
                <w:noProof/>
                <w:webHidden/>
              </w:rPr>
              <w:t>52</w:t>
            </w:r>
            <w:r w:rsidR="00606058">
              <w:rPr>
                <w:noProof/>
                <w:webHidden/>
              </w:rPr>
              <w:fldChar w:fldCharType="end"/>
            </w:r>
          </w:hyperlink>
        </w:p>
        <w:p w14:paraId="40E2582D" w14:textId="4E8A06AA" w:rsidR="00606058" w:rsidRDefault="00E05725">
          <w:pPr>
            <w:pStyle w:val="TOC2"/>
            <w:tabs>
              <w:tab w:val="right" w:leader="dot" w:pos="8488"/>
            </w:tabs>
            <w:rPr>
              <w:rFonts w:asciiTheme="minorHAnsi" w:eastAsiaTheme="minorEastAsia" w:hAnsiTheme="minorHAnsi" w:cstheme="minorBidi"/>
              <w:noProof/>
              <w:sz w:val="22"/>
              <w:szCs w:val="22"/>
              <w:lang w:val="es-ES" w:eastAsia="es-ES"/>
            </w:rPr>
          </w:pPr>
          <w:hyperlink w:anchor="_Toc454029456" w:history="1">
            <w:r w:rsidR="00606058" w:rsidRPr="00AA0649">
              <w:rPr>
                <w:rStyle w:val="Hyperlink"/>
                <w:noProof/>
              </w:rPr>
              <w:t>OgcParseFilter.java</w:t>
            </w:r>
            <w:r w:rsidR="00606058">
              <w:rPr>
                <w:noProof/>
                <w:webHidden/>
              </w:rPr>
              <w:tab/>
            </w:r>
            <w:r w:rsidR="00606058">
              <w:rPr>
                <w:noProof/>
                <w:webHidden/>
              </w:rPr>
              <w:fldChar w:fldCharType="begin"/>
            </w:r>
            <w:r w:rsidR="00606058">
              <w:rPr>
                <w:noProof/>
                <w:webHidden/>
              </w:rPr>
              <w:instrText xml:space="preserve"> PAGEREF _Toc454029456 \h </w:instrText>
            </w:r>
            <w:r w:rsidR="00606058">
              <w:rPr>
                <w:noProof/>
                <w:webHidden/>
              </w:rPr>
            </w:r>
            <w:r w:rsidR="00606058">
              <w:rPr>
                <w:noProof/>
                <w:webHidden/>
              </w:rPr>
              <w:fldChar w:fldCharType="separate"/>
            </w:r>
            <w:r w:rsidR="00F41806">
              <w:rPr>
                <w:noProof/>
                <w:webHidden/>
              </w:rPr>
              <w:t>53</w:t>
            </w:r>
            <w:r w:rsidR="00606058">
              <w:rPr>
                <w:noProof/>
                <w:webHidden/>
              </w:rPr>
              <w:fldChar w:fldCharType="end"/>
            </w:r>
          </w:hyperlink>
        </w:p>
        <w:p w14:paraId="465D979B" w14:textId="34D8091D" w:rsidR="00606058" w:rsidRDefault="00E05725">
          <w:pPr>
            <w:pStyle w:val="TOC2"/>
            <w:tabs>
              <w:tab w:val="right" w:leader="dot" w:pos="8488"/>
            </w:tabs>
            <w:rPr>
              <w:rFonts w:asciiTheme="minorHAnsi" w:eastAsiaTheme="minorEastAsia" w:hAnsiTheme="minorHAnsi" w:cstheme="minorBidi"/>
              <w:noProof/>
              <w:sz w:val="22"/>
              <w:szCs w:val="22"/>
              <w:lang w:val="es-ES" w:eastAsia="es-ES"/>
            </w:rPr>
          </w:pPr>
          <w:hyperlink w:anchor="_Toc454029457" w:history="1">
            <w:r w:rsidR="00606058" w:rsidRPr="00AA0649">
              <w:rPr>
                <w:rStyle w:val="Hyperlink"/>
                <w:noProof/>
              </w:rPr>
              <w:t>SharkScoringFilter.java</w:t>
            </w:r>
            <w:r w:rsidR="00606058">
              <w:rPr>
                <w:noProof/>
                <w:webHidden/>
              </w:rPr>
              <w:tab/>
            </w:r>
            <w:r w:rsidR="00606058">
              <w:rPr>
                <w:noProof/>
                <w:webHidden/>
              </w:rPr>
              <w:fldChar w:fldCharType="begin"/>
            </w:r>
            <w:r w:rsidR="00606058">
              <w:rPr>
                <w:noProof/>
                <w:webHidden/>
              </w:rPr>
              <w:instrText xml:space="preserve"> PAGEREF _Toc454029457 \h </w:instrText>
            </w:r>
            <w:r w:rsidR="00606058">
              <w:rPr>
                <w:noProof/>
                <w:webHidden/>
              </w:rPr>
            </w:r>
            <w:r w:rsidR="00606058">
              <w:rPr>
                <w:noProof/>
                <w:webHidden/>
              </w:rPr>
              <w:fldChar w:fldCharType="separate"/>
            </w:r>
            <w:r w:rsidR="00F41806">
              <w:rPr>
                <w:noProof/>
                <w:webHidden/>
              </w:rPr>
              <w:t>57</w:t>
            </w:r>
            <w:r w:rsidR="00606058">
              <w:rPr>
                <w:noProof/>
                <w:webHidden/>
              </w:rPr>
              <w:fldChar w:fldCharType="end"/>
            </w:r>
          </w:hyperlink>
        </w:p>
        <w:p w14:paraId="0F8DF1C6" w14:textId="318EA999" w:rsidR="00606058" w:rsidRDefault="00E05725">
          <w:pPr>
            <w:pStyle w:val="TOC2"/>
            <w:tabs>
              <w:tab w:val="right" w:leader="dot" w:pos="8488"/>
            </w:tabs>
            <w:rPr>
              <w:rFonts w:asciiTheme="minorHAnsi" w:eastAsiaTheme="minorEastAsia" w:hAnsiTheme="minorHAnsi" w:cstheme="minorBidi"/>
              <w:noProof/>
              <w:sz w:val="22"/>
              <w:szCs w:val="22"/>
              <w:lang w:val="es-ES" w:eastAsia="es-ES"/>
            </w:rPr>
          </w:pPr>
          <w:hyperlink w:anchor="_Toc454029458" w:history="1">
            <w:r w:rsidR="00606058" w:rsidRPr="00AA0649">
              <w:rPr>
                <w:rStyle w:val="Hyperlink"/>
                <w:noProof/>
              </w:rPr>
              <w:t>OgcIndexWriter.java</w:t>
            </w:r>
            <w:r w:rsidR="00606058">
              <w:rPr>
                <w:noProof/>
                <w:webHidden/>
              </w:rPr>
              <w:tab/>
            </w:r>
            <w:r w:rsidR="00606058">
              <w:rPr>
                <w:noProof/>
                <w:webHidden/>
              </w:rPr>
              <w:fldChar w:fldCharType="begin"/>
            </w:r>
            <w:r w:rsidR="00606058">
              <w:rPr>
                <w:noProof/>
                <w:webHidden/>
              </w:rPr>
              <w:instrText xml:space="preserve"> PAGEREF _Toc454029458 \h </w:instrText>
            </w:r>
            <w:r w:rsidR="00606058">
              <w:rPr>
                <w:noProof/>
                <w:webHidden/>
              </w:rPr>
            </w:r>
            <w:r w:rsidR="00606058">
              <w:rPr>
                <w:noProof/>
                <w:webHidden/>
              </w:rPr>
              <w:fldChar w:fldCharType="separate"/>
            </w:r>
            <w:r w:rsidR="00F41806">
              <w:rPr>
                <w:noProof/>
                <w:webHidden/>
              </w:rPr>
              <w:t>63</w:t>
            </w:r>
            <w:r w:rsidR="00606058">
              <w:rPr>
                <w:noProof/>
                <w:webHidden/>
              </w:rPr>
              <w:fldChar w:fldCharType="end"/>
            </w:r>
          </w:hyperlink>
        </w:p>
        <w:p w14:paraId="5380F1F3" w14:textId="19B2F9CE" w:rsidR="00606058" w:rsidRDefault="00E05725">
          <w:pPr>
            <w:pStyle w:val="TOC1"/>
            <w:tabs>
              <w:tab w:val="right" w:leader="dot" w:pos="8488"/>
            </w:tabs>
            <w:rPr>
              <w:rFonts w:asciiTheme="minorHAnsi" w:eastAsiaTheme="minorEastAsia" w:hAnsiTheme="minorHAnsi" w:cstheme="minorBidi"/>
              <w:noProof/>
              <w:sz w:val="22"/>
              <w:szCs w:val="22"/>
              <w:lang w:val="es-ES" w:eastAsia="es-ES"/>
            </w:rPr>
          </w:pPr>
          <w:hyperlink w:anchor="_Toc454029459" w:history="1">
            <w:r w:rsidR="00606058" w:rsidRPr="00AA0649">
              <w:rPr>
                <w:rStyle w:val="Hyperlink"/>
                <w:noProof/>
              </w:rPr>
              <w:t>Anexo E – Cronograma</w:t>
            </w:r>
            <w:r w:rsidR="00606058">
              <w:rPr>
                <w:noProof/>
                <w:webHidden/>
              </w:rPr>
              <w:tab/>
            </w:r>
            <w:r w:rsidR="00606058">
              <w:rPr>
                <w:noProof/>
                <w:webHidden/>
              </w:rPr>
              <w:fldChar w:fldCharType="begin"/>
            </w:r>
            <w:r w:rsidR="00606058">
              <w:rPr>
                <w:noProof/>
                <w:webHidden/>
              </w:rPr>
              <w:instrText xml:space="preserve"> PAGEREF _Toc454029459 \h </w:instrText>
            </w:r>
            <w:r w:rsidR="00606058">
              <w:rPr>
                <w:noProof/>
                <w:webHidden/>
              </w:rPr>
            </w:r>
            <w:r w:rsidR="00606058">
              <w:rPr>
                <w:noProof/>
                <w:webHidden/>
              </w:rPr>
              <w:fldChar w:fldCharType="separate"/>
            </w:r>
            <w:r w:rsidR="00F41806">
              <w:rPr>
                <w:noProof/>
                <w:webHidden/>
              </w:rPr>
              <w:t>65</w:t>
            </w:r>
            <w:r w:rsidR="00606058">
              <w:rPr>
                <w:noProof/>
                <w:webHidden/>
              </w:rPr>
              <w:fldChar w:fldCharType="end"/>
            </w:r>
          </w:hyperlink>
        </w:p>
        <w:p w14:paraId="14CED9E3" w14:textId="0A4EFE94" w:rsidR="00606058" w:rsidRDefault="00E05725">
          <w:pPr>
            <w:pStyle w:val="TOC1"/>
            <w:tabs>
              <w:tab w:val="right" w:leader="dot" w:pos="8488"/>
            </w:tabs>
            <w:rPr>
              <w:rFonts w:asciiTheme="minorHAnsi" w:eastAsiaTheme="minorEastAsia" w:hAnsiTheme="minorHAnsi" w:cstheme="minorBidi"/>
              <w:noProof/>
              <w:sz w:val="22"/>
              <w:szCs w:val="22"/>
              <w:lang w:val="es-ES" w:eastAsia="es-ES"/>
            </w:rPr>
          </w:pPr>
          <w:hyperlink w:anchor="_Toc454029460" w:history="1">
            <w:r w:rsidR="00606058" w:rsidRPr="00AA0649">
              <w:rPr>
                <w:rStyle w:val="Hyperlink"/>
                <w:noProof/>
              </w:rPr>
              <w:t>Anexo F – DOM</w:t>
            </w:r>
            <w:r w:rsidR="00606058">
              <w:rPr>
                <w:noProof/>
                <w:webHidden/>
              </w:rPr>
              <w:tab/>
            </w:r>
            <w:r w:rsidR="00606058">
              <w:rPr>
                <w:noProof/>
                <w:webHidden/>
              </w:rPr>
              <w:fldChar w:fldCharType="begin"/>
            </w:r>
            <w:r w:rsidR="00606058">
              <w:rPr>
                <w:noProof/>
                <w:webHidden/>
              </w:rPr>
              <w:instrText xml:space="preserve"> PAGEREF _Toc454029460 \h </w:instrText>
            </w:r>
            <w:r w:rsidR="00606058">
              <w:rPr>
                <w:noProof/>
                <w:webHidden/>
              </w:rPr>
            </w:r>
            <w:r w:rsidR="00606058">
              <w:rPr>
                <w:noProof/>
                <w:webHidden/>
              </w:rPr>
              <w:fldChar w:fldCharType="separate"/>
            </w:r>
            <w:r w:rsidR="00F41806">
              <w:rPr>
                <w:noProof/>
                <w:webHidden/>
              </w:rPr>
              <w:t>69</w:t>
            </w:r>
            <w:r w:rsidR="00606058">
              <w:rPr>
                <w:noProof/>
                <w:webHidden/>
              </w:rPr>
              <w:fldChar w:fldCharType="end"/>
            </w:r>
          </w:hyperlink>
        </w:p>
        <w:p w14:paraId="14482791" w14:textId="19EFAC2F"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2F22AA76" w14:textId="77777777" w:rsidR="00074A8E" w:rsidRDefault="001E7C4F" w:rsidP="006E0718">
      <w:pPr>
        <w:pStyle w:val="Heading1"/>
        <w:numPr>
          <w:ilvl w:val="0"/>
          <w:numId w:val="1"/>
        </w:numPr>
      </w:pPr>
      <w:bookmarkStart w:id="2" w:name="_Toc450408219"/>
      <w:bookmarkStart w:id="3" w:name="_Toc451012993"/>
      <w:bookmarkStart w:id="4" w:name="_Toc453002167"/>
      <w:bookmarkStart w:id="5" w:name="_Toc454029398"/>
      <w:r>
        <w:lastRenderedPageBreak/>
        <w:t>Introducción</w:t>
      </w:r>
      <w:bookmarkEnd w:id="2"/>
      <w:bookmarkEnd w:id="3"/>
      <w:bookmarkEnd w:id="4"/>
      <w:bookmarkEnd w:id="5"/>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Heading2"/>
        <w:numPr>
          <w:ilvl w:val="1"/>
          <w:numId w:val="1"/>
        </w:numPr>
      </w:pPr>
      <w:bookmarkStart w:id="6" w:name="_Toc450408220"/>
      <w:bookmarkStart w:id="7" w:name="_Toc451012994"/>
      <w:bookmarkStart w:id="8" w:name="_Toc453002168"/>
      <w:bookmarkStart w:id="9" w:name="_Toc454029399"/>
      <w:r>
        <w:t>Objetivo</w:t>
      </w:r>
      <w:bookmarkEnd w:id="6"/>
      <w:bookmarkEnd w:id="7"/>
      <w:bookmarkEnd w:id="8"/>
      <w:bookmarkEnd w:id="9"/>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 xml:space="preserve">En este trabajo se ha profundizado en la recuperación de documentos correspondientes a las especificaciones de OGC (Open Geospatial Consortium).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Atom.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r w:rsidR="00251770">
        <w:rPr>
          <w:i/>
        </w:rPr>
        <w:t>big data</w:t>
      </w:r>
      <w:r w:rsidR="00251770">
        <w:t xml:space="preserve"> y análisis de datos.</w:t>
      </w:r>
    </w:p>
    <w:p w14:paraId="26DC72EA" w14:textId="77777777" w:rsidR="00074A8E" w:rsidRDefault="00B844DD" w:rsidP="00B844DD">
      <w:pPr>
        <w:pStyle w:val="Heading2"/>
        <w:numPr>
          <w:ilvl w:val="1"/>
          <w:numId w:val="1"/>
        </w:numPr>
      </w:pPr>
      <w:bookmarkStart w:id="10" w:name="_Toc451012996"/>
      <w:bookmarkStart w:id="11" w:name="_Toc453002170"/>
      <w:bookmarkStart w:id="12" w:name="_Toc454029400"/>
      <w:r>
        <w:t>Resolución del problema</w:t>
      </w:r>
      <w:bookmarkEnd w:id="10"/>
      <w:bookmarkEnd w:id="11"/>
      <w:bookmarkEnd w:id="12"/>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r w:rsidR="00BA62EA">
        <w:rPr>
          <w:i/>
        </w:rPr>
        <w:t>fet</w:t>
      </w:r>
      <w:r w:rsidR="00E73653">
        <w:rPr>
          <w:i/>
        </w:rPr>
        <w:t>c</w:t>
      </w:r>
      <w:r w:rsidR="00BA62EA">
        <w:rPr>
          <w:i/>
        </w:rPr>
        <w:t xml:space="preserve">h,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Heading2"/>
        <w:numPr>
          <w:ilvl w:val="1"/>
          <w:numId w:val="1"/>
        </w:numPr>
      </w:pPr>
      <w:bookmarkStart w:id="13" w:name="_Toc453002171"/>
      <w:bookmarkStart w:id="14" w:name="_Toc454029401"/>
      <w:r>
        <w:lastRenderedPageBreak/>
        <w:t>Estructura de la memoria</w:t>
      </w:r>
      <w:bookmarkEnd w:id="13"/>
      <w:bookmarkEnd w:id="14"/>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También existe un manual de usuario en el cual se explica paso por paso cómo utilizar GeoCrawler.</w:t>
      </w:r>
    </w:p>
    <w:p w14:paraId="3B9C3549" w14:textId="77777777" w:rsidR="00074A8E" w:rsidRDefault="003A674A" w:rsidP="00873A33">
      <w:pPr>
        <w:pStyle w:val="Heading1"/>
        <w:numPr>
          <w:ilvl w:val="0"/>
          <w:numId w:val="1"/>
        </w:numPr>
        <w:ind w:left="708" w:hanging="708"/>
      </w:pPr>
      <w:bookmarkStart w:id="15" w:name="_Toc451012998"/>
      <w:bookmarkStart w:id="16" w:name="_Toc453002172"/>
      <w:bookmarkStart w:id="17" w:name="_Toc454029402"/>
      <w:r>
        <w:lastRenderedPageBreak/>
        <w:t>Crawlers</w:t>
      </w:r>
      <w:bookmarkEnd w:id="15"/>
      <w:bookmarkEnd w:id="16"/>
      <w:bookmarkEnd w:id="17"/>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Heading2"/>
        <w:numPr>
          <w:ilvl w:val="1"/>
          <w:numId w:val="1"/>
        </w:numPr>
      </w:pPr>
      <w:bookmarkStart w:id="18" w:name="_Toc451012999"/>
      <w:bookmarkStart w:id="19" w:name="_Toc453002173"/>
      <w:bookmarkStart w:id="20" w:name="_Toc454029403"/>
      <w:r>
        <w:t>Crawlers genéricos</w:t>
      </w:r>
      <w:bookmarkEnd w:id="18"/>
      <w:bookmarkEnd w:id="19"/>
      <w:bookmarkEnd w:id="20"/>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8696F81" w:rsidR="00BD078F" w:rsidRDefault="006107A5" w:rsidP="008B7333">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w:t>
      </w:r>
      <w:r w:rsidR="00606058">
        <w:t>extenderse</w:t>
      </w:r>
      <w:r>
        <w:t xml:space="preserve"> de manera circular o de mancha de aceite ya que no siguen ningún criterio especifico qu</w:t>
      </w:r>
      <w:r w:rsidR="00BD078F">
        <w:t>e modifique su comportamiento</w:t>
      </w:r>
      <w:r>
        <w:t>.</w:t>
      </w:r>
      <w:r w:rsidR="00BA3DC4">
        <w:t xml:space="preserve"> </w:t>
      </w:r>
    </w:p>
    <w:p w14:paraId="774934EB" w14:textId="42CF450A" w:rsidR="00C35B8F" w:rsidRPr="00C35B8F" w:rsidRDefault="00BF6A6A" w:rsidP="008B7333">
      <w:r>
        <w:t xml:space="preserve">En </w:t>
      </w:r>
      <w:r w:rsidR="00606058">
        <w:t xml:space="preserve">la </w:t>
      </w:r>
      <w:r w:rsidR="00606058">
        <w:fldChar w:fldCharType="begin"/>
      </w:r>
      <w:r w:rsidR="00606058">
        <w:instrText xml:space="preserve"> REF _Ref454029305 \h </w:instrText>
      </w:r>
      <w:r w:rsidR="00606058">
        <w:fldChar w:fldCharType="separate"/>
      </w:r>
      <w:r w:rsidR="00F41806">
        <w:t xml:space="preserve">Figura </w:t>
      </w:r>
      <w:r w:rsidR="00F41806">
        <w:rPr>
          <w:noProof/>
        </w:rPr>
        <w:t>1</w:t>
      </w:r>
      <w:r w:rsidR="00F41806">
        <w:t xml:space="preserve">: Esquema </w:t>
      </w:r>
      <w:r w:rsidR="00F41806">
        <w:rPr>
          <w:i/>
        </w:rPr>
        <w:t>crawler</w:t>
      </w:r>
      <w:r w:rsidR="00F41806">
        <w:t xml:space="preserve"> genérico</w:t>
      </w:r>
      <w:r w:rsidR="00606058">
        <w:fldChar w:fldCharType="end"/>
      </w:r>
      <w:r w:rsidR="00606058" w:rsidRPr="00BF6A6A">
        <w:rPr>
          <w:b/>
        </w:rPr>
        <w:t xml:space="preserve"> </w:t>
      </w:r>
      <w:r w:rsidR="00606058" w:rsidRPr="00B464BD">
        <w:rPr>
          <w:rPrChange w:id="21" w:author="Francisco J Lopez Pellicer" w:date="2016-06-18T20:19:00Z">
            <w:rPr>
              <w:b/>
            </w:rPr>
          </w:rPrChange>
        </w:rPr>
        <w:t>se</w:t>
      </w:r>
      <w:r w:rsidR="00C35B8F">
        <w:t xml:space="preserv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6284D12F" w14:textId="77777777" w:rsidR="002C097D" w:rsidRDefault="000B3E1E" w:rsidP="002C097D">
      <w:pPr>
        <w:keepNext/>
        <w:jc w:val="center"/>
      </w:pPr>
      <w:r>
        <w:rPr>
          <w:noProof/>
          <w:lang w:val="en-US" w:eastAsia="en-U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4E8015E1" w14:textId="49533246" w:rsidR="00BF6A6A" w:rsidRPr="002C097D" w:rsidRDefault="002C097D" w:rsidP="002C097D">
      <w:pPr>
        <w:pStyle w:val="Caption"/>
        <w:jc w:val="center"/>
      </w:pPr>
      <w:bookmarkStart w:id="22" w:name="_Ref454029305"/>
      <w:bookmarkStart w:id="23" w:name="_Toc454030212"/>
      <w:r>
        <w:t xml:space="preserve">Figura </w:t>
      </w:r>
      <w:r>
        <w:fldChar w:fldCharType="begin"/>
      </w:r>
      <w:r>
        <w:instrText xml:space="preserve"> SEQ Figura \* ARABIC </w:instrText>
      </w:r>
      <w:r>
        <w:fldChar w:fldCharType="separate"/>
      </w:r>
      <w:r w:rsidR="00F41806">
        <w:rPr>
          <w:noProof/>
        </w:rPr>
        <w:t>1</w:t>
      </w:r>
      <w:r>
        <w:fldChar w:fldCharType="end"/>
      </w:r>
      <w:r>
        <w:t xml:space="preserve">: Esquema </w:t>
      </w:r>
      <w:r>
        <w:rPr>
          <w:i/>
        </w:rPr>
        <w:t>crawler</w:t>
      </w:r>
      <w:r>
        <w:t xml:space="preserve"> genérico</w:t>
      </w:r>
      <w:bookmarkEnd w:id="22"/>
      <w:bookmarkEnd w:id="23"/>
    </w:p>
    <w:p w14:paraId="37646A93" w14:textId="77777777" w:rsidR="008B7333" w:rsidRPr="008B7333" w:rsidRDefault="008B7333" w:rsidP="008B7333">
      <w:pPr>
        <w:pStyle w:val="Heading2"/>
        <w:numPr>
          <w:ilvl w:val="1"/>
          <w:numId w:val="1"/>
        </w:numPr>
      </w:pPr>
      <w:bookmarkStart w:id="24" w:name="_Toc451013000"/>
      <w:bookmarkStart w:id="25" w:name="_Toc453002174"/>
      <w:bookmarkStart w:id="26" w:name="_Toc454029404"/>
      <w:r>
        <w:lastRenderedPageBreak/>
        <w:t>Crawlers enfocados</w:t>
      </w:r>
      <w:bookmarkEnd w:id="24"/>
      <w:bookmarkEnd w:id="25"/>
      <w:bookmarkEnd w:id="26"/>
    </w:p>
    <w:p w14:paraId="0377D877" w14:textId="77777777"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69BF7360"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606058">
        <w:rPr>
          <w:lang w:val="es-ES"/>
        </w:rPr>
        <w:fldChar w:fldCharType="begin"/>
      </w:r>
      <w:r w:rsidR="00606058">
        <w:rPr>
          <w:lang w:val="es-ES"/>
        </w:rPr>
        <w:instrText xml:space="preserve"> REF _Ref454029338 \h </w:instrText>
      </w:r>
      <w:r w:rsidR="00606058">
        <w:rPr>
          <w:lang w:val="es-ES"/>
        </w:rPr>
      </w:r>
      <w:r w:rsidR="00606058">
        <w:rPr>
          <w:lang w:val="es-ES"/>
        </w:rPr>
        <w:fldChar w:fldCharType="separate"/>
      </w:r>
      <w:r w:rsidR="00F41806">
        <w:t xml:space="preserve">Figura </w:t>
      </w:r>
      <w:r w:rsidR="00F41806">
        <w:rPr>
          <w:noProof/>
        </w:rPr>
        <w:t>2</w:t>
      </w:r>
      <w:r w:rsidR="00F41806">
        <w:t xml:space="preserve">: Esquema </w:t>
      </w:r>
      <w:r w:rsidR="00F41806">
        <w:rPr>
          <w:i/>
        </w:rPr>
        <w:t>crawler</w:t>
      </w:r>
      <w:r w:rsidR="00F41806">
        <w:t xml:space="preserve"> enfocado</w:t>
      </w:r>
      <w:r w:rsidR="00606058">
        <w:rPr>
          <w:lang w:val="es-ES"/>
        </w:rPr>
        <w:fldChar w:fldCharType="end"/>
      </w:r>
      <w:r w:rsidR="00606058">
        <w:rPr>
          <w:lang w:val="es-ES"/>
        </w:rPr>
        <w:t xml:space="preserve"> </w:t>
      </w:r>
      <w:r w:rsidR="00515DA9">
        <w:rPr>
          <w:lang w:val="es-ES"/>
        </w:rPr>
        <w:t xml:space="preserve">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72919FD8" w14:textId="77777777" w:rsidR="002C097D" w:rsidRDefault="000B3E1E" w:rsidP="002C097D">
      <w:pPr>
        <w:keepNext/>
        <w:jc w:val="center"/>
      </w:pPr>
      <w:r>
        <w:rPr>
          <w:noProof/>
          <w:lang w:val="en-US" w:eastAsia="en-U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0BE29FC9" w14:textId="073679AB" w:rsidR="000E566C" w:rsidRPr="002C097D" w:rsidRDefault="002C097D" w:rsidP="002C097D">
      <w:pPr>
        <w:pStyle w:val="Caption"/>
        <w:jc w:val="center"/>
      </w:pPr>
      <w:bookmarkStart w:id="27" w:name="_Ref454029338"/>
      <w:bookmarkStart w:id="28" w:name="_Toc454030213"/>
      <w:r>
        <w:t xml:space="preserve">Figura </w:t>
      </w:r>
      <w:r>
        <w:fldChar w:fldCharType="begin"/>
      </w:r>
      <w:r>
        <w:instrText xml:space="preserve"> SEQ Figura \* ARABIC </w:instrText>
      </w:r>
      <w:r>
        <w:fldChar w:fldCharType="separate"/>
      </w:r>
      <w:r w:rsidR="00F41806">
        <w:rPr>
          <w:noProof/>
        </w:rPr>
        <w:t>2</w:t>
      </w:r>
      <w:r>
        <w:fldChar w:fldCharType="end"/>
      </w:r>
      <w:r>
        <w:t xml:space="preserve">: Esquema </w:t>
      </w:r>
      <w:r>
        <w:rPr>
          <w:i/>
        </w:rPr>
        <w:t>crawler</w:t>
      </w:r>
      <w:r>
        <w:t xml:space="preserve"> enfocado</w:t>
      </w:r>
      <w:bookmarkEnd w:id="27"/>
      <w:bookmarkEnd w:id="28"/>
    </w:p>
    <w:p w14:paraId="7025116C" w14:textId="77777777" w:rsidR="00F07B42" w:rsidRDefault="0069537B" w:rsidP="00F07B42">
      <w:pPr>
        <w:pStyle w:val="Heading2"/>
        <w:numPr>
          <w:ilvl w:val="1"/>
          <w:numId w:val="1"/>
        </w:numPr>
      </w:pPr>
      <w:bookmarkStart w:id="29" w:name="_Toc451013001"/>
      <w:bookmarkStart w:id="30" w:name="_Toc453002175"/>
      <w:bookmarkStart w:id="31" w:name="_Toc454029405"/>
      <w:r>
        <w:lastRenderedPageBreak/>
        <w:t>Funcionamiento de un crawler</w:t>
      </w:r>
      <w:bookmarkEnd w:id="29"/>
      <w:bookmarkEnd w:id="30"/>
      <w:bookmarkEnd w:id="31"/>
    </w:p>
    <w:p w14:paraId="50A1C4E5" w14:textId="77777777" w:rsidR="00BD078F"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r w:rsidR="00BD078F">
        <w:rPr>
          <w:b/>
        </w:rPr>
        <w:t>inject</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1419CCCE" w:rsidR="00752638" w:rsidRDefault="00752638" w:rsidP="00752638">
      <w:r>
        <w:t xml:space="preserve">En la </w:t>
      </w:r>
      <w:r w:rsidR="00606058">
        <w:fldChar w:fldCharType="begin"/>
      </w:r>
      <w:r w:rsidR="00606058">
        <w:instrText xml:space="preserve"> REF _Ref454029241 \h </w:instrText>
      </w:r>
      <w:r w:rsidR="00606058">
        <w:fldChar w:fldCharType="separate"/>
      </w:r>
      <w:r w:rsidR="00F41806">
        <w:t xml:space="preserve">Figura </w:t>
      </w:r>
      <w:r w:rsidR="00F41806">
        <w:rPr>
          <w:noProof/>
        </w:rPr>
        <w:t>3</w:t>
      </w:r>
      <w:r w:rsidR="00F41806">
        <w:t xml:space="preserve">: Esquema arquitectura de un </w:t>
      </w:r>
      <w:r w:rsidR="00F41806">
        <w:rPr>
          <w:i/>
        </w:rPr>
        <w:t>crawler</w:t>
      </w:r>
      <w:r w:rsidR="00606058">
        <w:fldChar w:fldCharType="end"/>
      </w:r>
      <w:ins w:id="32" w:author="Francisco J Lopez Pellicer" w:date="2016-06-18T20:19:00Z">
        <w:r w:rsidR="00B464BD">
          <w:t xml:space="preserve"> </w:t>
        </w:r>
      </w:ins>
      <w:r>
        <w:t xml:space="preserve">se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7ECAFAD1" w14:textId="77777777" w:rsidR="002C097D" w:rsidRDefault="00C97BE8" w:rsidP="002C097D">
      <w:pPr>
        <w:keepNext/>
        <w:jc w:val="center"/>
      </w:pPr>
      <w:r>
        <w:rPr>
          <w:noProof/>
          <w:lang w:val="en-US" w:eastAsia="en-U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4">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5A4E127B" w14:textId="2513E470" w:rsidR="00B90438" w:rsidRPr="002C097D" w:rsidRDefault="002C097D" w:rsidP="002C097D">
      <w:pPr>
        <w:pStyle w:val="Caption"/>
        <w:jc w:val="center"/>
      </w:pPr>
      <w:bookmarkStart w:id="33" w:name="_Ref454029241"/>
      <w:bookmarkStart w:id="34" w:name="_Toc454030214"/>
      <w:r>
        <w:t xml:space="preserve">Figura </w:t>
      </w:r>
      <w:r>
        <w:fldChar w:fldCharType="begin"/>
      </w:r>
      <w:r>
        <w:instrText xml:space="preserve"> SEQ Figura \* ARABIC </w:instrText>
      </w:r>
      <w:r>
        <w:fldChar w:fldCharType="separate"/>
      </w:r>
      <w:r w:rsidR="00F41806">
        <w:rPr>
          <w:noProof/>
        </w:rPr>
        <w:t>3</w:t>
      </w:r>
      <w:r>
        <w:fldChar w:fldCharType="end"/>
      </w:r>
      <w:r>
        <w:t xml:space="preserve">: Esquema arquitectura de un </w:t>
      </w:r>
      <w:r>
        <w:rPr>
          <w:i/>
        </w:rPr>
        <w:t>crawler</w:t>
      </w:r>
      <w:bookmarkEnd w:id="33"/>
      <w:bookmarkEnd w:id="34"/>
    </w:p>
    <w:p w14:paraId="41F7EFA9" w14:textId="67D0F3E7" w:rsidR="0069537B" w:rsidRDefault="00064443" w:rsidP="00817E0C">
      <w:pPr>
        <w:pStyle w:val="Heading2"/>
        <w:numPr>
          <w:ilvl w:val="1"/>
          <w:numId w:val="1"/>
        </w:numPr>
      </w:pPr>
      <w:bookmarkStart w:id="35" w:name="_Toc451013002"/>
      <w:bookmarkStart w:id="36" w:name="_Toc453002176"/>
      <w:bookmarkStart w:id="37" w:name="_Toc454029406"/>
      <w:r>
        <w:t>Educación</w:t>
      </w:r>
      <w:bookmarkEnd w:id="35"/>
      <w:bookmarkEnd w:id="36"/>
      <w:bookmarkEnd w:id="37"/>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1608F734"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79591E81" w14:textId="19A871ED" w:rsidR="00C74F39" w:rsidRDefault="00C74F39" w:rsidP="00DC7DD8">
      <w:r>
        <w:lastRenderedPageBreak/>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n-US" w:eastAsia="en-U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1B1786" w:rsidRPr="00C74F39" w:rsidRDefault="001B1786" w:rsidP="00A855A0">
                            <w:pPr>
                              <w:pStyle w:val="HTMLPreformatted"/>
                              <w:rPr>
                                <w:color w:val="000000"/>
                                <w:lang w:val="en-US"/>
                              </w:rPr>
                            </w:pPr>
                            <w:r w:rsidRPr="00C74F39">
                              <w:rPr>
                                <w:color w:val="000000"/>
                                <w:lang w:val="en-US"/>
                              </w:rPr>
                              <w:t>User-agent: *</w:t>
                            </w:r>
                          </w:p>
                          <w:p w14:paraId="520F4F0A" w14:textId="77777777" w:rsidR="001B1786" w:rsidRPr="00C74F39" w:rsidRDefault="001B1786" w:rsidP="00A855A0">
                            <w:pPr>
                              <w:pStyle w:val="HTMLPreformatted"/>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">
                <v:textbox>
                  <w:txbxContent>
                    <w:p w14:paraId="619CA914" w14:textId="77777777" w:rsidR="001B1786" w:rsidRPr="00C74F39" w:rsidRDefault="001B1786" w:rsidP="00A855A0">
                      <w:pPr>
                        <w:pStyle w:val="HTMLPreformatted"/>
                        <w:rPr>
                          <w:color w:val="000000"/>
                          <w:lang w:val="en-US"/>
                        </w:rPr>
                      </w:pPr>
                      <w:r w:rsidRPr="00C74F39">
                        <w:rPr>
                          <w:color w:val="000000"/>
                          <w:lang w:val="en-US"/>
                        </w:rPr>
                        <w:t>User-agent: *</w:t>
                      </w:r>
                    </w:p>
                    <w:p w14:paraId="520F4F0A" w14:textId="77777777" w:rsidR="001B1786" w:rsidRPr="00C74F39" w:rsidRDefault="001B1786" w:rsidP="00A855A0">
                      <w:pPr>
                        <w:pStyle w:val="HTMLPreformatted"/>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n-US" w:eastAsia="en-U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1B1786" w:rsidRPr="00C74F39" w:rsidRDefault="001B1786" w:rsidP="00C74F39">
                            <w:pPr>
                              <w:pStyle w:val="HTMLPreformatted"/>
                              <w:rPr>
                                <w:color w:val="000000"/>
                                <w:lang w:val="en-US"/>
                              </w:rPr>
                            </w:pPr>
                            <w:r w:rsidRPr="00C74F39">
                              <w:rPr>
                                <w:color w:val="000000"/>
                                <w:lang w:val="en-US"/>
                              </w:rPr>
                              <w:t>User-agent: *</w:t>
                            </w:r>
                          </w:p>
                          <w:p w14:paraId="48C893C0" w14:textId="77777777" w:rsidR="001B1786" w:rsidRPr="00C74F39" w:rsidRDefault="001B1786" w:rsidP="00C74F39">
                            <w:pPr>
                              <w:pStyle w:val="HTMLPreformatted"/>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">
                <v:textbox>
                  <w:txbxContent>
                    <w:p w14:paraId="219769F5" w14:textId="77777777" w:rsidR="001B1786" w:rsidRPr="00C74F39" w:rsidRDefault="001B1786" w:rsidP="00C74F39">
                      <w:pPr>
                        <w:pStyle w:val="HTMLPreformatted"/>
                        <w:rPr>
                          <w:color w:val="000000"/>
                          <w:lang w:val="en-US"/>
                        </w:rPr>
                      </w:pPr>
                      <w:r w:rsidRPr="00C74F39">
                        <w:rPr>
                          <w:color w:val="000000"/>
                          <w:lang w:val="en-US"/>
                        </w:rPr>
                        <w:t>User-agent: *</w:t>
                      </w:r>
                    </w:p>
                    <w:p w14:paraId="48C893C0" w14:textId="77777777" w:rsidR="001B1786" w:rsidRPr="00C74F39" w:rsidRDefault="001B1786" w:rsidP="00C74F39">
                      <w:pPr>
                        <w:pStyle w:val="HTMLPreformatted"/>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n-US" w:eastAsia="en-U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1B1786" w:rsidRPr="00C74F39" w:rsidRDefault="001B1786" w:rsidP="00C602F1">
                            <w:pPr>
                              <w:pStyle w:val="HTMLPreformatted"/>
                              <w:spacing w:before="0" w:after="0"/>
                              <w:rPr>
                                <w:color w:val="000000"/>
                                <w:lang w:val="en-US"/>
                              </w:rPr>
                            </w:pPr>
                            <w:r w:rsidRPr="00C74F39">
                              <w:rPr>
                                <w:color w:val="000000"/>
                                <w:lang w:val="en-US"/>
                              </w:rPr>
                              <w:t>User-agent: *</w:t>
                            </w:r>
                          </w:p>
                          <w:p w14:paraId="348EFC90" w14:textId="77777777" w:rsidR="001B1786" w:rsidRPr="00C74F39" w:rsidRDefault="001B1786" w:rsidP="00C602F1">
                            <w:pPr>
                              <w:pStyle w:val="HTMLPreformatted"/>
                              <w:spacing w:before="0" w:after="0"/>
                              <w:rPr>
                                <w:color w:val="000000"/>
                                <w:lang w:val="en-US"/>
                              </w:rPr>
                            </w:pPr>
                            <w:r w:rsidRPr="00C74F39">
                              <w:rPr>
                                <w:color w:val="000000"/>
                                <w:lang w:val="en-US"/>
                              </w:rPr>
                              <w:t xml:space="preserve">Disallow: </w:t>
                            </w:r>
                          </w:p>
                          <w:p w14:paraId="6C7BE325" w14:textId="77777777" w:rsidR="001B1786" w:rsidRPr="00C74F39" w:rsidRDefault="001B1786" w:rsidP="00C602F1">
                            <w:pPr>
                              <w:pStyle w:val="HTMLPreformatted"/>
                              <w:spacing w:before="0" w:after="0"/>
                              <w:rPr>
                                <w:color w:val="000000"/>
                                <w:lang w:val="en-US"/>
                              </w:rPr>
                            </w:pPr>
                            <w:r w:rsidRPr="00C74F39">
                              <w:rPr>
                                <w:color w:val="000000"/>
                                <w:lang w:val="en-US"/>
                              </w:rPr>
                              <w:t>Disallow: /_*/</w:t>
                            </w:r>
                          </w:p>
                          <w:p w14:paraId="67C6038A" w14:textId="77777777" w:rsidR="001B1786" w:rsidRPr="00C74F39" w:rsidRDefault="001B1786" w:rsidP="00C602F1">
                            <w:pPr>
                              <w:pStyle w:val="HTMLPreformatted"/>
                              <w:spacing w:before="0" w:after="0"/>
                              <w:rPr>
                                <w:color w:val="000000"/>
                                <w:lang w:val="en-US"/>
                              </w:rPr>
                            </w:pPr>
                            <w:r w:rsidRPr="00C74F39">
                              <w:rPr>
                                <w:color w:val="000000"/>
                                <w:lang w:val="en-US"/>
                              </w:rPr>
                              <w:t>Disallow: /ES/FamiliaReal/Urdangarin/</w:t>
                            </w:r>
                          </w:p>
                          <w:p w14:paraId="3282C423" w14:textId="77777777" w:rsidR="001B1786" w:rsidRPr="00C74F39" w:rsidRDefault="001B1786" w:rsidP="00C602F1">
                            <w:pPr>
                              <w:pStyle w:val="HTMLPreformatted"/>
                              <w:spacing w:before="0" w:after="0"/>
                              <w:rPr>
                                <w:color w:val="000000"/>
                                <w:lang w:val="en-US"/>
                              </w:rPr>
                            </w:pPr>
                            <w:r w:rsidRPr="00C74F39">
                              <w:rPr>
                                <w:color w:val="000000"/>
                                <w:lang w:val="en-US"/>
                              </w:rPr>
                              <w:t>Disallow: /CA/FamiliaReal/Urdangarin/</w:t>
                            </w:r>
                          </w:p>
                          <w:p w14:paraId="5DAB47FB" w14:textId="77777777" w:rsidR="001B1786" w:rsidRPr="00C74F39" w:rsidRDefault="001B1786" w:rsidP="00C602F1">
                            <w:pPr>
                              <w:pStyle w:val="HTMLPreformatted"/>
                              <w:spacing w:before="0" w:after="0"/>
                              <w:rPr>
                                <w:color w:val="000000"/>
                                <w:lang w:val="en-US"/>
                              </w:rPr>
                            </w:pPr>
                            <w:r w:rsidRPr="00C74F39">
                              <w:rPr>
                                <w:color w:val="000000"/>
                                <w:lang w:val="en-US"/>
                              </w:rPr>
                              <w:t>Disallow: /EU/FamiliaReal/Urdangarin/</w:t>
                            </w:r>
                          </w:p>
                          <w:p w14:paraId="0EF55D26" w14:textId="77777777" w:rsidR="001B1786" w:rsidRPr="00C74F39" w:rsidRDefault="001B1786" w:rsidP="00C602F1">
                            <w:pPr>
                              <w:pStyle w:val="HTMLPreformatted"/>
                              <w:spacing w:before="0" w:after="0"/>
                              <w:rPr>
                                <w:color w:val="000000"/>
                                <w:lang w:val="en-US"/>
                              </w:rPr>
                            </w:pPr>
                            <w:r w:rsidRPr="00C74F39">
                              <w:rPr>
                                <w:color w:val="000000"/>
                                <w:lang w:val="en-US"/>
                              </w:rPr>
                              <w:t>Disallow: /GL/FamiliaReal/Urdangarin/</w:t>
                            </w:r>
                          </w:p>
                          <w:p w14:paraId="76034308" w14:textId="77777777" w:rsidR="001B1786" w:rsidRDefault="001B1786" w:rsidP="00C602F1">
                            <w:pPr>
                              <w:pStyle w:val="HTMLPreformatted"/>
                              <w:spacing w:before="0" w:after="0"/>
                              <w:rPr>
                                <w:color w:val="000000"/>
                              </w:rPr>
                            </w:pPr>
                            <w:r>
                              <w:rPr>
                                <w:color w:val="000000"/>
                              </w:rPr>
                              <w:t>Disallow: /VA/FamiliaReal/Urdangarin/</w:t>
                            </w:r>
                          </w:p>
                          <w:p w14:paraId="762F8E00" w14:textId="77777777" w:rsidR="001B1786" w:rsidRDefault="001B1786" w:rsidP="00C602F1">
                            <w:pPr>
                              <w:pStyle w:val="HTMLPreformatted"/>
                              <w:spacing w:before="0" w:after="0"/>
                              <w:rPr>
                                <w:color w:val="000000"/>
                              </w:rPr>
                            </w:pPr>
                            <w:r>
                              <w:rPr>
                                <w:color w:val="000000"/>
                              </w:rPr>
                              <w:t>Disallow: /EN/FamiliaReal/Urdangarin/</w:t>
                            </w:r>
                          </w:p>
                          <w:p w14:paraId="19679F32" w14:textId="77777777" w:rsidR="001B1786" w:rsidRDefault="001B1786" w:rsidP="00C602F1">
                            <w:pPr>
                              <w:pStyle w:val="HTMLPreformatted"/>
                              <w:spacing w:before="0" w:after="0"/>
                              <w:rPr>
                                <w:color w:val="000000"/>
                              </w:rPr>
                            </w:pPr>
                            <w:r>
                              <w:rPr>
                                <w:color w:val="000000"/>
                              </w:rPr>
                              <w:t>Sitemap: http://www.casareal.es/sitemap.xml</w:t>
                            </w:r>
                          </w:p>
                          <w:p w14:paraId="37530B1F" w14:textId="77777777" w:rsidR="001B1786" w:rsidRDefault="001B1786"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">
                <v:textbox>
                  <w:txbxContent>
                    <w:p w14:paraId="0EAD9738" w14:textId="77777777" w:rsidR="001B1786" w:rsidRPr="00C74F39" w:rsidRDefault="001B1786" w:rsidP="00C602F1">
                      <w:pPr>
                        <w:pStyle w:val="HTMLPreformatted"/>
                        <w:spacing w:before="0" w:after="0"/>
                        <w:rPr>
                          <w:color w:val="000000"/>
                          <w:lang w:val="en-US"/>
                        </w:rPr>
                      </w:pPr>
                      <w:r w:rsidRPr="00C74F39">
                        <w:rPr>
                          <w:color w:val="000000"/>
                          <w:lang w:val="en-US"/>
                        </w:rPr>
                        <w:t>User-agent: *</w:t>
                      </w:r>
                    </w:p>
                    <w:p w14:paraId="348EFC90" w14:textId="77777777" w:rsidR="001B1786" w:rsidRPr="00C74F39" w:rsidRDefault="001B1786" w:rsidP="00C602F1">
                      <w:pPr>
                        <w:pStyle w:val="HTMLPreformatted"/>
                        <w:spacing w:before="0" w:after="0"/>
                        <w:rPr>
                          <w:color w:val="000000"/>
                          <w:lang w:val="en-US"/>
                        </w:rPr>
                      </w:pPr>
                      <w:r w:rsidRPr="00C74F39">
                        <w:rPr>
                          <w:color w:val="000000"/>
                          <w:lang w:val="en-US"/>
                        </w:rPr>
                        <w:t xml:space="preserve">Disallow: </w:t>
                      </w:r>
                    </w:p>
                    <w:p w14:paraId="6C7BE325" w14:textId="77777777" w:rsidR="001B1786" w:rsidRPr="00C74F39" w:rsidRDefault="001B1786" w:rsidP="00C602F1">
                      <w:pPr>
                        <w:pStyle w:val="HTMLPreformatted"/>
                        <w:spacing w:before="0" w:after="0"/>
                        <w:rPr>
                          <w:color w:val="000000"/>
                          <w:lang w:val="en-US"/>
                        </w:rPr>
                      </w:pPr>
                      <w:r w:rsidRPr="00C74F39">
                        <w:rPr>
                          <w:color w:val="000000"/>
                          <w:lang w:val="en-US"/>
                        </w:rPr>
                        <w:t>Disallow: /_*/</w:t>
                      </w:r>
                    </w:p>
                    <w:p w14:paraId="67C6038A" w14:textId="77777777" w:rsidR="001B1786" w:rsidRPr="00C74F39" w:rsidRDefault="001B1786" w:rsidP="00C602F1">
                      <w:pPr>
                        <w:pStyle w:val="HTMLPreformatted"/>
                        <w:spacing w:before="0" w:after="0"/>
                        <w:rPr>
                          <w:color w:val="000000"/>
                          <w:lang w:val="en-US"/>
                        </w:rPr>
                      </w:pPr>
                      <w:r w:rsidRPr="00C74F39">
                        <w:rPr>
                          <w:color w:val="000000"/>
                          <w:lang w:val="en-US"/>
                        </w:rPr>
                        <w:t>Disallow: /ES/FamiliaReal/Urdangarin/</w:t>
                      </w:r>
                    </w:p>
                    <w:p w14:paraId="3282C423" w14:textId="77777777" w:rsidR="001B1786" w:rsidRPr="00C74F39" w:rsidRDefault="001B1786" w:rsidP="00C602F1">
                      <w:pPr>
                        <w:pStyle w:val="HTMLPreformatted"/>
                        <w:spacing w:before="0" w:after="0"/>
                        <w:rPr>
                          <w:color w:val="000000"/>
                          <w:lang w:val="en-US"/>
                        </w:rPr>
                      </w:pPr>
                      <w:r w:rsidRPr="00C74F39">
                        <w:rPr>
                          <w:color w:val="000000"/>
                          <w:lang w:val="en-US"/>
                        </w:rPr>
                        <w:t>Disallow: /CA/FamiliaReal/Urdangarin/</w:t>
                      </w:r>
                    </w:p>
                    <w:p w14:paraId="5DAB47FB" w14:textId="77777777" w:rsidR="001B1786" w:rsidRPr="00C74F39" w:rsidRDefault="001B1786" w:rsidP="00C602F1">
                      <w:pPr>
                        <w:pStyle w:val="HTMLPreformatted"/>
                        <w:spacing w:before="0" w:after="0"/>
                        <w:rPr>
                          <w:color w:val="000000"/>
                          <w:lang w:val="en-US"/>
                        </w:rPr>
                      </w:pPr>
                      <w:r w:rsidRPr="00C74F39">
                        <w:rPr>
                          <w:color w:val="000000"/>
                          <w:lang w:val="en-US"/>
                        </w:rPr>
                        <w:t>Disallow: /EU/FamiliaReal/Urdangarin/</w:t>
                      </w:r>
                    </w:p>
                    <w:p w14:paraId="0EF55D26" w14:textId="77777777" w:rsidR="001B1786" w:rsidRPr="00C74F39" w:rsidRDefault="001B1786" w:rsidP="00C602F1">
                      <w:pPr>
                        <w:pStyle w:val="HTMLPreformatted"/>
                        <w:spacing w:before="0" w:after="0"/>
                        <w:rPr>
                          <w:color w:val="000000"/>
                          <w:lang w:val="en-US"/>
                        </w:rPr>
                      </w:pPr>
                      <w:r w:rsidRPr="00C74F39">
                        <w:rPr>
                          <w:color w:val="000000"/>
                          <w:lang w:val="en-US"/>
                        </w:rPr>
                        <w:t>Disallow: /GL/FamiliaReal/Urdangarin/</w:t>
                      </w:r>
                    </w:p>
                    <w:p w14:paraId="76034308" w14:textId="77777777" w:rsidR="001B1786" w:rsidRDefault="001B1786" w:rsidP="00C602F1">
                      <w:pPr>
                        <w:pStyle w:val="HTMLPreformatted"/>
                        <w:spacing w:before="0" w:after="0"/>
                        <w:rPr>
                          <w:color w:val="000000"/>
                        </w:rPr>
                      </w:pPr>
                      <w:r>
                        <w:rPr>
                          <w:color w:val="000000"/>
                        </w:rPr>
                        <w:t>Disallow: /VA/FamiliaReal/Urdangarin/</w:t>
                      </w:r>
                    </w:p>
                    <w:p w14:paraId="762F8E00" w14:textId="77777777" w:rsidR="001B1786" w:rsidRDefault="001B1786" w:rsidP="00C602F1">
                      <w:pPr>
                        <w:pStyle w:val="HTMLPreformatted"/>
                        <w:spacing w:before="0" w:after="0"/>
                        <w:rPr>
                          <w:color w:val="000000"/>
                        </w:rPr>
                      </w:pPr>
                      <w:r>
                        <w:rPr>
                          <w:color w:val="000000"/>
                        </w:rPr>
                        <w:t>Disallow: /EN/FamiliaReal/Urdangarin/</w:t>
                      </w:r>
                    </w:p>
                    <w:p w14:paraId="19679F32" w14:textId="77777777" w:rsidR="001B1786" w:rsidRDefault="001B1786" w:rsidP="00C602F1">
                      <w:pPr>
                        <w:pStyle w:val="HTMLPreformatted"/>
                        <w:spacing w:before="0" w:after="0"/>
                        <w:rPr>
                          <w:color w:val="000000"/>
                        </w:rPr>
                      </w:pPr>
                      <w:r>
                        <w:rPr>
                          <w:color w:val="000000"/>
                        </w:rPr>
                        <w:t>Sitemap: http://www.casareal.es/sitemap.xml</w:t>
                      </w:r>
                    </w:p>
                    <w:p w14:paraId="37530B1F" w14:textId="77777777" w:rsidR="001B1786" w:rsidRDefault="001B1786"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n-US" w:eastAsia="en-U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1B1786" w:rsidRPr="007662F0" w:rsidRDefault="001B1786" w:rsidP="00C602F1">
                            <w:pPr>
                              <w:pStyle w:val="HTMLPreformatted"/>
                              <w:spacing w:before="0" w:after="0"/>
                              <w:rPr>
                                <w:color w:val="000000"/>
                                <w:lang w:val="en-US"/>
                              </w:rPr>
                            </w:pPr>
                            <w:r w:rsidRPr="007662F0">
                              <w:rPr>
                                <w:color w:val="000000"/>
                                <w:lang w:val="en-US"/>
                              </w:rPr>
                              <w:t>User-agent: spatineo</w:t>
                            </w:r>
                          </w:p>
                          <w:p w14:paraId="6A861FA2" w14:textId="77777777" w:rsidR="001B1786" w:rsidRPr="007662F0" w:rsidRDefault="001B1786" w:rsidP="00C602F1">
                            <w:pPr>
                              <w:pStyle w:val="HTMLPreformatted"/>
                              <w:spacing w:before="0" w:after="0"/>
                              <w:rPr>
                                <w:color w:val="000000"/>
                                <w:lang w:val="en-US"/>
                              </w:rPr>
                            </w:pPr>
                            <w:r w:rsidRPr="007662F0">
                              <w:rPr>
                                <w:color w:val="000000"/>
                                <w:lang w:val="en-US"/>
                              </w:rPr>
                              <w:t>Allow: /wms/request.php</w:t>
                            </w:r>
                          </w:p>
                          <w:p w14:paraId="3678674A" w14:textId="77777777" w:rsidR="001B1786" w:rsidRDefault="001B1786" w:rsidP="00C602F1">
                            <w:pPr>
                              <w:pStyle w:val="HTMLPreformatted"/>
                              <w:spacing w:before="0" w:after="0"/>
                              <w:rPr>
                                <w:color w:val="000000"/>
                              </w:rPr>
                            </w:pPr>
                            <w:r>
                              <w:rPr>
                                <w:color w:val="000000"/>
                              </w:rPr>
                              <w:t>Disallow: /</w:t>
                            </w:r>
                          </w:p>
                          <w:p w14:paraId="441F48C4" w14:textId="77777777" w:rsidR="001B1786" w:rsidRDefault="001B1786" w:rsidP="00C602F1">
                            <w:pPr>
                              <w:pStyle w:val="HTMLPreformatted"/>
                              <w:spacing w:before="0" w:after="0"/>
                              <w:rPr>
                                <w:color w:val="000000"/>
                              </w:rPr>
                            </w:pPr>
                          </w:p>
                          <w:p w14:paraId="7F375A98" w14:textId="77777777" w:rsidR="001B1786" w:rsidRDefault="001B1786" w:rsidP="00C602F1">
                            <w:pPr>
                              <w:pStyle w:val="HTMLPreformatted"/>
                              <w:spacing w:before="0" w:after="0"/>
                              <w:rPr>
                                <w:color w:val="000000"/>
                              </w:rPr>
                            </w:pPr>
                            <w:r>
                              <w:rPr>
                                <w:color w:val="000000"/>
                              </w:rPr>
                              <w:t>User-agent: *</w:t>
                            </w:r>
                          </w:p>
                          <w:p w14:paraId="099B7FCB" w14:textId="77777777" w:rsidR="001B1786" w:rsidRDefault="001B1786" w:rsidP="00C602F1">
                            <w:pPr>
                              <w:pStyle w:val="HTMLPreformatted"/>
                              <w:spacing w:before="0" w:after="0"/>
                              <w:rPr>
                                <w:color w:val="000000"/>
                              </w:rPr>
                            </w:pPr>
                            <w:r>
                              <w:rPr>
                                <w:color w:val="000000"/>
                              </w:rPr>
                              <w:t>Disallow: /</w:t>
                            </w:r>
                          </w:p>
                          <w:p w14:paraId="2D824AEA" w14:textId="77777777" w:rsidR="001B1786" w:rsidRPr="00C74F39" w:rsidRDefault="001B1786" w:rsidP="00C602F1">
                            <w:pPr>
                              <w:pStyle w:val="HTMLPreformatted"/>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">
                <v:textbox>
                  <w:txbxContent>
                    <w:p w14:paraId="7973CCD6" w14:textId="77777777" w:rsidR="001B1786" w:rsidRPr="007662F0" w:rsidRDefault="001B1786" w:rsidP="00C602F1">
                      <w:pPr>
                        <w:pStyle w:val="HTMLPreformatted"/>
                        <w:spacing w:before="0" w:after="0"/>
                        <w:rPr>
                          <w:color w:val="000000"/>
                          <w:lang w:val="en-US"/>
                        </w:rPr>
                      </w:pPr>
                      <w:r w:rsidRPr="007662F0">
                        <w:rPr>
                          <w:color w:val="000000"/>
                          <w:lang w:val="en-US"/>
                        </w:rPr>
                        <w:t>User-agent: spatineo</w:t>
                      </w:r>
                    </w:p>
                    <w:p w14:paraId="6A861FA2" w14:textId="77777777" w:rsidR="001B1786" w:rsidRPr="007662F0" w:rsidRDefault="001B1786" w:rsidP="00C602F1">
                      <w:pPr>
                        <w:pStyle w:val="HTMLPreformatted"/>
                        <w:spacing w:before="0" w:after="0"/>
                        <w:rPr>
                          <w:color w:val="000000"/>
                          <w:lang w:val="en-US"/>
                        </w:rPr>
                      </w:pPr>
                      <w:r w:rsidRPr="007662F0">
                        <w:rPr>
                          <w:color w:val="000000"/>
                          <w:lang w:val="en-US"/>
                        </w:rPr>
                        <w:t>Allow: /wms/request.php</w:t>
                      </w:r>
                    </w:p>
                    <w:p w14:paraId="3678674A" w14:textId="77777777" w:rsidR="001B1786" w:rsidRDefault="001B1786" w:rsidP="00C602F1">
                      <w:pPr>
                        <w:pStyle w:val="HTMLPreformatted"/>
                        <w:spacing w:before="0" w:after="0"/>
                        <w:rPr>
                          <w:color w:val="000000"/>
                        </w:rPr>
                      </w:pPr>
                      <w:r>
                        <w:rPr>
                          <w:color w:val="000000"/>
                        </w:rPr>
                        <w:t>Disallow: /</w:t>
                      </w:r>
                    </w:p>
                    <w:p w14:paraId="441F48C4" w14:textId="77777777" w:rsidR="001B1786" w:rsidRDefault="001B1786" w:rsidP="00C602F1">
                      <w:pPr>
                        <w:pStyle w:val="HTMLPreformatted"/>
                        <w:spacing w:before="0" w:after="0"/>
                        <w:rPr>
                          <w:color w:val="000000"/>
                        </w:rPr>
                      </w:pPr>
                    </w:p>
                    <w:p w14:paraId="7F375A98" w14:textId="77777777" w:rsidR="001B1786" w:rsidRDefault="001B1786" w:rsidP="00C602F1">
                      <w:pPr>
                        <w:pStyle w:val="HTMLPreformatted"/>
                        <w:spacing w:before="0" w:after="0"/>
                        <w:rPr>
                          <w:color w:val="000000"/>
                        </w:rPr>
                      </w:pPr>
                      <w:r>
                        <w:rPr>
                          <w:color w:val="000000"/>
                        </w:rPr>
                        <w:t>User-agent: *</w:t>
                      </w:r>
                    </w:p>
                    <w:p w14:paraId="099B7FCB" w14:textId="77777777" w:rsidR="001B1786" w:rsidRDefault="001B1786" w:rsidP="00C602F1">
                      <w:pPr>
                        <w:pStyle w:val="HTMLPreformatted"/>
                        <w:spacing w:before="0" w:after="0"/>
                        <w:rPr>
                          <w:color w:val="000000"/>
                        </w:rPr>
                      </w:pPr>
                      <w:r>
                        <w:rPr>
                          <w:color w:val="000000"/>
                        </w:rPr>
                        <w:t>Disallow: /</w:t>
                      </w:r>
                    </w:p>
                    <w:p w14:paraId="2D824AEA" w14:textId="77777777" w:rsidR="001B1786" w:rsidRPr="00C74F39" w:rsidRDefault="001B1786" w:rsidP="00C602F1">
                      <w:pPr>
                        <w:pStyle w:val="HTMLPreformatted"/>
                        <w:spacing w:before="0" w:after="0"/>
                        <w:rPr>
                          <w:color w:val="000000"/>
                          <w:lang w:val="en-US"/>
                        </w:rPr>
                      </w:pPr>
                    </w:p>
                  </w:txbxContent>
                </v:textbox>
                <w10:anchorlock/>
              </v:rect>
            </w:pict>
          </mc:Fallback>
        </mc:AlternateContent>
      </w:r>
    </w:p>
    <w:p w14:paraId="24A4C9E7" w14:textId="77777777" w:rsidR="00DC7DD8" w:rsidRDefault="00DC7DD8" w:rsidP="00DC7DD8">
      <w:pPr>
        <w:pStyle w:val="Heading2"/>
        <w:numPr>
          <w:ilvl w:val="1"/>
          <w:numId w:val="1"/>
        </w:numPr>
      </w:pPr>
      <w:bookmarkStart w:id="38" w:name="_Toc451013003"/>
      <w:bookmarkStart w:id="39" w:name="_Toc453002177"/>
      <w:bookmarkStart w:id="40" w:name="_Toc454029407"/>
      <w:r>
        <w:t>Crawlers famosos</w:t>
      </w:r>
      <w:bookmarkEnd w:id="38"/>
      <w:bookmarkEnd w:id="39"/>
      <w:bookmarkEnd w:id="40"/>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534BE6ED" w:rsidR="00A90DA0" w:rsidRDefault="002C097D" w:rsidP="00DC7DD8">
      <w:r>
        <w:t xml:space="preserve">Estos son los </w:t>
      </w:r>
      <w:r>
        <w:rPr>
          <w:i/>
        </w:rPr>
        <w:t>crawlers</w:t>
      </w:r>
      <w:r>
        <w:t xml:space="preserve"> dedicados a motores de búsqueda más famosos</w:t>
      </w:r>
      <w:r w:rsidR="00805B88">
        <w:t xml:space="preserve">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rsidR="00A90DA0">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r>
        <w:lastRenderedPageBreak/>
        <w:t xml:space="preserve">Baiduspider -  El </w:t>
      </w:r>
      <w:r w:rsidR="00C124BE">
        <w:t>equivalente chino</w:t>
      </w:r>
      <w:r>
        <w:t xml:space="preserve"> </w:t>
      </w:r>
      <w:r w:rsidR="00386249">
        <w:t xml:space="preserve">al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23AEE5D6" w:rsidR="00A90DA0" w:rsidRDefault="00D36F1D" w:rsidP="00D36F1D">
      <w:pPr>
        <w:numPr>
          <w:ilvl w:val="0"/>
          <w:numId w:val="3"/>
        </w:numPr>
        <w:jc w:val="left"/>
      </w:pPr>
      <w:r>
        <w:t xml:space="preserve">Yahoo! Slurp – Era el antiguo </w:t>
      </w:r>
      <w:r>
        <w:rPr>
          <w:i/>
        </w:rPr>
        <w:t>crawler</w:t>
      </w:r>
      <w:r>
        <w:t xml:space="preserve"> de Yahoo. Fue fusionado con el de Microsoft y se pasó a usar Bingbot.</w:t>
      </w:r>
    </w:p>
    <w:p w14:paraId="07B40A3A" w14:textId="055469B5" w:rsidR="002C097D" w:rsidRDefault="002C097D" w:rsidP="002C097D">
      <w:pPr>
        <w:jc w:val="left"/>
      </w:pPr>
    </w:p>
    <w:p w14:paraId="12680798" w14:textId="11C07DF3" w:rsidR="002C097D" w:rsidRDefault="002C097D" w:rsidP="002C097D">
      <w:pPr>
        <w:jc w:val="left"/>
      </w:pPr>
      <w:r>
        <w:t xml:space="preserve">Existen </w:t>
      </w:r>
      <w:r>
        <w:rPr>
          <w:i/>
        </w:rPr>
        <w:t>crawlers</w:t>
      </w:r>
      <w:r>
        <w:t xml:space="preserve"> que se dedican a buscar otros elementos específicos, por ejemplo:</w:t>
      </w:r>
    </w:p>
    <w:p w14:paraId="20AC95E4" w14:textId="4B045C0C" w:rsidR="002C097D" w:rsidRDefault="002C097D" w:rsidP="002C097D">
      <w:pPr>
        <w:jc w:val="left"/>
      </w:pPr>
      <w:r>
        <w:t>Spatineo – Se dedica a la búsqueda de información geográfica.</w:t>
      </w:r>
    </w:p>
    <w:p w14:paraId="014C1D71" w14:textId="0A21D5D0" w:rsidR="002C097D" w:rsidRPr="002C097D" w:rsidRDefault="002C097D" w:rsidP="002C097D">
      <w:pPr>
        <w:jc w:val="left"/>
      </w:pPr>
      <w:r>
        <w:t xml:space="preserve">Kayak – Es una web de comparación de precios de vuelos. Este tipo de webs utilizan </w:t>
      </w:r>
      <w:r>
        <w:rPr>
          <w:i/>
        </w:rPr>
        <w:t>crawlers</w:t>
      </w:r>
      <w:r>
        <w:t xml:space="preserve"> para nutrirse de contenido.</w:t>
      </w:r>
    </w:p>
    <w:p w14:paraId="12E6B066" w14:textId="77777777" w:rsidR="003A31B9" w:rsidRDefault="003A31B9" w:rsidP="003A31B9">
      <w:pPr>
        <w:pStyle w:val="Heading1"/>
        <w:numPr>
          <w:ilvl w:val="0"/>
          <w:numId w:val="1"/>
        </w:numPr>
      </w:pPr>
      <w:bookmarkStart w:id="41" w:name="_Toc451013004"/>
      <w:bookmarkStart w:id="42" w:name="_Toc453002178"/>
      <w:bookmarkStart w:id="43" w:name="_Toc454029408"/>
      <w:r>
        <w:lastRenderedPageBreak/>
        <w:t>Nutch</w:t>
      </w:r>
      <w:bookmarkEnd w:id="41"/>
      <w:bookmarkEnd w:id="42"/>
      <w:bookmarkEnd w:id="43"/>
    </w:p>
    <w:p w14:paraId="634252E8" w14:textId="464D2BCD"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ue creado por Doug Cutting</w:t>
      </w:r>
      <w:r w:rsidR="00722739" w:rsidRPr="000E566C">
        <w:rPr>
          <w:rStyle w:val="FootnoteReference"/>
        </w:rPr>
        <w:footnoteReference w:id="2"/>
      </w:r>
      <w:r w:rsidR="00722739">
        <w:t xml:space="preserve"> y Mike Cafarella</w:t>
      </w:r>
      <w:r>
        <w:t xml:space="preserve"> como un crawler genérico</w:t>
      </w:r>
      <w:r w:rsidR="00722739">
        <w:t xml:space="preserve">. Desde su creación la herramienta fue ganando popularidad hasta que en 2005 ingresó en el programa </w:t>
      </w:r>
      <w:r w:rsidR="00722739" w:rsidRPr="000E566C">
        <w:t>Apache Incubator</w:t>
      </w:r>
      <w:r w:rsidR="00722739" w:rsidRPr="004A389F">
        <w:rPr>
          <w:rStyle w:val="FootnoteReference"/>
        </w:rPr>
        <w:footnoteReference w:id="3"/>
      </w:r>
      <w:r w:rsidR="00722739">
        <w:t>, a través del cual consiguió convertirse en un subproyecto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5F543308"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2C097D">
        <w:t>figura inferior</w:t>
      </w:r>
      <w:r w:rsidR="00C24DF5">
        <w:t xml:space="preserve"> se puede observar un diagrama de la arquitectura de Nutch.</w:t>
      </w:r>
    </w:p>
    <w:p w14:paraId="0CF17661" w14:textId="77777777" w:rsidR="00C24DF5" w:rsidRDefault="008A6E2A" w:rsidP="00C602F1">
      <w:pPr>
        <w:keepNext/>
        <w:spacing w:after="100" w:afterAutospacing="1"/>
        <w:jc w:val="center"/>
      </w:pPr>
      <w:r>
        <w:rPr>
          <w:noProof/>
          <w:lang w:val="en-US" w:eastAsia="en-U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1A38D26F" w:rsidR="00C24DF5" w:rsidRDefault="00C24DF5" w:rsidP="00C24DF5">
      <w:pPr>
        <w:pStyle w:val="Caption"/>
        <w:jc w:val="center"/>
      </w:pPr>
      <w:bookmarkStart w:id="44" w:name="_Toc453684231"/>
      <w:bookmarkStart w:id="45" w:name="_Ref453428172"/>
      <w:bookmarkStart w:id="46" w:name="_Toc454030215"/>
      <w:r>
        <w:t xml:space="preserve">Figura </w:t>
      </w:r>
      <w:r>
        <w:fldChar w:fldCharType="begin"/>
      </w:r>
      <w:r>
        <w:instrText xml:space="preserve"> SEQ Figura \* ARABIC </w:instrText>
      </w:r>
      <w:r>
        <w:fldChar w:fldCharType="separate"/>
      </w:r>
      <w:r w:rsidR="00F41806">
        <w:rPr>
          <w:noProof/>
        </w:rPr>
        <w:t>4</w:t>
      </w:r>
      <w:bookmarkEnd w:id="44"/>
      <w:r>
        <w:fldChar w:fldCharType="end"/>
      </w:r>
      <w:bookmarkEnd w:id="45"/>
      <w:r w:rsidR="00817E0C">
        <w:t>: Esquema arquitectura Nutch</w:t>
      </w:r>
      <w:bookmarkEnd w:id="46"/>
    </w:p>
    <w:p w14:paraId="59FFE672" w14:textId="778D087D" w:rsidR="00900959" w:rsidRDefault="00FF0822" w:rsidP="00DB464F">
      <w:pPr>
        <w:pStyle w:val="Heading2"/>
        <w:numPr>
          <w:ilvl w:val="1"/>
          <w:numId w:val="1"/>
        </w:numPr>
      </w:pPr>
      <w:bookmarkStart w:id="47" w:name="_Toc454029409"/>
      <w:r>
        <w:t>Estructura</w:t>
      </w:r>
      <w:bookmarkEnd w:id="47"/>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Bullet2"/>
      </w:pPr>
      <w:r w:rsidRPr="00A81868">
        <w:rPr>
          <w:rStyle w:val="FicherosycarpetasCar"/>
        </w:rPr>
        <w:t>bin</w:t>
      </w:r>
      <w:r>
        <w:t xml:space="preserve"> – Contienen dos scripts para Shell. Estos son:</w:t>
      </w:r>
    </w:p>
    <w:p w14:paraId="48054DF0" w14:textId="6A8BD3D8" w:rsidR="009D4B04" w:rsidRDefault="009D4B04" w:rsidP="00FF0822">
      <w:pPr>
        <w:pStyle w:val="ListBullet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F41806">
        <w:t>Anexo A – Operaciones de Nutch</w:t>
      </w:r>
      <w:r>
        <w:fldChar w:fldCharType="end"/>
      </w:r>
      <w:r>
        <w:t xml:space="preserve"> para más información. </w:t>
      </w:r>
    </w:p>
    <w:p w14:paraId="0E8BCC21" w14:textId="77777777" w:rsidR="009D4B04" w:rsidRDefault="009D4B04" w:rsidP="00FF0822">
      <w:pPr>
        <w:pStyle w:val="ListBullet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65D23F2B" w:rsidR="009D4B04" w:rsidRDefault="009D4B04" w:rsidP="00FF0822">
      <w:pPr>
        <w:pStyle w:val="ListBullet2"/>
      </w:pPr>
      <w:r w:rsidRPr="00A81868">
        <w:rPr>
          <w:rStyle w:val="FicherosycarpetasCar"/>
        </w:rPr>
        <w:t>build</w:t>
      </w:r>
      <w:r>
        <w:t xml:space="preserve"> – Carpeta generada automáticamente al compilar Nutch con </w:t>
      </w:r>
      <w:r w:rsidRPr="00817E0C">
        <w:rPr>
          <w:b/>
        </w:rPr>
        <w:t>Ant</w:t>
      </w:r>
      <w:r w:rsidR="00817E0C">
        <w:rPr>
          <w:rStyle w:val="FootnoteReference"/>
          <w:b/>
        </w:rPr>
        <w:footnoteReference w:id="4"/>
      </w:r>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F41806">
        <w:t>Compilación de Nutch</w:t>
      </w:r>
      <w:r w:rsidR="00451DA4">
        <w:fldChar w:fldCharType="end"/>
      </w:r>
      <w:r>
        <w:t>.</w:t>
      </w:r>
    </w:p>
    <w:p w14:paraId="63A9EC4E" w14:textId="7F606771" w:rsidR="009D4B04" w:rsidRDefault="009D4B04" w:rsidP="00FF0822">
      <w:pPr>
        <w:pStyle w:val="ListBullet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F41806">
        <w:t>Configuración de Nutch</w:t>
      </w:r>
      <w:r>
        <w:fldChar w:fldCharType="end"/>
      </w:r>
      <w:r>
        <w:t>.</w:t>
      </w:r>
    </w:p>
    <w:p w14:paraId="08DB6B6B" w14:textId="77777777" w:rsidR="009D4B04" w:rsidRDefault="009D4B04" w:rsidP="00FF0822">
      <w:pPr>
        <w:pStyle w:val="ListBullet2"/>
      </w:pPr>
      <w:r w:rsidRPr="00A81868">
        <w:rPr>
          <w:rStyle w:val="FicherosycarpetasCar"/>
        </w:rPr>
        <w:t>docker</w:t>
      </w:r>
      <w:r>
        <w:t xml:space="preserve"> – Ficheros necesarios para desplegar Nutch en Docker.</w:t>
      </w:r>
    </w:p>
    <w:p w14:paraId="64B49DBE" w14:textId="1B44D12B" w:rsidR="009D4B04" w:rsidRDefault="009D4B04" w:rsidP="00FF0822">
      <w:pPr>
        <w:pStyle w:val="ListBullet2"/>
      </w:pPr>
      <w:r w:rsidRPr="00A81868">
        <w:rPr>
          <w:rStyle w:val="FicherosycarpetasCar"/>
        </w:rPr>
        <w:t>ivy</w:t>
      </w:r>
      <w:r>
        <w:t xml:space="preserve"> – Configuración de la compilación de </w:t>
      </w:r>
      <w:r w:rsidR="00451DA4">
        <w:t>N</w:t>
      </w:r>
      <w:r>
        <w:t>utch</w:t>
      </w:r>
      <w:r w:rsidR="00451DA4">
        <w:t xml:space="preserve">. Se usan </w:t>
      </w:r>
      <w:r w:rsidR="00451DA4" w:rsidRPr="00817E0C">
        <w:rPr>
          <w:b/>
        </w:rPr>
        <w:t>Ivy</w:t>
      </w:r>
      <w:r w:rsidR="00451DA4">
        <w:t xml:space="preserve"> </w:t>
      </w:r>
      <w:r w:rsidR="00817E0C">
        <w:rPr>
          <w:rStyle w:val="FootnoteReference"/>
        </w:rPr>
        <w:footnoteReference w:id="5"/>
      </w:r>
      <w:r w:rsidR="00451DA4">
        <w:t xml:space="preserve">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F41806">
        <w:t>Compilación de Nutch</w:t>
      </w:r>
      <w:r w:rsidR="00451DA4">
        <w:fldChar w:fldCharType="end"/>
      </w:r>
      <w:r w:rsidR="00451DA4">
        <w:t>.</w:t>
      </w:r>
    </w:p>
    <w:p w14:paraId="001472DF" w14:textId="77777777" w:rsidR="009D4B04" w:rsidRDefault="009D4B04" w:rsidP="00FF0822">
      <w:pPr>
        <w:pStyle w:val="ListBullet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Bullet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Heading2"/>
        <w:numPr>
          <w:ilvl w:val="1"/>
          <w:numId w:val="1"/>
        </w:numPr>
      </w:pPr>
      <w:bookmarkStart w:id="48" w:name="_Toc451013006"/>
      <w:bookmarkStart w:id="49" w:name="_Toc453002180"/>
      <w:bookmarkStart w:id="50" w:name="_Toc454029410"/>
      <w:r>
        <w:t>Principales componentes</w:t>
      </w:r>
      <w:bookmarkEnd w:id="48"/>
      <w:bookmarkEnd w:id="49"/>
      <w:bookmarkEnd w:id="50"/>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txt del almacén anteriormente mencionado. Esta operación se llama </w:t>
      </w:r>
      <w:r w:rsidR="00000DC7">
        <w:rPr>
          <w:b/>
          <w:i/>
        </w:rPr>
        <w:t>readdb.</w:t>
      </w:r>
    </w:p>
    <w:p w14:paraId="5A2002D0" w14:textId="1B678DB6" w:rsidR="00080324" w:rsidRDefault="00080324" w:rsidP="00080324">
      <w:r>
        <w:t xml:space="preserve">A continuación, se van a presentar ver tres ejemplos reales extraídos de una de las ejecuciones de </w:t>
      </w:r>
      <w:r w:rsidRPr="00000DC7">
        <w:rPr>
          <w:b/>
        </w:rPr>
        <w:t>GeoCrawler</w:t>
      </w:r>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Bullet2"/>
      </w:pPr>
      <w:r w:rsidRPr="00FF0822">
        <w:t>db_unfetched</w:t>
      </w:r>
      <w:r>
        <w:t xml:space="preserve"> – Representa un enlace que se ha almacenado en la lista, pero no ha sido procesado.</w:t>
      </w:r>
    </w:p>
    <w:p w14:paraId="2476E217" w14:textId="77777777" w:rsidR="00080324" w:rsidRDefault="00080324" w:rsidP="00FF0822">
      <w:pPr>
        <w:pStyle w:val="ListBullet2"/>
      </w:pPr>
      <w:r w:rsidRPr="00FF0822">
        <w:t>db_fetched</w:t>
      </w:r>
      <w:r>
        <w:t xml:space="preserve"> – Representa un enlace que ya ha sido procesado.</w:t>
      </w:r>
    </w:p>
    <w:p w14:paraId="7FCC44D9" w14:textId="77777777" w:rsidR="00080324" w:rsidRDefault="00080324" w:rsidP="00FF0822">
      <w:pPr>
        <w:pStyle w:val="ListBullet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Bullet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Bullet2"/>
      </w:pPr>
      <w:r w:rsidRPr="00FF0822">
        <w:t>db_redir_perm</w:t>
      </w:r>
      <w:r>
        <w:t xml:space="preserve"> – </w:t>
      </w:r>
      <w:r w:rsidR="00AB7ED1">
        <w:t>Indica que la página redirige permanentemente a otra.</w:t>
      </w:r>
    </w:p>
    <w:p w14:paraId="5C93C037" w14:textId="77777777" w:rsidR="00080324" w:rsidRDefault="00080324" w:rsidP="00FF0822">
      <w:pPr>
        <w:pStyle w:val="ListBullet2"/>
      </w:pPr>
      <w:r w:rsidRPr="00FF0822">
        <w:lastRenderedPageBreak/>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Bullet2"/>
      </w:pPr>
      <w:r w:rsidRPr="00FF0822">
        <w:t>db_duplicate</w:t>
      </w:r>
      <w:r>
        <w:t xml:space="preserve"> – Indica que el enlace ya existía.</w:t>
      </w:r>
    </w:p>
    <w:p w14:paraId="320146A0" w14:textId="77777777" w:rsidR="00A81868" w:rsidRDefault="00D30DD5" w:rsidP="00A81868">
      <w:pPr>
        <w:keepNext/>
      </w:pPr>
      <w:r>
        <w:rPr>
          <w:noProof/>
          <w:lang w:val="en-US" w:eastAsia="en-US"/>
        </w:rPr>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1B1786" w:rsidRPr="005669EA" w:rsidRDefault="00E05725" w:rsidP="00A81868">
                            <w:pPr>
                              <w:shd w:val="clear" w:color="auto" w:fill="FFFFFF"/>
                              <w:spacing w:before="0" w:after="0"/>
                              <w:jc w:val="left"/>
                              <w:rPr>
                                <w:rFonts w:ascii="Arial" w:hAnsi="Arial" w:cs="Arial"/>
                                <w:color w:val="222222"/>
                                <w:sz w:val="19"/>
                                <w:szCs w:val="19"/>
                                <w:lang w:val="en-US" w:eastAsia="es-ES"/>
                              </w:rPr>
                            </w:pPr>
                            <w:hyperlink r:id="rId16" w:tgtFrame="_blank" w:history="1">
                              <w:r w:rsidR="001B1786" w:rsidRPr="005669EA">
                                <w:rPr>
                                  <w:rStyle w:val="Hyperlink"/>
                                  <w:rFonts w:ascii="Arial" w:hAnsi="Arial" w:cs="Arial"/>
                                  <w:color w:val="1155CC"/>
                                  <w:sz w:val="19"/>
                                  <w:szCs w:val="19"/>
                                  <w:lang w:val="en-US"/>
                                </w:rPr>
                                <w:t>http://www.opengis.net/spec/WCS_service-model_scaling+interpolation/1.0/conf/scaling+interpolation</w:t>
                              </w:r>
                            </w:hyperlink>
                            <w:r w:rsidR="001B1786" w:rsidRPr="005669EA">
                              <w:rPr>
                                <w:rFonts w:ascii="Arial" w:hAnsi="Arial" w:cs="Arial"/>
                                <w:color w:val="222222"/>
                                <w:sz w:val="19"/>
                                <w:szCs w:val="19"/>
                                <w:lang w:val="en-US"/>
                              </w:rPr>
                              <w:t xml:space="preserve"> Version: 7</w:t>
                            </w:r>
                          </w:p>
                          <w:p w14:paraId="5FEFDAC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1B1786"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_pst_=</w:t>
                            </w:r>
                            <w:proofErr w:type="spellStart"/>
                            <w:proofErr w:type="gram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w:t>
                            </w:r>
                            <w:proofErr w:type="gramEnd"/>
                            <w:r w:rsidRPr="005669EA">
                              <w:rPr>
                                <w:rFonts w:ascii="Arial" w:hAnsi="Arial" w:cs="Arial"/>
                                <w:color w:val="222222"/>
                                <w:sz w:val="19"/>
                                <w:szCs w:val="19"/>
                                <w:lang w:val="en-US"/>
                              </w:rPr>
                              <w:t xml:space="preserve">14), </w:t>
                            </w:r>
                          </w:p>
                          <w:p w14:paraId="4884E2C2" w14:textId="01C121F7" w:rsidR="001B1786" w:rsidRPr="005669EA" w:rsidRDefault="001B1786" w:rsidP="00A81868">
                            <w:pPr>
                              <w:shd w:val="clear" w:color="auto" w:fill="FFFFFF"/>
                              <w:spacing w:before="0" w:after="0"/>
                              <w:rPr>
                                <w:rFonts w:ascii="Arial" w:hAnsi="Arial" w:cs="Arial"/>
                                <w:color w:val="222222"/>
                                <w:sz w:val="19"/>
                                <w:szCs w:val="19"/>
                                <w:lang w:val="en-US"/>
                              </w:rPr>
                            </w:pPr>
                            <w:proofErr w:type="spellStart"/>
                            <w:r w:rsidRPr="005669EA">
                              <w:rPr>
                                <w:rFonts w:ascii="Arial" w:hAnsi="Arial" w:cs="Arial"/>
                                <w:color w:val="222222"/>
                                <w:sz w:val="19"/>
                                <w:szCs w:val="19"/>
                                <w:lang w:val="en-US"/>
                              </w:rPr>
                              <w:t>lastModified</w:t>
                            </w:r>
                            <w:proofErr w:type="spellEnd"/>
                            <w:r w:rsidRPr="005669EA">
                              <w:rPr>
                                <w:rFonts w:ascii="Arial" w:hAnsi="Arial" w:cs="Arial"/>
                                <w:color w:val="222222"/>
                                <w:sz w:val="19"/>
                                <w:szCs w:val="19"/>
                                <w:lang w:val="en-US"/>
                              </w:rPr>
                              <w:t>=0: </w:t>
                            </w:r>
                            <w:hyperlink r:id="rId17"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p>
                          <w:p w14:paraId="2CFC07BE"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1B1786" w:rsidRPr="005669EA" w:rsidRDefault="001B1786" w:rsidP="00A81868">
                            <w:pPr>
                              <w:shd w:val="clear" w:color="auto" w:fill="FFFFFF"/>
                              <w:spacing w:before="0" w:after="0"/>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1B1786" w:rsidRPr="005669EA" w:rsidRDefault="001B1786"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">
                <v:textbox>
                  <w:txbxContent>
                    <w:p w14:paraId="6CD5C4E8" w14:textId="77777777" w:rsidR="001B1786" w:rsidRPr="005669EA" w:rsidRDefault="00E05725" w:rsidP="00A81868">
                      <w:pPr>
                        <w:shd w:val="clear" w:color="auto" w:fill="FFFFFF"/>
                        <w:spacing w:before="0" w:after="0"/>
                        <w:jc w:val="left"/>
                        <w:rPr>
                          <w:rFonts w:ascii="Arial" w:hAnsi="Arial" w:cs="Arial"/>
                          <w:color w:val="222222"/>
                          <w:sz w:val="19"/>
                          <w:szCs w:val="19"/>
                          <w:lang w:val="en-US" w:eastAsia="es-ES"/>
                        </w:rPr>
                      </w:pPr>
                      <w:hyperlink r:id="rId18" w:tgtFrame="_blank" w:history="1">
                        <w:r w:rsidR="001B1786" w:rsidRPr="005669EA">
                          <w:rPr>
                            <w:rStyle w:val="Hyperlink"/>
                            <w:rFonts w:ascii="Arial" w:hAnsi="Arial" w:cs="Arial"/>
                            <w:color w:val="1155CC"/>
                            <w:sz w:val="19"/>
                            <w:szCs w:val="19"/>
                            <w:lang w:val="en-US"/>
                          </w:rPr>
                          <w:t>http://www.opengis.net/spec/WCS_service-model_scaling+interpolation/1.0/conf/scaling+interpolation</w:t>
                        </w:r>
                      </w:hyperlink>
                      <w:r w:rsidR="001B1786" w:rsidRPr="005669EA">
                        <w:rPr>
                          <w:rFonts w:ascii="Arial" w:hAnsi="Arial" w:cs="Arial"/>
                          <w:color w:val="222222"/>
                          <w:sz w:val="19"/>
                          <w:szCs w:val="19"/>
                          <w:lang w:val="en-US"/>
                        </w:rPr>
                        <w:t xml:space="preserve"> Version: 7</w:t>
                      </w:r>
                    </w:p>
                    <w:p w14:paraId="5FEFDAC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1B1786"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_pst_=</w:t>
                      </w:r>
                      <w:proofErr w:type="spellStart"/>
                      <w:proofErr w:type="gram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w:t>
                      </w:r>
                      <w:proofErr w:type="gramEnd"/>
                      <w:r w:rsidRPr="005669EA">
                        <w:rPr>
                          <w:rFonts w:ascii="Arial" w:hAnsi="Arial" w:cs="Arial"/>
                          <w:color w:val="222222"/>
                          <w:sz w:val="19"/>
                          <w:szCs w:val="19"/>
                          <w:lang w:val="en-US"/>
                        </w:rPr>
                        <w:t xml:space="preserve">14), </w:t>
                      </w:r>
                    </w:p>
                    <w:p w14:paraId="4884E2C2" w14:textId="01C121F7" w:rsidR="001B1786" w:rsidRPr="005669EA" w:rsidRDefault="001B1786" w:rsidP="00A81868">
                      <w:pPr>
                        <w:shd w:val="clear" w:color="auto" w:fill="FFFFFF"/>
                        <w:spacing w:before="0" w:after="0"/>
                        <w:rPr>
                          <w:rFonts w:ascii="Arial" w:hAnsi="Arial" w:cs="Arial"/>
                          <w:color w:val="222222"/>
                          <w:sz w:val="19"/>
                          <w:szCs w:val="19"/>
                          <w:lang w:val="en-US"/>
                        </w:rPr>
                      </w:pPr>
                      <w:proofErr w:type="spellStart"/>
                      <w:r w:rsidRPr="005669EA">
                        <w:rPr>
                          <w:rFonts w:ascii="Arial" w:hAnsi="Arial" w:cs="Arial"/>
                          <w:color w:val="222222"/>
                          <w:sz w:val="19"/>
                          <w:szCs w:val="19"/>
                          <w:lang w:val="en-US"/>
                        </w:rPr>
                        <w:t>lastModified</w:t>
                      </w:r>
                      <w:proofErr w:type="spellEnd"/>
                      <w:r w:rsidRPr="005669EA">
                        <w:rPr>
                          <w:rFonts w:ascii="Arial" w:hAnsi="Arial" w:cs="Arial"/>
                          <w:color w:val="222222"/>
                          <w:sz w:val="19"/>
                          <w:szCs w:val="19"/>
                          <w:lang w:val="en-US"/>
                        </w:rPr>
                        <w:t>=0: </w:t>
                      </w:r>
                      <w:hyperlink r:id="rId19"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p>
                    <w:p w14:paraId="2CFC07BE"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1B1786" w:rsidRPr="005669EA" w:rsidRDefault="001B178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1B1786" w:rsidRPr="005669EA" w:rsidRDefault="001B1786" w:rsidP="00A81868">
                      <w:pPr>
                        <w:shd w:val="clear" w:color="auto" w:fill="FFFFFF"/>
                        <w:spacing w:before="0" w:after="0"/>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1B1786" w:rsidRPr="005669EA" w:rsidRDefault="001B1786" w:rsidP="00A81868">
                      <w:pPr>
                        <w:spacing w:before="0" w:after="0"/>
                        <w:rPr>
                          <w:lang w:val="en-US"/>
                        </w:rPr>
                      </w:pPr>
                    </w:p>
                  </w:txbxContent>
                </v:textbox>
                <w10:anchorlock/>
              </v:rect>
            </w:pict>
          </mc:Fallback>
        </mc:AlternateContent>
      </w:r>
    </w:p>
    <w:p w14:paraId="3D5A75C4" w14:textId="2C76BDBD" w:rsidR="00080324" w:rsidRDefault="00A81868" w:rsidP="00A81868">
      <w:pPr>
        <w:pStyle w:val="Caption"/>
      </w:pPr>
      <w:bookmarkStart w:id="51" w:name="_Toc453684232"/>
      <w:bookmarkStart w:id="52" w:name="_Toc453684866"/>
      <w:r>
        <w:t xml:space="preserve">Ejemplo </w:t>
      </w:r>
      <w:r>
        <w:fldChar w:fldCharType="begin"/>
      </w:r>
      <w:r>
        <w:instrText xml:space="preserve"> SEQ Ejemplo \* ARABIC </w:instrText>
      </w:r>
      <w:r>
        <w:fldChar w:fldCharType="separate"/>
      </w:r>
      <w:r w:rsidR="00F41806">
        <w:rPr>
          <w:noProof/>
        </w:rPr>
        <w:t>1</w:t>
      </w:r>
      <w:bookmarkEnd w:id="51"/>
      <w:bookmarkEnd w:id="52"/>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application/xml. Este tipo de documento es en lo que se centra en buscar GeoCrawler.</w:t>
      </w:r>
      <w:r w:rsidR="00B0076A">
        <w:t xml:space="preserve"> </w:t>
      </w:r>
      <w:r w:rsidR="00000DC7">
        <w:t xml:space="preserve">También aparece el </w:t>
      </w:r>
      <w:r w:rsidR="00000DC7" w:rsidRPr="00000DC7">
        <w:rPr>
          <w:b/>
          <w:i/>
        </w:rPr>
        <w:t>anchor</w:t>
      </w:r>
      <w:r w:rsidR="00000DC7" w:rsidRPr="004A389F">
        <w:rPr>
          <w:rStyle w:val="FootnoteReference"/>
        </w:rPr>
        <w:footnoteReference w:id="6"/>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n-US" w:eastAsia="en-US"/>
        </w:rPr>
        <mc:AlternateContent>
          <mc:Choice Requires="wps">
            <w:drawing>
              <wp:inline distT="0" distB="0" distL="0" distR="0" wp14:anchorId="006380CA" wp14:editId="63CC7371">
                <wp:extent cx="5374206" cy="2308860"/>
                <wp:effectExtent l="0" t="0" r="17145" b="1524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2308860"/>
                        </a:xfrm>
                        <a:prstGeom prst="rect">
                          <a:avLst/>
                        </a:prstGeom>
                        <a:solidFill>
                          <a:srgbClr val="FFFFFF"/>
                        </a:solidFill>
                        <a:ln w="9525">
                          <a:solidFill>
                            <a:srgbClr val="000000"/>
                          </a:solidFill>
                          <a:miter lim="800000"/>
                          <a:headEnd/>
                          <a:tailEnd/>
                        </a:ln>
                      </wps:spPr>
                      <wps:txbx>
                        <w:txbxContent>
                          <w:p w14:paraId="52F64137" w14:textId="77777777" w:rsidR="001B1786" w:rsidRPr="000942D3" w:rsidRDefault="00E05725" w:rsidP="00C602F1">
                            <w:pPr>
                              <w:shd w:val="clear" w:color="auto" w:fill="FFFFFF"/>
                              <w:spacing w:before="0" w:after="0"/>
                              <w:jc w:val="left"/>
                              <w:rPr>
                                <w:rFonts w:ascii="Arial" w:hAnsi="Arial" w:cs="Arial"/>
                                <w:color w:val="222222"/>
                                <w:sz w:val="19"/>
                                <w:szCs w:val="19"/>
                                <w:lang w:val="en-US" w:eastAsia="es-ES"/>
                              </w:rPr>
                            </w:pPr>
                            <w:hyperlink r:id="rId20" w:tgtFrame="_blank" w:history="1">
                              <w:r w:rsidR="001B1786" w:rsidRPr="000942D3">
                                <w:rPr>
                                  <w:rStyle w:val="Hyperlink"/>
                                  <w:rFonts w:ascii="Arial" w:hAnsi="Arial" w:cs="Arial"/>
                                  <w:color w:val="1155CC"/>
                                  <w:sz w:val="19"/>
                                  <w:szCs w:val="19"/>
                                  <w:lang w:val="en-US"/>
                                </w:rPr>
                                <w:t>http://www.opengis.uab.es/cgi-bin/IdoneitatPI/MiraMon5_0.cgi?request=GetCapabilities&amp;service=WMS</w:t>
                              </w:r>
                            </w:hyperlink>
                            <w:r w:rsidR="001B1786" w:rsidRPr="000942D3">
                              <w:rPr>
                                <w:rFonts w:ascii="Arial" w:hAnsi="Arial" w:cs="Arial"/>
                                <w:color w:val="222222"/>
                                <w:sz w:val="19"/>
                                <w:szCs w:val="19"/>
                                <w:lang w:val="en-US"/>
                              </w:rPr>
                              <w:t xml:space="preserve"> Version: 7</w:t>
                            </w:r>
                          </w:p>
                          <w:p w14:paraId="4C30B917"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1B1786" w:rsidRDefault="001B1786"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1B1786" w:rsidRDefault="001B1786"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sidRPr="00DB3A94">
                              <w:rPr>
                                <w:rFonts w:ascii="Arial" w:hAnsi="Arial"/>
                                <w:color w:val="222222"/>
                                <w:sz w:val="19"/>
                              </w:rPr>
                              <w:t> </w:t>
                            </w:r>
                            <w:hyperlink r:id="rId21" w:tgtFrame="_blank" w:history="1">
                              <w:r>
                                <w:rPr>
                                  <w:rStyle w:val="Hyperlink"/>
                                  <w:rFonts w:ascii="Arial" w:hAnsi="Arial" w:cs="Arial"/>
                                  <w:color w:val="1155CC"/>
                                  <w:sz w:val="19"/>
                                  <w:szCs w:val="19"/>
                                </w:rPr>
                                <w:t>http://www.opengis.uab.es/cgi-</w:t>
                              </w:r>
                            </w:hyperlink>
                          </w:p>
                          <w:p w14:paraId="712C4E9C"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2" w:tgtFrame="_blank" w:history="1">
                              <w:r w:rsidRPr="000942D3">
                                <w:rPr>
                                  <w:rStyle w:val="Hyperlink"/>
                                  <w:rFonts w:ascii="Arial" w:hAnsi="Arial" w:cs="Arial"/>
                                  <w:color w:val="1155CC"/>
                                  <w:sz w:val="19"/>
                                  <w:szCs w:val="19"/>
                                  <w:lang w:val="en-US"/>
                                </w:rPr>
                                <w:t>http://www.opengis.uab.es/cgi-bin/IdoneitatPI/MiraMon5_0.cgi</w:t>
                              </w:r>
                            </w:hyperlink>
                          </w:p>
                          <w:p w14:paraId="5B30465A" w14:textId="77777777" w:rsidR="001B1786" w:rsidRDefault="001B1786"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6607D970" w14:textId="77777777" w:rsidR="001B1786" w:rsidRPr="005669EA" w:rsidRDefault="001B1786"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">
                <v:textbox>
                  <w:txbxContent>
                    <w:p w14:paraId="52F64137" w14:textId="77777777" w:rsidR="001B1786" w:rsidRPr="000942D3" w:rsidRDefault="00E05725" w:rsidP="00C602F1">
                      <w:pPr>
                        <w:shd w:val="clear" w:color="auto" w:fill="FFFFFF"/>
                        <w:spacing w:before="0" w:after="0"/>
                        <w:jc w:val="left"/>
                        <w:rPr>
                          <w:rFonts w:ascii="Arial" w:hAnsi="Arial" w:cs="Arial"/>
                          <w:color w:val="222222"/>
                          <w:sz w:val="19"/>
                          <w:szCs w:val="19"/>
                          <w:lang w:val="en-US" w:eastAsia="es-ES"/>
                        </w:rPr>
                      </w:pPr>
                      <w:hyperlink r:id="rId23" w:tgtFrame="_blank" w:history="1">
                        <w:r w:rsidR="001B1786" w:rsidRPr="000942D3">
                          <w:rPr>
                            <w:rStyle w:val="Hyperlink"/>
                            <w:rFonts w:ascii="Arial" w:hAnsi="Arial" w:cs="Arial"/>
                            <w:color w:val="1155CC"/>
                            <w:sz w:val="19"/>
                            <w:szCs w:val="19"/>
                            <w:lang w:val="en-US"/>
                          </w:rPr>
                          <w:t>http://www.opengis.uab.es/cgi-bin/IdoneitatPI/MiraMon5_0.cgi?request=GetCapabilities&amp;service=WMS</w:t>
                        </w:r>
                      </w:hyperlink>
                      <w:r w:rsidR="001B1786" w:rsidRPr="000942D3">
                        <w:rPr>
                          <w:rFonts w:ascii="Arial" w:hAnsi="Arial" w:cs="Arial"/>
                          <w:color w:val="222222"/>
                          <w:sz w:val="19"/>
                          <w:szCs w:val="19"/>
                          <w:lang w:val="en-US"/>
                        </w:rPr>
                        <w:t xml:space="preserve"> Version: 7</w:t>
                      </w:r>
                    </w:p>
                    <w:p w14:paraId="4C30B917"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1B1786" w:rsidRDefault="001B1786"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1B1786" w:rsidRDefault="001B1786"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1B1786" w:rsidRDefault="001B178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sidRPr="00DB3A94">
                        <w:rPr>
                          <w:rFonts w:ascii="Arial" w:hAnsi="Arial"/>
                          <w:color w:val="222222"/>
                          <w:sz w:val="19"/>
                        </w:rPr>
                        <w:t> </w:t>
                      </w:r>
                      <w:hyperlink r:id="rId24" w:tgtFrame="_blank" w:history="1">
                        <w:r>
                          <w:rPr>
                            <w:rStyle w:val="Hyperlink"/>
                            <w:rFonts w:ascii="Arial" w:hAnsi="Arial" w:cs="Arial"/>
                            <w:color w:val="1155CC"/>
                            <w:sz w:val="19"/>
                            <w:szCs w:val="19"/>
                          </w:rPr>
                          <w:t>http://www.opengis.uab.es/cgi-</w:t>
                        </w:r>
                      </w:hyperlink>
                    </w:p>
                    <w:p w14:paraId="712C4E9C"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1B1786" w:rsidRPr="000942D3" w:rsidRDefault="001B178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5" w:tgtFrame="_blank" w:history="1">
                        <w:r w:rsidRPr="000942D3">
                          <w:rPr>
                            <w:rStyle w:val="Hyperlink"/>
                            <w:rFonts w:ascii="Arial" w:hAnsi="Arial" w:cs="Arial"/>
                            <w:color w:val="1155CC"/>
                            <w:sz w:val="19"/>
                            <w:szCs w:val="19"/>
                            <w:lang w:val="en-US"/>
                          </w:rPr>
                          <w:t>http://www.opengis.uab.es/cgi-bin/IdoneitatPI/MiraMon5_0.cgi</w:t>
                        </w:r>
                      </w:hyperlink>
                    </w:p>
                    <w:p w14:paraId="5B30465A" w14:textId="77777777" w:rsidR="001B1786" w:rsidRDefault="001B1786"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6607D970" w14:textId="77777777" w:rsidR="001B1786" w:rsidRPr="005669EA" w:rsidRDefault="001B1786" w:rsidP="00C602F1">
                      <w:pPr>
                        <w:spacing w:before="0" w:after="0"/>
                        <w:rPr>
                          <w:lang w:val="en-US"/>
                        </w:rPr>
                      </w:pPr>
                    </w:p>
                  </w:txbxContent>
                </v:textbox>
                <w10:anchorlock/>
              </v:rect>
            </w:pict>
          </mc:Fallback>
        </mc:AlternateContent>
      </w:r>
    </w:p>
    <w:p w14:paraId="712CB70E" w14:textId="4F781D63" w:rsidR="00C602F1" w:rsidRDefault="00C602F1" w:rsidP="00C602F1">
      <w:pPr>
        <w:pStyle w:val="Caption"/>
      </w:pPr>
      <w:bookmarkStart w:id="53" w:name="_Toc453684233"/>
      <w:bookmarkStart w:id="54" w:name="_Toc453684867"/>
      <w:r>
        <w:t xml:space="preserve">Ejemplo </w:t>
      </w:r>
      <w:r>
        <w:fldChar w:fldCharType="begin"/>
      </w:r>
      <w:r>
        <w:instrText xml:space="preserve"> SEQ Ejemplo \* ARABIC </w:instrText>
      </w:r>
      <w:r>
        <w:fldChar w:fldCharType="separate"/>
      </w:r>
      <w:r w:rsidR="00F41806">
        <w:rPr>
          <w:noProof/>
        </w:rPr>
        <w:t>2</w:t>
      </w:r>
      <w:bookmarkEnd w:id="53"/>
      <w:bookmarkEnd w:id="54"/>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n-US" w:eastAsia="en-US"/>
        </w:rPr>
        <w:lastRenderedPageBreak/>
        <mc:AlternateContent>
          <mc:Choice Requires="wps">
            <w:drawing>
              <wp:inline distT="0" distB="0" distL="0" distR="0" wp14:anchorId="1D6A6AE9" wp14:editId="13CF245A">
                <wp:extent cx="5396230" cy="2476500"/>
                <wp:effectExtent l="0" t="0" r="13970" b="19050"/>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476500"/>
                        </a:xfrm>
                        <a:prstGeom prst="rect">
                          <a:avLst/>
                        </a:prstGeom>
                        <a:solidFill>
                          <a:srgbClr val="FFFFFF"/>
                        </a:solidFill>
                        <a:ln w="9525">
                          <a:solidFill>
                            <a:srgbClr val="000000"/>
                          </a:solidFill>
                          <a:miter lim="800000"/>
                          <a:headEnd/>
                          <a:tailEnd/>
                        </a:ln>
                      </wps:spPr>
                      <wps:txbx>
                        <w:txbxContent>
                          <w:p w14:paraId="2BFB68F0" w14:textId="77777777" w:rsidR="001B1786" w:rsidRPr="00D30DD5" w:rsidRDefault="00E05725" w:rsidP="00C602F1">
                            <w:pPr>
                              <w:shd w:val="clear" w:color="auto" w:fill="FFFFFF"/>
                              <w:spacing w:before="0" w:after="0"/>
                              <w:jc w:val="left"/>
                              <w:rPr>
                                <w:rFonts w:ascii="Arial" w:hAnsi="Arial" w:cs="Arial"/>
                                <w:color w:val="222222"/>
                                <w:sz w:val="19"/>
                                <w:szCs w:val="19"/>
                                <w:lang w:val="en-US" w:eastAsia="es-ES"/>
                              </w:rPr>
                            </w:pPr>
                            <w:hyperlink r:id="rId26" w:tgtFrame="_blank" w:history="1">
                              <w:r w:rsidR="001B1786" w:rsidRPr="00D30DD5">
                                <w:rPr>
                                  <w:rStyle w:val="Hyperlink"/>
                                  <w:rFonts w:ascii="Arial" w:hAnsi="Arial" w:cs="Arial"/>
                                  <w:color w:val="1155CC"/>
                                  <w:sz w:val="19"/>
                                  <w:szCs w:val="19"/>
                                  <w:lang w:val="en-US"/>
                                </w:rPr>
                                <w:t>http://www.opengis.uab.es/cgi-bin/Educacio/MiraMon.cgi?REQUEST=GetCapabilities&amp;SERVICE=WMS&amp;VERSION=1.3.0</w:t>
                              </w:r>
                            </w:hyperlink>
                            <w:r w:rsidR="001B1786" w:rsidRPr="00D30DD5">
                              <w:rPr>
                                <w:rFonts w:ascii="Arial" w:hAnsi="Arial" w:cs="Arial"/>
                                <w:color w:val="222222"/>
                                <w:sz w:val="19"/>
                                <w:szCs w:val="19"/>
                                <w:lang w:val="en-US"/>
                              </w:rPr>
                              <w:t xml:space="preserve"> Version: 7</w:t>
                            </w:r>
                          </w:p>
                          <w:p w14:paraId="66F582D8"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1B1786" w:rsidRPr="00C86C01" w:rsidRDefault="001B1786"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1B1786" w:rsidRDefault="001B1786"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551E0C51" w14:textId="77777777" w:rsidR="001B1786" w:rsidRPr="005669EA" w:rsidRDefault="001B1786"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">
                <v:textbox>
                  <w:txbxContent>
                    <w:p w14:paraId="2BFB68F0" w14:textId="77777777" w:rsidR="001B1786" w:rsidRPr="00D30DD5" w:rsidRDefault="00E05725" w:rsidP="00C602F1">
                      <w:pPr>
                        <w:shd w:val="clear" w:color="auto" w:fill="FFFFFF"/>
                        <w:spacing w:before="0" w:after="0"/>
                        <w:jc w:val="left"/>
                        <w:rPr>
                          <w:rFonts w:ascii="Arial" w:hAnsi="Arial" w:cs="Arial"/>
                          <w:color w:val="222222"/>
                          <w:sz w:val="19"/>
                          <w:szCs w:val="19"/>
                          <w:lang w:val="en-US" w:eastAsia="es-ES"/>
                        </w:rPr>
                      </w:pPr>
                      <w:hyperlink r:id="rId27" w:tgtFrame="_blank" w:history="1">
                        <w:r w:rsidR="001B1786" w:rsidRPr="00D30DD5">
                          <w:rPr>
                            <w:rStyle w:val="Hyperlink"/>
                            <w:rFonts w:ascii="Arial" w:hAnsi="Arial" w:cs="Arial"/>
                            <w:color w:val="1155CC"/>
                            <w:sz w:val="19"/>
                            <w:szCs w:val="19"/>
                            <w:lang w:val="en-US"/>
                          </w:rPr>
                          <w:t>http://www.opengis.uab.es/cgi-bin/Educacio/MiraMon.cgi?REQUEST=GetCapabilities&amp;SERVICE=WMS&amp;VERSION=1.3.0</w:t>
                        </w:r>
                      </w:hyperlink>
                      <w:r w:rsidR="001B1786" w:rsidRPr="00D30DD5">
                        <w:rPr>
                          <w:rFonts w:ascii="Arial" w:hAnsi="Arial" w:cs="Arial"/>
                          <w:color w:val="222222"/>
                          <w:sz w:val="19"/>
                          <w:szCs w:val="19"/>
                          <w:lang w:val="en-US"/>
                        </w:rPr>
                        <w:t xml:space="preserve"> Version: 7</w:t>
                      </w:r>
                    </w:p>
                    <w:p w14:paraId="66F582D8"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1B1786" w:rsidRPr="00D30DD5" w:rsidRDefault="001B178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1B1786" w:rsidRPr="00C86C01" w:rsidRDefault="001B1786"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1B1786" w:rsidRDefault="001B1786"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551E0C51" w14:textId="77777777" w:rsidR="001B1786" w:rsidRPr="005669EA" w:rsidRDefault="001B1786" w:rsidP="00C602F1">
                      <w:pPr>
                        <w:spacing w:before="0" w:after="0"/>
                        <w:rPr>
                          <w:lang w:val="en-US"/>
                        </w:rPr>
                      </w:pPr>
                    </w:p>
                  </w:txbxContent>
                </v:textbox>
                <w10:anchorlock/>
              </v:rect>
            </w:pict>
          </mc:Fallback>
        </mc:AlternateContent>
      </w:r>
    </w:p>
    <w:p w14:paraId="2EC8DC6A" w14:textId="7B172185" w:rsidR="00000DC7" w:rsidRDefault="00D36F1D" w:rsidP="00D36F1D">
      <w:pPr>
        <w:pStyle w:val="Caption"/>
      </w:pPr>
      <w:bookmarkStart w:id="55" w:name="_Toc453684234"/>
      <w:bookmarkStart w:id="56" w:name="_Toc453684868"/>
      <w:r>
        <w:t xml:space="preserve">Ejemplo </w:t>
      </w:r>
      <w:r>
        <w:fldChar w:fldCharType="begin"/>
      </w:r>
      <w:r>
        <w:instrText xml:space="preserve"> SEQ Ejemplo \* ARABIC </w:instrText>
      </w:r>
      <w:r>
        <w:fldChar w:fldCharType="separate"/>
      </w:r>
      <w:r w:rsidR="00F41806">
        <w:rPr>
          <w:noProof/>
        </w:rPr>
        <w:t>3</w:t>
      </w:r>
      <w:bookmarkEnd w:id="55"/>
      <w:bookmarkEnd w:id="56"/>
      <w:r>
        <w:fldChar w:fldCharType="end"/>
      </w:r>
    </w:p>
    <w:p w14:paraId="6ABCA306" w14:textId="77777777" w:rsidR="00095AE2" w:rsidRPr="00B77571" w:rsidRDefault="00095AE2" w:rsidP="00095AE2">
      <w:pPr>
        <w:pStyle w:val="Heading2"/>
        <w:numPr>
          <w:ilvl w:val="1"/>
          <w:numId w:val="1"/>
        </w:numPr>
      </w:pPr>
      <w:bookmarkStart w:id="57" w:name="_Toc453002181"/>
      <w:bookmarkStart w:id="58" w:name="_Toc454029411"/>
      <w:r>
        <w:t>Flujo principal de Nutch</w:t>
      </w:r>
      <w:bookmarkEnd w:id="57"/>
      <w:bookmarkEnd w:id="58"/>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Heading3"/>
        <w:numPr>
          <w:ilvl w:val="2"/>
          <w:numId w:val="1"/>
        </w:numPr>
      </w:pPr>
      <w:bookmarkStart w:id="59" w:name="_Toc453002182"/>
      <w:bookmarkStart w:id="60" w:name="_Toc454029412"/>
      <w:r>
        <w:t>Inject</w:t>
      </w:r>
      <w:bookmarkEnd w:id="59"/>
      <w:bookmarkEnd w:id="60"/>
    </w:p>
    <w:p w14:paraId="48E900C0" w14:textId="2854CAE1" w:rsidR="00072F22" w:rsidRDefault="00DB464F" w:rsidP="000E566C">
      <w:pPr>
        <w:pStyle w:val="ListBullet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Heading3"/>
        <w:numPr>
          <w:ilvl w:val="2"/>
          <w:numId w:val="1"/>
        </w:numPr>
      </w:pPr>
      <w:bookmarkStart w:id="61" w:name="_Toc453002183"/>
      <w:r>
        <w:t xml:space="preserve"> </w:t>
      </w:r>
      <w:bookmarkStart w:id="62" w:name="_Toc454029413"/>
      <w:r w:rsidR="000E7F5C" w:rsidRPr="000E566C">
        <w:t>Generate</w:t>
      </w:r>
      <w:bookmarkEnd w:id="61"/>
      <w:bookmarkEnd w:id="62"/>
    </w:p>
    <w:p w14:paraId="7A46A436" w14:textId="585F7BD9" w:rsidR="00560326"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50EC273C" w:rsidR="00560326" w:rsidRDefault="00560326" w:rsidP="00C602F1">
      <w:pPr>
        <w:pStyle w:val="ListBullet2"/>
        <w:spacing w:before="0"/>
        <w:ind w:left="641" w:hanging="357"/>
      </w:pPr>
      <w:r>
        <w:t xml:space="preserve">El contenido de las páginas en crudo (texto sin procesar con las etiquetas de </w:t>
      </w:r>
      <w:del w:id="63" w:author="Francisco J Lopez Pellicer" w:date="2016-06-18T20:20:00Z">
        <w:r w:rsidDel="00B464BD">
          <w:delText>html</w:delText>
        </w:r>
      </w:del>
      <w:ins w:id="64" w:author="Francisco J Lopez Pellicer" w:date="2016-06-18T20:20:00Z">
        <w:r w:rsidR="00B464BD">
          <w:t>HTML</w:t>
        </w:r>
      </w:ins>
      <w:r>
        <w:t>).</w:t>
      </w:r>
    </w:p>
    <w:p w14:paraId="54D0CFED" w14:textId="77777777" w:rsidR="00560326" w:rsidRDefault="00560326" w:rsidP="00FF0822">
      <w:pPr>
        <w:pStyle w:val="ListBullet2"/>
      </w:pPr>
      <w:r>
        <w:t xml:space="preserve">Contenido después de pasar por la fase de </w:t>
      </w:r>
      <w:r>
        <w:rPr>
          <w:i/>
        </w:rPr>
        <w:t>parse</w:t>
      </w:r>
      <w:r>
        <w:t>.</w:t>
      </w:r>
    </w:p>
    <w:p w14:paraId="69C598CD" w14:textId="0EAA178B" w:rsidR="00560326" w:rsidRDefault="00560326" w:rsidP="00FF0822">
      <w:pPr>
        <w:pStyle w:val="ListBullet2"/>
      </w:pPr>
      <w:r>
        <w:t>Metadatos descubiertos o extra</w:t>
      </w:r>
      <w:ins w:id="65" w:author="Francisco J Lopez Pellicer" w:date="2016-06-18T20:20:00Z">
        <w:r w:rsidR="00B464BD">
          <w:t>í</w:t>
        </w:r>
      </w:ins>
      <w:del w:id="66" w:author="Francisco J Lopez Pellicer" w:date="2016-06-18T20:20:00Z">
        <w:r w:rsidDel="00B464BD">
          <w:delText>i</w:delText>
        </w:r>
      </w:del>
      <w:r>
        <w:t>dos.</w:t>
      </w:r>
    </w:p>
    <w:p w14:paraId="5C83EB47" w14:textId="77777777" w:rsidR="00560326" w:rsidRDefault="00560326" w:rsidP="00FF0822">
      <w:pPr>
        <w:pStyle w:val="ListBullet2"/>
      </w:pPr>
      <w:r>
        <w:t>Enlaces de salida de la web (</w:t>
      </w:r>
      <w:r>
        <w:rPr>
          <w:i/>
        </w:rPr>
        <w:t>outlinks).</w:t>
      </w:r>
    </w:p>
    <w:p w14:paraId="45E88861" w14:textId="31C042A7" w:rsidR="00163F69" w:rsidRPr="00FF0822" w:rsidRDefault="00B516AA" w:rsidP="00FF0822">
      <w:pPr>
        <w:pStyle w:val="ListBullet2"/>
      </w:pPr>
      <w:r>
        <w:t>Texto plano para la indexación.</w:t>
      </w:r>
    </w:p>
    <w:p w14:paraId="04C4D45F" w14:textId="77777777" w:rsidR="000E7F5C" w:rsidRPr="000B3E1E" w:rsidRDefault="000E7F5C" w:rsidP="000E7F5C">
      <w:pPr>
        <w:pStyle w:val="Heading3"/>
        <w:numPr>
          <w:ilvl w:val="2"/>
          <w:numId w:val="1"/>
        </w:numPr>
      </w:pPr>
      <w:bookmarkStart w:id="67" w:name="_Toc453002184"/>
      <w:bookmarkStart w:id="68" w:name="_Toc454029414"/>
      <w:r>
        <w:lastRenderedPageBreak/>
        <w:t>Fetch</w:t>
      </w:r>
      <w:bookmarkEnd w:id="67"/>
      <w:bookmarkEnd w:id="68"/>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Heading3"/>
        <w:numPr>
          <w:ilvl w:val="2"/>
          <w:numId w:val="1"/>
        </w:numPr>
      </w:pPr>
      <w:bookmarkStart w:id="69" w:name="_Toc453002185"/>
      <w:bookmarkStart w:id="70" w:name="_Toc454029415"/>
      <w:r>
        <w:t>Parse</w:t>
      </w:r>
      <w:bookmarkEnd w:id="69"/>
      <w:bookmarkEnd w:id="70"/>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2E55F4CE" w:rsidR="00805B88" w:rsidRDefault="000E7F5C" w:rsidP="00344C3D">
      <w:r>
        <w:t xml:space="preserve">Dependiendo </w:t>
      </w:r>
      <w:r w:rsidR="00E73653">
        <w:t>del tipo de contenido que tiene</w:t>
      </w:r>
      <w:r>
        <w:t xml:space="preserve"> una web, se debe usar un </w:t>
      </w:r>
      <w:r>
        <w:rPr>
          <w:i/>
        </w:rPr>
        <w:t>parser</w:t>
      </w:r>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0E566C">
        <w:rPr>
          <w:rStyle w:val="FootnoteReference"/>
        </w:rPr>
        <w:footnoteReference w:id="7"/>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FootnoteReference"/>
        </w:rPr>
        <w:footnoteReference w:id="8"/>
      </w:r>
      <w:r w:rsidR="00B664B9">
        <w:t xml:space="preserve">. </w:t>
      </w:r>
      <w:r w:rsidR="00344C3D">
        <w:t xml:space="preserve">Para más información consultar el </w:t>
      </w:r>
      <w:del w:id="71" w:author="Francisco J Lopez Pellicer" w:date="2016-06-18T20:21:00Z">
        <w:r w:rsidR="00344C3D" w:rsidDel="00B464BD">
          <w:delText xml:space="preserve">anexo </w:delText>
        </w:r>
      </w:del>
      <w:r w:rsidR="00344C3D">
        <w:fldChar w:fldCharType="begin"/>
      </w:r>
      <w:r w:rsidR="00344C3D">
        <w:instrText xml:space="preserve"> REF _Ref453840567 \h </w:instrText>
      </w:r>
      <w:r w:rsidR="00344C3D">
        <w:fldChar w:fldCharType="separate"/>
      </w:r>
      <w:r w:rsidR="00F41806">
        <w:t>Anexo F – DOM</w:t>
      </w:r>
      <w:r w:rsidR="00344C3D">
        <w:fldChar w:fldCharType="end"/>
      </w:r>
      <w:r w:rsidR="00344C3D">
        <w:t>.</w:t>
      </w:r>
    </w:p>
    <w:p w14:paraId="1916F015" w14:textId="77777777" w:rsidR="000E7F5C" w:rsidRDefault="00BC6B81" w:rsidP="000E7F5C">
      <w:pPr>
        <w:pStyle w:val="Heading3"/>
        <w:numPr>
          <w:ilvl w:val="2"/>
          <w:numId w:val="1"/>
        </w:numPr>
      </w:pPr>
      <w:bookmarkStart w:id="72" w:name="_Toc454029416"/>
      <w:r>
        <w:t>UpdateDb</w:t>
      </w:r>
      <w:bookmarkEnd w:id="72"/>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Heading3"/>
        <w:numPr>
          <w:ilvl w:val="2"/>
          <w:numId w:val="1"/>
        </w:numPr>
      </w:pPr>
      <w:bookmarkStart w:id="73" w:name="_Toc453002188"/>
      <w:bookmarkStart w:id="74" w:name="_Toc454029417"/>
      <w:r>
        <w:t>Index</w:t>
      </w:r>
      <w:bookmarkEnd w:id="73"/>
      <w:bookmarkEnd w:id="74"/>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Heading2"/>
        <w:numPr>
          <w:ilvl w:val="1"/>
          <w:numId w:val="1"/>
        </w:numPr>
      </w:pPr>
      <w:bookmarkStart w:id="75" w:name="_Toc451013007"/>
      <w:bookmarkStart w:id="76" w:name="_Toc453002189"/>
      <w:bookmarkStart w:id="77" w:name="_Toc454029418"/>
      <w:r>
        <w:t>Map-Reduce</w:t>
      </w:r>
      <w:bookmarkEnd w:id="75"/>
      <w:bookmarkEnd w:id="76"/>
      <w:bookmarkEnd w:id="77"/>
    </w:p>
    <w:p w14:paraId="2C563082" w14:textId="34D6BACD" w:rsidR="00A12282"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9D6FB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"[9]", "plainTextFormattedCitation" : "[9]", "previouslyFormattedCitation" : "[9]" }, "properties" : { "noteIndex" : 0 }, "schema" : "https://github.com/citation-style-language/schema/raw/master/csl-citation.json" }</w:instrText>
      </w:r>
      <w:r w:rsidR="00805B88">
        <w:fldChar w:fldCharType="separate"/>
      </w:r>
      <w:r w:rsidR="009D6FB8" w:rsidRPr="009D6FB8">
        <w:rPr>
          <w:noProof/>
        </w:rPr>
        <w:t>[9]</w:t>
      </w:r>
      <w:r w:rsidR="00805B88">
        <w:fldChar w:fldCharType="end"/>
      </w:r>
      <w:r w:rsidR="00B069BD">
        <w:t>.</w:t>
      </w:r>
      <w:r w:rsidR="00B0076A">
        <w:t xml:space="preserve"> </w:t>
      </w:r>
      <w:r w:rsidR="00A12282">
        <w:t xml:space="preserve">Hadoop ofrece una implementación </w:t>
      </w:r>
      <w:r w:rsidR="00A12282">
        <w:rPr>
          <w:i/>
        </w:rPr>
        <w:t xml:space="preserve">Open </w:t>
      </w:r>
      <w:r w:rsidR="00A12282" w:rsidRPr="00B464BD">
        <w:rPr>
          <w:i/>
          <w:rPrChange w:id="78" w:author="Francisco J Lopez Pellicer" w:date="2016-06-18T20:21:00Z">
            <w:rPr/>
          </w:rPrChange>
        </w:rPr>
        <w:t>Source</w:t>
      </w:r>
      <w:r w:rsidR="00A12282">
        <w:t>. Hadoop fue desarrollado en sus orígenes por Yah</w:t>
      </w:r>
      <w:r w:rsidR="004032E9">
        <w:t>o</w:t>
      </w:r>
      <w:r w:rsidR="00A12282">
        <w:t>o para posteriormente pasar al proyecto Apache.</w:t>
      </w:r>
      <w:r w:rsidR="00B0076A">
        <w:t xml:space="preserve"> </w:t>
      </w:r>
      <w:r w:rsidR="00A12282">
        <w:t xml:space="preserve">El Map-Reduce aborda problemas que se puedan disgregar en dos operaciones, la </w:t>
      </w:r>
      <w:r w:rsidR="00A12282" w:rsidRPr="00A12282">
        <w:rPr>
          <w:i/>
        </w:rPr>
        <w:t>map</w:t>
      </w:r>
      <w:r w:rsidR="00A12282">
        <w:t xml:space="preserve"> y la </w:t>
      </w:r>
      <w:r w:rsidR="00A12282" w:rsidRPr="00A12282">
        <w:rPr>
          <w:i/>
        </w:rPr>
        <w:t>reduce</w:t>
      </w:r>
      <w:r w:rsidR="00A12282">
        <w:t>.</w:t>
      </w:r>
    </w:p>
    <w:p w14:paraId="018FB7F5" w14:textId="77777777" w:rsidR="0079539C" w:rsidRDefault="00AD0A45" w:rsidP="00072F22">
      <w:pPr>
        <w:pStyle w:val="Heading2"/>
        <w:numPr>
          <w:ilvl w:val="1"/>
          <w:numId w:val="1"/>
        </w:numPr>
      </w:pPr>
      <w:bookmarkStart w:id="79" w:name="_Toc451013008"/>
      <w:bookmarkStart w:id="80" w:name="_Toc453002190"/>
      <w:bookmarkStart w:id="81" w:name="_Toc454029419"/>
      <w:r>
        <w:lastRenderedPageBreak/>
        <w:t>Puntos de extensión</w:t>
      </w:r>
      <w:bookmarkEnd w:id="79"/>
      <w:bookmarkEnd w:id="80"/>
      <w:bookmarkEnd w:id="81"/>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3F7944A5" w:rsidR="00635F08" w:rsidRPr="00635F08" w:rsidRDefault="00635F08" w:rsidP="00C602F1">
      <w:pPr>
        <w:pStyle w:val="ListBullet2"/>
        <w:spacing w:before="0"/>
        <w:ind w:left="641" w:hanging="357"/>
        <w:rPr>
          <w:lang w:val="es-ES" w:eastAsia="es-ES"/>
        </w:rPr>
      </w:pPr>
      <w:r w:rsidRPr="00817E0C">
        <w:rPr>
          <w:rFonts w:ascii="Consolas" w:hAnsi="Consolas"/>
        </w:rPr>
        <w:t>IndexWriter</w:t>
      </w:r>
      <w:r>
        <w:t xml:space="preserve">: Escribe los datos resultantes de la ejecución del proceso de crawling a un almacén de </w:t>
      </w:r>
      <w:r w:rsidR="00923C56">
        <w:t>índices</w:t>
      </w:r>
      <w:r>
        <w:t xml:space="preserve"> especifico. Por ejemplo, Solr</w:t>
      </w:r>
      <w:r w:rsidR="00817E0C">
        <w:rPr>
          <w:rStyle w:val="FootnoteReference"/>
        </w:rPr>
        <w:footnoteReference w:id="9"/>
      </w:r>
      <w:r>
        <w:t>, ElasticSearch, un fichero CVS, etc.</w:t>
      </w:r>
    </w:p>
    <w:p w14:paraId="4F42C615" w14:textId="77777777" w:rsidR="00635F08" w:rsidRDefault="00635F08" w:rsidP="00DB3A94">
      <w:pPr>
        <w:pStyle w:val="ListBullet2"/>
      </w:pPr>
      <w:r w:rsidRPr="00817E0C">
        <w:rPr>
          <w:rFonts w:ascii="Consolas" w:hAnsi="Consolas"/>
        </w:rPr>
        <w:t>IndexingFilter</w:t>
      </w:r>
      <w:r>
        <w:t>: Permite añadir metadatos a los campos indexados. Estos filtros se ejecutan secuencialmente en la tarea de indexación (en la fase Reduce).</w:t>
      </w:r>
    </w:p>
    <w:p w14:paraId="4FB6024C" w14:textId="77777777" w:rsidR="00635F08" w:rsidRDefault="00635F08" w:rsidP="00DB3A94">
      <w:pPr>
        <w:pStyle w:val="ListBullet2"/>
      </w:pPr>
      <w:r w:rsidRPr="00817E0C">
        <w:rPr>
          <w:rFonts w:ascii="Consolas" w:hAnsi="Consolas"/>
        </w:rPr>
        <w:t>Parser</w:t>
      </w:r>
      <w:r>
        <w:t xml:space="preserve">: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Bullet2"/>
      </w:pPr>
      <w:r w:rsidRPr="00817E0C">
        <w:rPr>
          <w:rFonts w:ascii="Consolas" w:hAnsi="Consolas"/>
        </w:rPr>
        <w:t>HtmlParseFilter</w:t>
      </w:r>
      <w:r>
        <w:t>: Permite añadir metadatos adicionales a los parseos de HTML.</w:t>
      </w:r>
    </w:p>
    <w:p w14:paraId="00FC95B3" w14:textId="77777777" w:rsidR="00635F08" w:rsidRDefault="00635F08" w:rsidP="00DB3A94">
      <w:pPr>
        <w:pStyle w:val="ListBullet2"/>
      </w:pPr>
      <w:r w:rsidRPr="00817E0C">
        <w:rPr>
          <w:rStyle w:val="FicherosycarpetasCar"/>
        </w:rPr>
        <w:t>Protocol</w:t>
      </w:r>
      <w:r>
        <w:t>: Permite usar distintos protocolos para fetchear documentos (ftp, http...).</w:t>
      </w:r>
    </w:p>
    <w:p w14:paraId="7507B74F" w14:textId="77777777" w:rsidR="00635F08" w:rsidRDefault="00635F08" w:rsidP="00DB3A94">
      <w:pPr>
        <w:pStyle w:val="ListBullet2"/>
      </w:pPr>
      <w:r w:rsidRPr="00817E0C">
        <w:rPr>
          <w:rStyle w:val="FicherosycarpetasCar"/>
        </w:rPr>
        <w:t>URLFilter</w:t>
      </w:r>
      <w:r>
        <w:t>: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Bullet2"/>
      </w:pPr>
      <w:r w:rsidRPr="00817E0C">
        <w:rPr>
          <w:rStyle w:val="FicherosycarpetasCar"/>
        </w:rPr>
        <w:t>URLNormalizer</w:t>
      </w:r>
      <w:r>
        <w:t>: Permite convertir URLs a una forma normal y realizarle modificaciones.</w:t>
      </w:r>
    </w:p>
    <w:p w14:paraId="41C9A0B4" w14:textId="5602001A" w:rsidR="00635F08" w:rsidRDefault="00635F08" w:rsidP="00DB3A94">
      <w:pPr>
        <w:pStyle w:val="ListBullet2"/>
      </w:pPr>
      <w:r w:rsidRPr="00817E0C">
        <w:rPr>
          <w:rStyle w:val="FicherosycarpetasCar"/>
        </w:rPr>
        <w:t>ScoringFilter</w:t>
      </w:r>
      <w:r>
        <w:t>: Manipula las variables en el CrawlDatum</w:t>
      </w:r>
      <w:r w:rsidR="00817E0C">
        <w:rPr>
          <w:rStyle w:val="FootnoteReference"/>
        </w:rPr>
        <w:footnoteReference w:id="10"/>
      </w:r>
      <w:r>
        <w:t xml:space="preserve"> y en índices de búsqueda resultantes. Puede darse la existencia de varios filtros encadenados para realizar varios ajustes.</w:t>
      </w:r>
    </w:p>
    <w:p w14:paraId="6F26EFDB" w14:textId="77777777" w:rsidR="00635F08" w:rsidRDefault="00635F08" w:rsidP="00DB3A94">
      <w:pPr>
        <w:pStyle w:val="ListBullet2"/>
      </w:pPr>
      <w:r w:rsidRPr="00817E0C">
        <w:rPr>
          <w:rStyle w:val="FicherosycarpetasCar"/>
        </w:rPr>
        <w:t>SegmentMergeFilter</w:t>
      </w:r>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Heading2"/>
        <w:numPr>
          <w:ilvl w:val="1"/>
          <w:numId w:val="1"/>
        </w:numPr>
      </w:pPr>
      <w:bookmarkStart w:id="82" w:name="_Ref451008628"/>
      <w:bookmarkStart w:id="83" w:name="_Toc451013009"/>
      <w:bookmarkStart w:id="84" w:name="_Toc453002191"/>
      <w:bookmarkStart w:id="85" w:name="_Toc454029420"/>
      <w:r>
        <w:t>Compilación de Nutch</w:t>
      </w:r>
      <w:bookmarkEnd w:id="82"/>
      <w:bookmarkEnd w:id="83"/>
      <w:bookmarkEnd w:id="84"/>
      <w:bookmarkEnd w:id="85"/>
    </w:p>
    <w:p w14:paraId="71E2C96C" w14:textId="6089EE2C" w:rsidR="00DC46A8" w:rsidRDefault="00A81868" w:rsidP="00DC46A8">
      <w:r>
        <w:t xml:space="preserve">Nutch utiliza </w:t>
      </w:r>
      <w:r w:rsidRPr="00817E0C">
        <w:rPr>
          <w:i/>
        </w:rPr>
        <w:t>Ant</w:t>
      </w:r>
      <w:r>
        <w:t xml:space="preserve"> para las tareas de compilación. Sirve para automatizar los procesos de compilación y test. </w:t>
      </w:r>
      <w:r w:rsidRPr="00817E0C">
        <w:rPr>
          <w:i/>
        </w:rPr>
        <w:t>Ant</w:t>
      </w:r>
      <w:r>
        <w:t xml:space="preserve"> requiere un fichero llamado build.xml donde se define el proceso de generación y de las dependencias</w:t>
      </w:r>
      <w:r w:rsidR="00B0076A">
        <w:t xml:space="preserve"> </w:t>
      </w:r>
      <w:r>
        <w:fldChar w:fldCharType="begin" w:fldLock="1"/>
      </w:r>
      <w:r w:rsidR="009D6FB8">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"[10]", "plainTextFormattedCitation" : "[10]", "previouslyFormattedCitation" : "[10]" }, "properties" : { "noteIndex" : 0 }, "schema" : "https://github.com/citation-style-language/schema/raw/master/csl-citation.json" }</w:instrText>
      </w:r>
      <w:r>
        <w:fldChar w:fldCharType="separate"/>
      </w:r>
      <w:r w:rsidR="009D6FB8" w:rsidRPr="009D6FB8">
        <w:rPr>
          <w:noProof/>
        </w:rPr>
        <w:t>[10]</w:t>
      </w:r>
      <w:r>
        <w:fldChar w:fldCharType="end"/>
      </w:r>
      <w:r>
        <w:t>.</w:t>
      </w:r>
      <w:r w:rsidR="00B0076A">
        <w:t xml:space="preserve"> </w:t>
      </w:r>
      <w:r>
        <w:t xml:space="preserve">Adicionalmente, se utiliza la herramienta </w:t>
      </w:r>
      <w:r w:rsidRPr="00817E0C">
        <w:rPr>
          <w:i/>
        </w:rPr>
        <w:t>Ivy</w:t>
      </w:r>
      <w:r>
        <w:t xml:space="preserve"> como gestor de dependencias para Nutch </w:t>
      </w:r>
      <w:r>
        <w:fldChar w:fldCharType="begin" w:fldLock="1"/>
      </w:r>
      <w:r w:rsidR="009D6FB8">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"[11]", "plainTextFormattedCitation" : "[11]", "previouslyFormattedCitation" : "[11]" }, "properties" : { "noteIndex" : 0 }, "schema" : "https://github.com/citation-style-language/schema/raw/master/csl-citation.json" }</w:instrText>
      </w:r>
      <w:r>
        <w:fldChar w:fldCharType="separate"/>
      </w:r>
      <w:r w:rsidR="009D6FB8" w:rsidRPr="009D6FB8">
        <w:rPr>
          <w:noProof/>
        </w:rPr>
        <w:t>[11]</w:t>
      </w:r>
      <w:r>
        <w:fldChar w:fldCharType="end"/>
      </w:r>
      <w:r>
        <w:t xml:space="preserve">. </w:t>
      </w:r>
    </w:p>
    <w:p w14:paraId="11B9809D" w14:textId="6E44640D"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F41806">
        <w:t>Anexo B – Manual de GeoCrawler</w:t>
      </w:r>
      <w:r>
        <w:fldChar w:fldCharType="end"/>
      </w:r>
      <w:r>
        <w:t>.</w:t>
      </w:r>
    </w:p>
    <w:p w14:paraId="245633B0" w14:textId="77777777" w:rsidR="00DC46A8" w:rsidRDefault="00DC46A8" w:rsidP="00DC46A8">
      <w:pPr>
        <w:pStyle w:val="Heading2"/>
        <w:numPr>
          <w:ilvl w:val="1"/>
          <w:numId w:val="1"/>
        </w:numPr>
      </w:pPr>
      <w:bookmarkStart w:id="86" w:name="_Ref451008477"/>
      <w:bookmarkStart w:id="87" w:name="_Toc451013010"/>
      <w:bookmarkStart w:id="88" w:name="_Toc453002192"/>
      <w:bookmarkStart w:id="89" w:name="_Toc454029421"/>
      <w:r>
        <w:lastRenderedPageBreak/>
        <w:t>Configuración de Nutch</w:t>
      </w:r>
      <w:bookmarkEnd w:id="86"/>
      <w:bookmarkEnd w:id="87"/>
      <w:bookmarkEnd w:id="88"/>
      <w:bookmarkEnd w:id="89"/>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5361973E" w:rsidR="00194AD1" w:rsidRDefault="00194AD1" w:rsidP="00194AD1">
      <w:pPr>
        <w:pStyle w:val="ListParagraph"/>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F41806">
        <w:t>3.7.1</w:t>
      </w:r>
      <w:r w:rsidR="000E566C">
        <w:fldChar w:fldCharType="end"/>
      </w:r>
      <w:r w:rsidR="000E566C">
        <w:t>.</w:t>
      </w:r>
    </w:p>
    <w:p w14:paraId="2A6F09A7" w14:textId="001DA589" w:rsidR="00194AD1" w:rsidRDefault="00194AD1" w:rsidP="00DB3A94">
      <w:pPr>
        <w:pStyle w:val="ListParagraph"/>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6B994DAF" w:rsidR="00194AD1" w:rsidRDefault="00194AD1" w:rsidP="00A53786">
      <w:pPr>
        <w:pStyle w:val="ListParagraph"/>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w:t>
      </w:r>
      <w:r w:rsidR="00342D8D" w:rsidRPr="00A53786">
        <w:t>html</w:t>
      </w:r>
      <w:r w:rsidR="00342D8D">
        <w:t>, …</w:t>
      </w:r>
      <w:r w:rsidR="00A53786">
        <w:t xml:space="preserve">) </w:t>
      </w:r>
      <w:r w:rsidR="00772006">
        <w:t>.</w:t>
      </w:r>
    </w:p>
    <w:p w14:paraId="4F4D0494" w14:textId="77777777" w:rsidR="00194AD1" w:rsidRPr="00194AD1" w:rsidRDefault="00194AD1" w:rsidP="00194AD1">
      <w:pPr>
        <w:pStyle w:val="ListParagraph"/>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Heading3"/>
        <w:numPr>
          <w:ilvl w:val="2"/>
          <w:numId w:val="1"/>
        </w:numPr>
        <w:ind w:left="1080"/>
      </w:pPr>
      <w:bookmarkStart w:id="90" w:name="_Ref453618026"/>
      <w:bookmarkStart w:id="91" w:name="_Toc454029422"/>
      <w:r>
        <w:t>Parámetros de configuración</w:t>
      </w:r>
      <w:bookmarkEnd w:id="90"/>
      <w:bookmarkEnd w:id="91"/>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92" w:name="_MON_1527345638"/>
    <w:bookmarkEnd w:id="92"/>
    <w:p w14:paraId="46186078" w14:textId="6C9C41E0" w:rsidR="00772006" w:rsidRDefault="00260FDB" w:rsidP="00A53786">
      <w:r>
        <w:object w:dxaOrig="8504" w:dyaOrig="1074"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53pt" o:ole="">
            <v:imagedata r:id="rId28" o:title=""/>
          </v:shape>
          <o:OLEObject Type="Embed" ProgID="Word.OpenDocumentText.12" ShapeID="_x0000_i1025" DrawAspect="Content" ObjectID="_1527786890" r:id="rId29"/>
        </w:object>
      </w:r>
      <w:r w:rsidR="00772006">
        <w:t>Como se puede ver, la definición de una propiedad viene dada por un nombre y un valor, también es posible añadir una descripción como se puede ver en el ejemplo de abajo.</w:t>
      </w:r>
    </w:p>
    <w:bookmarkStart w:id="93" w:name="_MON_1527345797"/>
    <w:bookmarkEnd w:id="93"/>
    <w:p w14:paraId="3039BE20" w14:textId="2A52EB5E" w:rsidR="00772006" w:rsidRDefault="00260FDB" w:rsidP="00A53786">
      <w:r>
        <w:object w:dxaOrig="8504" w:dyaOrig="1343" w14:anchorId="7A7AF920">
          <v:shape id="_x0000_i1026" type="#_x0000_t75" style="width:425pt;height:67pt" o:ole="">
            <v:imagedata r:id="rId30" o:title=""/>
          </v:shape>
          <o:OLEObject Type="Embed" ProgID="Word.OpenDocumentText.12" ShapeID="_x0000_i1026" DrawAspect="Content" ObjectID="_1527786891" r:id="rId31"/>
        </w:object>
      </w:r>
    </w:p>
    <w:p w14:paraId="323FA5FF" w14:textId="77777777" w:rsidR="0019136B" w:rsidRDefault="0019136B" w:rsidP="0019136B">
      <w:pPr>
        <w:pStyle w:val="Heading3"/>
        <w:numPr>
          <w:ilvl w:val="2"/>
          <w:numId w:val="1"/>
        </w:numPr>
        <w:ind w:left="1080"/>
      </w:pPr>
      <w:bookmarkStart w:id="94" w:name="_Toc454029423"/>
      <w:r>
        <w:t>Parámetros propios</w:t>
      </w:r>
      <w:bookmarkEnd w:id="94"/>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95" w:name="_MON_1527345943"/>
    <w:bookmarkEnd w:id="95"/>
    <w:p w14:paraId="6B6115A3" w14:textId="46C44392" w:rsidR="00194AD1" w:rsidRDefault="00260FDB" w:rsidP="00DC7DD8">
      <w:r>
        <w:object w:dxaOrig="8504" w:dyaOrig="1343" w14:anchorId="32CEC1EA">
          <v:shape id="_x0000_i1027" type="#_x0000_t75" style="width:425pt;height:67pt" o:ole="">
            <v:imagedata r:id="rId32" o:title=""/>
          </v:shape>
          <o:OLEObject Type="Embed" ProgID="Word.OpenDocumentText.12" ShapeID="_x0000_i1027" DrawAspect="Content" ObjectID="_1527786892" r:id="rId33"/>
        </w:object>
      </w:r>
      <w:r w:rsidR="0019136B">
        <w:t>Desde el código se leería así:</w:t>
      </w:r>
    </w:p>
    <w:bookmarkStart w:id="96" w:name="_MON_1527409160"/>
    <w:bookmarkEnd w:id="96"/>
    <w:p w14:paraId="0687F5EB" w14:textId="3EE7618B" w:rsidR="0019136B" w:rsidRPr="00DB3A94" w:rsidRDefault="00C602F1" w:rsidP="00C602F1">
      <w:pPr>
        <w:jc w:val="center"/>
        <w:rPr>
          <w:lang w:val="es-ES"/>
        </w:rPr>
      </w:pPr>
      <w:r>
        <w:rPr>
          <w:lang w:val="en-US"/>
        </w:rPr>
        <w:object w:dxaOrig="8504" w:dyaOrig="227" w14:anchorId="40F20201">
          <v:shape id="_x0000_i1028" type="#_x0000_t75" style="width:505pt;height:12pt" o:ole="">
            <v:imagedata r:id="rId34" o:title=""/>
          </v:shape>
          <o:OLEObject Type="Embed" ProgID="Word.OpenDocumentText.12" ShapeID="_x0000_i1028" DrawAspect="Content" ObjectID="_1527786893" r:id="rId35"/>
        </w:object>
      </w:r>
    </w:p>
    <w:p w14:paraId="30A6CDD5" w14:textId="377EC82E" w:rsidR="003A31B9" w:rsidRPr="00247648" w:rsidRDefault="0019136B" w:rsidP="00DC7DD8">
      <w:pPr>
        <w:rPr>
          <w:lang w:val="es-ES"/>
        </w:rPr>
      </w:pPr>
      <w:r>
        <w:rPr>
          <w:lang w:val="es-ES"/>
        </w:rPr>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Heading1"/>
        <w:numPr>
          <w:ilvl w:val="0"/>
          <w:numId w:val="1"/>
        </w:numPr>
      </w:pPr>
      <w:bookmarkStart w:id="97" w:name="_Toc451013011"/>
      <w:bookmarkStart w:id="98" w:name="_Toc453002193"/>
      <w:bookmarkStart w:id="99" w:name="_Toc454029424"/>
      <w:r>
        <w:lastRenderedPageBreak/>
        <w:t>GeoCrawler</w:t>
      </w:r>
      <w:bookmarkEnd w:id="97"/>
      <w:bookmarkEnd w:id="98"/>
      <w:bookmarkEnd w:id="99"/>
    </w:p>
    <w:p w14:paraId="0EB1BD26" w14:textId="643BD40A" w:rsidR="00836924"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5C5F89E1" w:rsidR="00836924" w:rsidRDefault="00836924" w:rsidP="00836924">
      <w:r>
        <w:t>En concreto, en este trabajo se ha tratado la búsqueda de documentos de descripción de servicios definidos por OGC</w:t>
      </w:r>
      <w:r w:rsidRPr="000E566C">
        <w:rPr>
          <w:rStyle w:val="FootnoteReference"/>
        </w:rPr>
        <w:footnoteReference w:id="11"/>
      </w:r>
      <w:r>
        <w:t xml:space="preserve">.  Estos documentos son </w:t>
      </w:r>
      <w:r w:rsidRPr="00095AE2">
        <w:t>WPS</w:t>
      </w:r>
      <w:r>
        <w:t xml:space="preserve">, WCTS, WMS, WMTS, </w:t>
      </w:r>
      <w:r w:rsidR="00B53F0A">
        <w:t xml:space="preserve">WFS, </w:t>
      </w:r>
      <w:r>
        <w:t xml:space="preserve">WCS y CSW. </w:t>
      </w:r>
    </w:p>
    <w:p w14:paraId="0A6049EB" w14:textId="77777777" w:rsidR="00836924" w:rsidRDefault="00836924" w:rsidP="00836924">
      <w:pPr>
        <w:pStyle w:val="Heading2"/>
        <w:numPr>
          <w:ilvl w:val="1"/>
          <w:numId w:val="1"/>
        </w:numPr>
      </w:pPr>
      <w:bookmarkStart w:id="100" w:name="_Toc453002194"/>
      <w:bookmarkStart w:id="101" w:name="_Toc454029425"/>
      <w:r>
        <w:t>Documentos OGC</w:t>
      </w:r>
      <w:bookmarkEnd w:id="100"/>
      <w:bookmarkEnd w:id="101"/>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13524DD2"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F41806">
        <w:t>Anexo C – Tipos de recursos OGC</w:t>
      </w:r>
      <w:r w:rsidR="003B1186">
        <w:fldChar w:fldCharType="end"/>
      </w:r>
      <w:r w:rsidR="003B1186">
        <w:t>.</w:t>
      </w:r>
    </w:p>
    <w:p w14:paraId="67980E17" w14:textId="77777777" w:rsidR="009C481F" w:rsidRDefault="009C481F" w:rsidP="009C481F">
      <w:pPr>
        <w:pStyle w:val="Heading2"/>
        <w:numPr>
          <w:ilvl w:val="1"/>
          <w:numId w:val="1"/>
        </w:numPr>
        <w:rPr>
          <w:lang w:val="en-US"/>
        </w:rPr>
      </w:pPr>
      <w:bookmarkStart w:id="102" w:name="_Toc453002202"/>
      <w:bookmarkStart w:id="103" w:name="_Toc454029426"/>
      <w:r>
        <w:rPr>
          <w:lang w:val="en-US"/>
        </w:rPr>
        <w:t>Modificaciones</w:t>
      </w:r>
      <w:bookmarkEnd w:id="102"/>
      <w:bookmarkEnd w:id="103"/>
    </w:p>
    <w:p w14:paraId="10E5CCDC" w14:textId="242B360A" w:rsidR="00194AD1" w:rsidRDefault="008C271B" w:rsidP="004A389F">
      <w:r w:rsidRPr="008C271B">
        <w:rPr>
          <w:lang w:val="es-ES"/>
        </w:rPr>
        <w:t>A</w:t>
      </w:r>
      <w:r>
        <w:rPr>
          <w:lang w:val="es-ES"/>
        </w:rPr>
        <w:t>nteriormente e</w:t>
      </w:r>
      <w:r w:rsidR="00C41601">
        <w:t>n esta memoria se ha</w:t>
      </w:r>
      <w:r>
        <w:t xml:space="preserve"> explicado la posibilidad de incluir </w:t>
      </w:r>
      <w:r w:rsidR="00C41601" w:rsidRPr="00C41601">
        <w:rPr>
          <w:i/>
        </w:rPr>
        <w:t>plugins</w:t>
      </w:r>
      <w:r w:rsidR="00C41601">
        <w:t xml:space="preserve"> en el flujo </w:t>
      </w:r>
      <w:r>
        <w:t>habitual</w:t>
      </w:r>
      <w:r w:rsidR="00C41601">
        <w:t xml:space="preserve"> de Nutch. 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r w:rsidR="00194AD1" w:rsidRPr="00DB3A94">
        <w:rPr>
          <w:rStyle w:val="FicherosycarpetasCar"/>
        </w:rPr>
        <w:t>plugin.includes</w:t>
      </w:r>
      <w:r w:rsidR="00194AD1">
        <w:t>.</w:t>
      </w:r>
      <w:r w:rsidR="00011D83">
        <w:t xml:space="preserve"> </w:t>
      </w:r>
      <w:r w:rsidR="00194AD1">
        <w:t>El estado de la regla con todos los pl</w:t>
      </w:r>
      <w:r w:rsidR="008E2954">
        <w:t>ugins añadidos se puede ver en el</w:t>
      </w:r>
      <w:r w:rsidR="00D4323F">
        <w:t xml:space="preserve"> </w:t>
      </w:r>
      <w:r w:rsidR="00726AA1">
        <w:fldChar w:fldCharType="begin"/>
      </w:r>
      <w:r w:rsidR="00726AA1">
        <w:instrText xml:space="preserve"> REF _Ref453955649 \h </w:instrText>
      </w:r>
      <w:r w:rsidR="00726AA1">
        <w:fldChar w:fldCharType="separate"/>
      </w:r>
      <w:r w:rsidR="00F41806">
        <w:t xml:space="preserve">Ejemplo </w:t>
      </w:r>
      <w:r w:rsidR="00F41806">
        <w:rPr>
          <w:noProof/>
        </w:rPr>
        <w:t>4</w:t>
      </w:r>
      <w:r w:rsidR="00726AA1">
        <w:fldChar w:fldCharType="end"/>
      </w:r>
      <w:r>
        <w:t>.</w:t>
      </w:r>
    </w:p>
    <w:bookmarkStart w:id="104" w:name="_MON_1527696985"/>
    <w:bookmarkEnd w:id="104"/>
    <w:p w14:paraId="409BFA8A" w14:textId="5D9E976C" w:rsidR="00726AA1" w:rsidRDefault="00726AA1" w:rsidP="00726AA1">
      <w:pPr>
        <w:keepNext/>
      </w:pPr>
      <w:r>
        <w:object w:dxaOrig="8838" w:dyaOrig="4735" w14:anchorId="180F80BD">
          <v:shape id="_x0000_i1029" type="#_x0000_t75" style="width:442pt;height:237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29" DrawAspect="Content" ObjectID="_1527786894" r:id="rId37"/>
        </w:object>
      </w:r>
    </w:p>
    <w:p w14:paraId="3F3D1BF2" w14:textId="4622C509" w:rsidR="00915538" w:rsidRDefault="00726AA1" w:rsidP="00726AA1">
      <w:pPr>
        <w:pStyle w:val="Caption"/>
      </w:pPr>
      <w:bookmarkStart w:id="105" w:name="_Ref453955649"/>
      <w:r>
        <w:t xml:space="preserve">Ejemplo </w:t>
      </w:r>
      <w:r>
        <w:fldChar w:fldCharType="begin"/>
      </w:r>
      <w:r>
        <w:instrText xml:space="preserve"> SEQ Ejemplo \* ARABIC </w:instrText>
      </w:r>
      <w:r>
        <w:fldChar w:fldCharType="separate"/>
      </w:r>
      <w:r w:rsidR="00F41806">
        <w:rPr>
          <w:noProof/>
        </w:rPr>
        <w:t>4</w:t>
      </w:r>
      <w:r>
        <w:fldChar w:fldCharType="end"/>
      </w:r>
      <w:bookmarkEnd w:id="105"/>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Bullet2"/>
      </w:pPr>
      <w:r>
        <w:t>IndexWriter</w:t>
      </w:r>
    </w:p>
    <w:p w14:paraId="286D7E76" w14:textId="77777777" w:rsidR="007A546A" w:rsidRDefault="007A546A" w:rsidP="00DB3A94">
      <w:pPr>
        <w:pStyle w:val="ListBullet2"/>
      </w:pPr>
      <w:r>
        <w:t>ParseFilter</w:t>
      </w:r>
    </w:p>
    <w:p w14:paraId="0B9945F1" w14:textId="77777777" w:rsidR="007A546A" w:rsidRDefault="007A546A" w:rsidP="00DB3A94">
      <w:pPr>
        <w:pStyle w:val="ListBullet2"/>
      </w:pPr>
      <w:r>
        <w:t>IndexingFilter</w:t>
      </w:r>
    </w:p>
    <w:p w14:paraId="7C2B94C7" w14:textId="6F5B3558" w:rsidR="007668EB" w:rsidRDefault="007A546A" w:rsidP="00DB3A94">
      <w:pPr>
        <w:pStyle w:val="ListBullet2"/>
      </w:pPr>
      <w:r>
        <w:t>Scoring Filter</w:t>
      </w:r>
    </w:p>
    <w:p w14:paraId="2EF7856A" w14:textId="77777777" w:rsidR="00EF5C01" w:rsidRPr="004C77FC" w:rsidRDefault="00EF5C01" w:rsidP="00EF5C01">
      <w:pPr>
        <w:pStyle w:val="Heading3"/>
        <w:numPr>
          <w:ilvl w:val="2"/>
          <w:numId w:val="1"/>
        </w:numPr>
      </w:pPr>
      <w:bookmarkStart w:id="106" w:name="_Toc453002203"/>
      <w:bookmarkStart w:id="107" w:name="_Toc454029427"/>
      <w:r w:rsidRPr="004C77FC">
        <w:t>OgcParseFilter</w:t>
      </w:r>
      <w:bookmarkEnd w:id="106"/>
      <w:bookmarkEnd w:id="107"/>
    </w:p>
    <w:p w14:paraId="15C8D0AD" w14:textId="31EB523F" w:rsidR="00176069"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Esta extensión se ha utilizado por dos motivos muy importantes pero que no están relacionados entre sí.</w:t>
      </w:r>
    </w:p>
    <w:p w14:paraId="2BBF1B3F" w14:textId="5A13095B" w:rsidR="00176069" w:rsidRPr="00176069" w:rsidRDefault="00176069" w:rsidP="007668EB">
      <w:r>
        <w:t xml:space="preserve">Este punto de extensión actual de filtro durante la fase de </w:t>
      </w:r>
      <w:r>
        <w:rPr>
          <w:i/>
        </w:rPr>
        <w:t>parse</w:t>
      </w:r>
      <w:r>
        <w:t xml:space="preserve"> por lo tanto es el punto ideal para analizar el contenido del documento que se </w:t>
      </w:r>
      <w:del w:id="108" w:author="Francisco J Lopez Pellicer" w:date="2016-06-18T20:22:00Z">
        <w:r w:rsidDel="00B464BD">
          <w:delText>esta</w:delText>
        </w:r>
      </w:del>
      <w:ins w:id="109" w:author="Francisco J Lopez Pellicer" w:date="2016-06-18T20:22:00Z">
        <w:r w:rsidR="00B464BD">
          <w:t>está</w:t>
        </w:r>
      </w:ins>
      <w:r>
        <w:t xml:space="preserve"> procesando.</w:t>
      </w:r>
    </w:p>
    <w:p w14:paraId="296FC574" w14:textId="255F0A8D" w:rsidR="00EF5C01" w:rsidRDefault="00EF5C01" w:rsidP="007668EB">
      <w:r>
        <w:t xml:space="preserve">Debido a </w:t>
      </w:r>
      <w:r w:rsidR="00176069">
        <w:t xml:space="preserve">que la </w:t>
      </w:r>
      <w:r>
        <w:t xml:space="preserve">sección del flujo de trabajo de Nutch </w:t>
      </w:r>
      <w:r w:rsidR="00176069">
        <w:t xml:space="preserve">en la que </w:t>
      </w:r>
      <w:r w:rsidR="000A5566">
        <w:t>actúa</w:t>
      </w:r>
      <w:r w:rsidR="00176069">
        <w:t xml:space="preserve"> </w:t>
      </w:r>
      <w:r>
        <w:t>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0263C7" w:rsidRDefault="0079539C" w:rsidP="00DB3A94">
      <w:pPr>
        <w:rPr>
          <w:shd w:val="clear" w:color="auto" w:fill="E7E6E6" w:themeFill="background2"/>
          <w:lang w:val="es-ES"/>
        </w:rPr>
      </w:pPr>
      <w:r>
        <w:lastRenderedPageBreak/>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110" w:name="_MON_1527697669"/>
    <w:bookmarkEnd w:id="110"/>
    <w:p w14:paraId="637F4D93" w14:textId="53992FFE" w:rsidR="009D2DC3" w:rsidRDefault="003C040D" w:rsidP="009D2DC3">
      <w:pPr>
        <w:keepNext/>
      </w:pPr>
      <w:r>
        <w:object w:dxaOrig="8504" w:dyaOrig="3958" w14:anchorId="4D859016">
          <v:shape id="_x0000_i1030" type="#_x0000_t75" style="width:425pt;height:198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0" DrawAspect="Content" ObjectID="_1527786895" r:id="rId39"/>
        </w:object>
      </w:r>
    </w:p>
    <w:p w14:paraId="25CFFE35" w14:textId="1CD4F026" w:rsidR="0045101F" w:rsidRPr="00DB3A94" w:rsidRDefault="009D2DC3" w:rsidP="009D2DC3">
      <w:pPr>
        <w:pStyle w:val="Caption"/>
        <w:rPr>
          <w:sz w:val="24"/>
          <w:shd w:val="clear" w:color="auto" w:fill="E7E6E6" w:themeFill="background2"/>
        </w:rPr>
      </w:pPr>
      <w:bookmarkStart w:id="111" w:name="_Toc453684237"/>
      <w:bookmarkStart w:id="112" w:name="_Toc453684869"/>
      <w:bookmarkStart w:id="113" w:name="_Ref453003779"/>
      <w:r>
        <w:t xml:space="preserve">Ejemplo </w:t>
      </w:r>
      <w:r>
        <w:fldChar w:fldCharType="begin"/>
      </w:r>
      <w:r>
        <w:instrText xml:space="preserve"> SEQ Ejemplo \* ARABIC </w:instrText>
      </w:r>
      <w:r>
        <w:fldChar w:fldCharType="separate"/>
      </w:r>
      <w:r w:rsidR="00F41806">
        <w:rPr>
          <w:noProof/>
        </w:rPr>
        <w:t>5</w:t>
      </w:r>
      <w:bookmarkEnd w:id="111"/>
      <w:bookmarkEnd w:id="112"/>
      <w:r>
        <w:fldChar w:fldCharType="end"/>
      </w:r>
      <w:bookmarkEnd w:id="113"/>
    </w:p>
    <w:p w14:paraId="486F3912" w14:textId="1B2C73D5" w:rsidR="00711E64" w:rsidRDefault="009D2DC3" w:rsidP="00711E64">
      <w:r>
        <w:t xml:space="preserve">Como se puede ver en </w:t>
      </w:r>
      <w:r w:rsidR="003C040D">
        <w:t xml:space="preserve">el </w:t>
      </w:r>
      <w:r w:rsidR="003C040D">
        <w:fldChar w:fldCharType="begin"/>
      </w:r>
      <w:r w:rsidR="003C040D">
        <w:instrText xml:space="preserve"> REF _Ref453003779 \h </w:instrText>
      </w:r>
      <w:r w:rsidR="003C040D">
        <w:fldChar w:fldCharType="separate"/>
      </w:r>
      <w:r w:rsidR="00F41806">
        <w:t xml:space="preserve">Ejemplo </w:t>
      </w:r>
      <w:r w:rsidR="00F41806">
        <w:rPr>
          <w:noProof/>
        </w:rPr>
        <w:t>5</w:t>
      </w:r>
      <w:r w:rsidR="003C040D">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r w:rsidR="000C7370">
        <w:rPr>
          <w:i/>
        </w:rPr>
        <w:t>filter.</w:t>
      </w:r>
    </w:p>
    <w:p w14:paraId="28F08494" w14:textId="77777777" w:rsidR="000C7370" w:rsidRDefault="00B86701" w:rsidP="00B86701">
      <w:pPr>
        <w:pStyle w:val="Heading4"/>
      </w:pPr>
      <w:r>
        <w:t>Detector de OGC</w:t>
      </w:r>
    </w:p>
    <w:p w14:paraId="2C6B7386" w14:textId="67B6C040" w:rsidR="00024724" w:rsidRDefault="00B86701" w:rsidP="00B86701">
      <w:r>
        <w:t xml:space="preserve">Como se ha comentado antes la primera de las tareas que se realizan en este plugin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14" w:name="_MON_1526663650"/>
    <w:bookmarkEnd w:id="114"/>
    <w:p w14:paraId="69E12980" w14:textId="21777CAA" w:rsidR="009D2DC3" w:rsidRDefault="003C040D" w:rsidP="00C602F1">
      <w:pPr>
        <w:keepNext/>
        <w:spacing w:after="0"/>
      </w:pPr>
      <w:r>
        <w:object w:dxaOrig="8504" w:dyaOrig="2725" w14:anchorId="3505B95A">
          <v:shape id="_x0000_i1031" type="#_x0000_t75" style="width:426pt;height:137pt" o:ole="">
            <v:imagedata r:id="rId40" o:title=""/>
          </v:shape>
          <o:OLEObject Type="Embed" ProgID="Word.OpenDocumentText.12" ShapeID="_x0000_i1031" DrawAspect="Content" ObjectID="_1527786896" r:id="rId41"/>
        </w:object>
      </w:r>
    </w:p>
    <w:p w14:paraId="7E01FECC" w14:textId="6A2821DF" w:rsidR="00B86701" w:rsidRDefault="009D2DC3" w:rsidP="009D2DC3">
      <w:pPr>
        <w:pStyle w:val="Caption"/>
      </w:pPr>
      <w:bookmarkStart w:id="115" w:name="_Toc453684238"/>
      <w:bookmarkStart w:id="116" w:name="_Toc453684870"/>
      <w:r>
        <w:t xml:space="preserve">Ejemplo </w:t>
      </w:r>
      <w:r>
        <w:fldChar w:fldCharType="begin"/>
      </w:r>
      <w:r>
        <w:instrText xml:space="preserve"> SEQ Ejemplo \* ARABIC </w:instrText>
      </w:r>
      <w:r>
        <w:fldChar w:fldCharType="separate"/>
      </w:r>
      <w:r w:rsidR="00F41806">
        <w:rPr>
          <w:noProof/>
        </w:rPr>
        <w:t>6</w:t>
      </w:r>
      <w:bookmarkEnd w:id="115"/>
      <w:bookmarkEnd w:id="116"/>
      <w:r>
        <w:fldChar w:fldCharType="end"/>
      </w:r>
    </w:p>
    <w:p w14:paraId="53AF352D" w14:textId="7BB35110" w:rsidR="00C47750" w:rsidRDefault="00C47750" w:rsidP="00C47750"/>
    <w:p w14:paraId="2939C06F" w14:textId="77777777" w:rsidR="00C47750" w:rsidRPr="00C47750" w:rsidRDefault="00C47750" w:rsidP="00C47750"/>
    <w:p w14:paraId="5A02FA27" w14:textId="77777777" w:rsidR="00B53F0A" w:rsidRDefault="00B53F0A" w:rsidP="00B86701">
      <w:r>
        <w:t>Ejemplo de CSW con versión 2.0.2.</w:t>
      </w:r>
    </w:p>
    <w:bookmarkStart w:id="117" w:name="_MON_1526668552"/>
    <w:bookmarkEnd w:id="117"/>
    <w:p w14:paraId="1E3A1ABC" w14:textId="77777777" w:rsidR="009D2DC3" w:rsidRDefault="00B53F0A" w:rsidP="00C602F1">
      <w:pPr>
        <w:keepNext/>
        <w:spacing w:after="0"/>
      </w:pPr>
      <w:r>
        <w:object w:dxaOrig="8504" w:dyaOrig="3339" w14:anchorId="37A47BBA">
          <v:shape id="_x0000_i1032" type="#_x0000_t75" style="width:426pt;height:166pt" o:ole="">
            <v:imagedata r:id="rId42" o:title=""/>
          </v:shape>
          <o:OLEObject Type="Embed" ProgID="Word.OpenDocumentText.12" ShapeID="_x0000_i1032" DrawAspect="Content" ObjectID="_1527786897" r:id="rId43"/>
        </w:object>
      </w:r>
    </w:p>
    <w:p w14:paraId="36205E70" w14:textId="3A932123" w:rsidR="00B53F0A" w:rsidRDefault="009D2DC3" w:rsidP="009D2DC3">
      <w:pPr>
        <w:pStyle w:val="Caption"/>
      </w:pPr>
      <w:bookmarkStart w:id="118" w:name="_Toc453684239"/>
      <w:bookmarkStart w:id="119" w:name="_Toc453684871"/>
      <w:r>
        <w:t xml:space="preserve">Ejemplo </w:t>
      </w:r>
      <w:r>
        <w:fldChar w:fldCharType="begin"/>
      </w:r>
      <w:r>
        <w:instrText xml:space="preserve"> SEQ Ejemplo \* ARABIC </w:instrText>
      </w:r>
      <w:r>
        <w:fldChar w:fldCharType="separate"/>
      </w:r>
      <w:r w:rsidR="00F41806">
        <w:rPr>
          <w:noProof/>
        </w:rPr>
        <w:t>7</w:t>
      </w:r>
      <w:bookmarkEnd w:id="118"/>
      <w:bookmarkEnd w:id="119"/>
      <w:r>
        <w:fldChar w:fldCharType="end"/>
      </w:r>
    </w:p>
    <w:p w14:paraId="12D3B4C0" w14:textId="77777777" w:rsidR="00782CE5" w:rsidRDefault="00782CE5" w:rsidP="00B86701">
      <w:r>
        <w:t>Ejemplo de WFS con versión 1.1.0.</w:t>
      </w:r>
    </w:p>
    <w:bookmarkStart w:id="120" w:name="_MON_1526668866"/>
    <w:bookmarkEnd w:id="120"/>
    <w:p w14:paraId="004476BD" w14:textId="77777777" w:rsidR="009D2DC3" w:rsidRDefault="00782CE5" w:rsidP="00C602F1">
      <w:pPr>
        <w:keepNext/>
        <w:spacing w:after="0"/>
      </w:pPr>
      <w:r>
        <w:object w:dxaOrig="8504" w:dyaOrig="4317" w14:anchorId="3C2B53BB">
          <v:shape id="_x0000_i1033" type="#_x0000_t75" style="width:426pt;height:3in" o:ole="">
            <v:imagedata r:id="rId44" o:title=""/>
          </v:shape>
          <o:OLEObject Type="Embed" ProgID="Word.OpenDocumentText.12" ShapeID="_x0000_i1033" DrawAspect="Content" ObjectID="_1527786898" r:id="rId45"/>
        </w:object>
      </w:r>
    </w:p>
    <w:p w14:paraId="5D8BE8B4" w14:textId="40564319" w:rsidR="00782CE5" w:rsidRDefault="009D2DC3" w:rsidP="009D2DC3">
      <w:pPr>
        <w:pStyle w:val="Caption"/>
      </w:pPr>
      <w:bookmarkStart w:id="121" w:name="_Toc453684240"/>
      <w:bookmarkStart w:id="122" w:name="_Toc453684872"/>
      <w:r>
        <w:t xml:space="preserve">Ejemplo </w:t>
      </w:r>
      <w:r>
        <w:fldChar w:fldCharType="begin"/>
      </w:r>
      <w:r>
        <w:instrText xml:space="preserve"> SEQ Ejemplo \* ARABIC </w:instrText>
      </w:r>
      <w:r>
        <w:fldChar w:fldCharType="separate"/>
      </w:r>
      <w:r w:rsidR="00F41806">
        <w:rPr>
          <w:noProof/>
        </w:rPr>
        <w:t>8</w:t>
      </w:r>
      <w:bookmarkEnd w:id="121"/>
      <w:bookmarkEnd w:id="122"/>
      <w:r>
        <w:fldChar w:fldCharType="end"/>
      </w:r>
    </w:p>
    <w:p w14:paraId="6C540BD2" w14:textId="77777777" w:rsidR="006A1CB5" w:rsidRPr="00B86701" w:rsidRDefault="006A1CB5" w:rsidP="00B86701">
      <w:r>
        <w:t>Ejemplo WCS con versión 2.0.1.</w:t>
      </w:r>
    </w:p>
    <w:bookmarkStart w:id="123" w:name="_Toc453684873"/>
    <w:bookmarkStart w:id="124" w:name="_MON_1526669358"/>
    <w:bookmarkEnd w:id="124"/>
    <w:p w14:paraId="1662A37B" w14:textId="77777777" w:rsidR="00C47750" w:rsidRDefault="002F5E3F" w:rsidP="00C47750">
      <w:pPr>
        <w:keepNext/>
      </w:pPr>
      <w:r>
        <w:object w:dxaOrig="8504" w:dyaOrig="3094" w14:anchorId="6537F982">
          <v:shape id="_x0000_i1034" type="#_x0000_t75" style="width:426pt;height:155pt" o:ole="">
            <v:imagedata r:id="rId46" o:title=""/>
          </v:shape>
          <o:OLEObject Type="Embed" ProgID="Word.OpenDocumentText.12" ShapeID="_x0000_i1034" DrawAspect="Content" ObjectID="_1527786899" r:id="rId47"/>
        </w:object>
      </w:r>
      <w:bookmarkEnd w:id="123"/>
    </w:p>
    <w:p w14:paraId="612669CB" w14:textId="4E4037BE" w:rsidR="00C47750" w:rsidRDefault="00C47750" w:rsidP="00C47750">
      <w:pPr>
        <w:pStyle w:val="Caption"/>
      </w:pPr>
      <w:r>
        <w:t xml:space="preserve">Ejemplo </w:t>
      </w:r>
      <w:r>
        <w:fldChar w:fldCharType="begin"/>
      </w:r>
      <w:r>
        <w:instrText xml:space="preserve"> SEQ Ejemplo \* ARABIC </w:instrText>
      </w:r>
      <w:r>
        <w:fldChar w:fldCharType="separate"/>
      </w:r>
      <w:r w:rsidR="00F41806">
        <w:rPr>
          <w:noProof/>
        </w:rPr>
        <w:t>9</w:t>
      </w:r>
      <w:r>
        <w:fldChar w:fldCharType="end"/>
      </w:r>
    </w:p>
    <w:p w14:paraId="2E9B1002" w14:textId="474629F7" w:rsidR="002F5E3F" w:rsidRDefault="00C47750" w:rsidP="00DB3A94">
      <w:pPr>
        <w:keepNext/>
      </w:pPr>
      <w:r>
        <w:t xml:space="preserve"> </w:t>
      </w:r>
    </w:p>
    <w:p w14:paraId="69C4BBD3" w14:textId="77777777" w:rsidR="00C47750" w:rsidRDefault="00C47750" w:rsidP="00DB3A94">
      <w:pPr>
        <w:keepNext/>
      </w:pPr>
    </w:p>
    <w:p w14:paraId="64A70FA6" w14:textId="77777777" w:rsidR="006A1CB5" w:rsidRDefault="006A1CB5" w:rsidP="006A1CB5">
      <w:r>
        <w:t>Ejemplo de WPS con versión 0.4.0.</w:t>
      </w:r>
    </w:p>
    <w:bookmarkStart w:id="125" w:name="_MON_1526669444"/>
    <w:bookmarkEnd w:id="125"/>
    <w:p w14:paraId="21E27C1F" w14:textId="77777777" w:rsidR="009D2DC3" w:rsidRDefault="006A1CB5" w:rsidP="00C602F1">
      <w:pPr>
        <w:keepNext/>
        <w:spacing w:after="0"/>
      </w:pPr>
      <w:r>
        <w:object w:dxaOrig="8504" w:dyaOrig="2116" w14:anchorId="2F6BE27E">
          <v:shape id="_x0000_i1035" type="#_x0000_t75" style="width:426pt;height:106pt" o:ole="">
            <v:imagedata r:id="rId48" o:title=""/>
          </v:shape>
          <o:OLEObject Type="Embed" ProgID="Word.OpenDocumentText.12" ShapeID="_x0000_i1035" DrawAspect="Content" ObjectID="_1527786900" r:id="rId49"/>
        </w:object>
      </w:r>
    </w:p>
    <w:p w14:paraId="08C07407" w14:textId="5764D739" w:rsidR="002F5E3F" w:rsidRDefault="009D2DC3" w:rsidP="009D2DC3">
      <w:pPr>
        <w:pStyle w:val="Caption"/>
      </w:pPr>
      <w:bookmarkStart w:id="126" w:name="_Toc453684241"/>
      <w:bookmarkStart w:id="127" w:name="_Toc453684874"/>
      <w:r>
        <w:t xml:space="preserve">Ejemplo </w:t>
      </w:r>
      <w:r>
        <w:fldChar w:fldCharType="begin"/>
      </w:r>
      <w:r>
        <w:instrText xml:space="preserve"> SEQ Ejemplo \* ARABIC </w:instrText>
      </w:r>
      <w:r>
        <w:fldChar w:fldCharType="separate"/>
      </w:r>
      <w:r w:rsidR="00F41806">
        <w:rPr>
          <w:noProof/>
        </w:rPr>
        <w:t>10</w:t>
      </w:r>
      <w:bookmarkEnd w:id="126"/>
      <w:bookmarkEnd w:id="127"/>
      <w:r>
        <w:fldChar w:fldCharType="end"/>
      </w:r>
    </w:p>
    <w:p w14:paraId="79628FF6" w14:textId="77777777" w:rsidR="004321AA" w:rsidRDefault="004321AA" w:rsidP="00711E64">
      <w:r>
        <w:lastRenderedPageBreak/>
        <w:t>Como estas existen otras cabeceras distintas dependiendo del tipo de documento. Analizándolas se puede saber de qué tipo se tratan.</w:t>
      </w:r>
    </w:p>
    <w:p w14:paraId="243A3747" w14:textId="77777777" w:rsidR="004321AA" w:rsidRDefault="004321AA" w:rsidP="004321AA">
      <w:pPr>
        <w:pStyle w:val="Heading4"/>
      </w:pPr>
      <w:r>
        <w:t>Anchor y contexto</w:t>
      </w:r>
    </w:p>
    <w:p w14:paraId="64CC9039" w14:textId="68FA4D43" w:rsidR="009D2DC3" w:rsidRDefault="00584AB4" w:rsidP="00DB3A94">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r w:rsidR="009D2DC3" w:rsidRPr="001B4FA1">
        <w:rPr>
          <w:rStyle w:val="FicherosycarpetasCar"/>
        </w:rPr>
        <w:t>ogc.outlink.anchor.context</w:t>
      </w:r>
      <w:r w:rsidR="009D2DC3">
        <w:t xml:space="preserve">. </w:t>
      </w:r>
    </w:p>
    <w:bookmarkStart w:id="128" w:name="_MON_1526746106"/>
    <w:bookmarkEnd w:id="128"/>
    <w:p w14:paraId="39E5ADF2" w14:textId="77777777" w:rsidR="00F7520B" w:rsidRDefault="00F7520B" w:rsidP="00C602F1">
      <w:pPr>
        <w:keepNext/>
        <w:spacing w:after="0"/>
      </w:pPr>
      <w:r>
        <w:object w:dxaOrig="8504" w:dyaOrig="1209" w14:anchorId="58DCD5B0">
          <v:shape id="_x0000_i1036" type="#_x0000_t75" style="width:426pt;height:60pt" o:ole="">
            <v:imagedata r:id="rId50" o:title=""/>
          </v:shape>
          <o:OLEObject Type="Embed" ProgID="Word.OpenDocumentText.12" ShapeID="_x0000_i1036" DrawAspect="Content" ObjectID="_1527786901" r:id="rId51"/>
        </w:object>
      </w:r>
    </w:p>
    <w:p w14:paraId="3B4EF09C" w14:textId="0CC79D60" w:rsidR="009D2DC3" w:rsidRPr="009D2DC3" w:rsidRDefault="00F7520B" w:rsidP="00F7520B">
      <w:pPr>
        <w:pStyle w:val="Caption"/>
      </w:pPr>
      <w:bookmarkStart w:id="129" w:name="_Toc453684242"/>
      <w:bookmarkStart w:id="130" w:name="_Toc453684875"/>
      <w:bookmarkStart w:id="131" w:name="_Ref453004702"/>
      <w:r>
        <w:t xml:space="preserve">Ejemplo </w:t>
      </w:r>
      <w:r>
        <w:fldChar w:fldCharType="begin"/>
      </w:r>
      <w:r>
        <w:instrText xml:space="preserve"> SEQ Ejemplo \* ARABIC </w:instrText>
      </w:r>
      <w:r>
        <w:fldChar w:fldCharType="separate"/>
      </w:r>
      <w:r w:rsidR="00F41806">
        <w:rPr>
          <w:noProof/>
        </w:rPr>
        <w:t>11</w:t>
      </w:r>
      <w:bookmarkEnd w:id="129"/>
      <w:bookmarkEnd w:id="130"/>
      <w:r>
        <w:fldChar w:fldCharType="end"/>
      </w:r>
      <w:bookmarkEnd w:id="131"/>
    </w:p>
    <w:p w14:paraId="022E6D03" w14:textId="16EB1A58" w:rsidR="00F7520B" w:rsidRPr="00F7520B" w:rsidRDefault="00F7520B" w:rsidP="0013575C">
      <w:r>
        <w:t xml:space="preserve">En el </w:t>
      </w:r>
      <w:r>
        <w:fldChar w:fldCharType="begin"/>
      </w:r>
      <w:r>
        <w:instrText xml:space="preserve"> REF _Ref453004702 \h </w:instrText>
      </w:r>
      <w:r>
        <w:fldChar w:fldCharType="separate"/>
      </w:r>
      <w:r w:rsidR="00F41806">
        <w:t xml:space="preserve">Ejemplo </w:t>
      </w:r>
      <w:r w:rsidR="00F41806">
        <w:rPr>
          <w:noProof/>
        </w:rPr>
        <w:t>11</w:t>
      </w:r>
      <w:r>
        <w:fldChar w:fldCharType="end"/>
      </w:r>
      <w:r>
        <w:t xml:space="preserve"> se puede ver la configuración para que se seleccionen 30 caracteres hacia delante y 30 hacia atrás para formar el contexto.</w:t>
      </w:r>
      <w:r w:rsidR="00011D83">
        <w:t xml:space="preserve"> </w:t>
      </w:r>
      <w:r>
        <w:t>En la</w:t>
      </w:r>
      <w:r w:rsidR="002C097D">
        <w:t xml:space="preserve"> </w:t>
      </w:r>
      <w:r w:rsidR="002C097D">
        <w:fldChar w:fldCharType="begin"/>
      </w:r>
      <w:r w:rsidR="002C097D">
        <w:instrText xml:space="preserve"> REF _Ref454029072 \h </w:instrText>
      </w:r>
      <w:r w:rsidR="002C097D">
        <w:fldChar w:fldCharType="separate"/>
      </w:r>
      <w:r w:rsidR="00F41806">
        <w:t xml:space="preserve">Figura </w:t>
      </w:r>
      <w:r w:rsidR="00F41806">
        <w:rPr>
          <w:noProof/>
        </w:rPr>
        <w:t>5</w:t>
      </w:r>
      <w:r w:rsidR="00F41806">
        <w:t xml:space="preserve">: Ejemplo de </w:t>
      </w:r>
      <w:r w:rsidR="00F41806">
        <w:rPr>
          <w:i/>
        </w:rPr>
        <w:t>anchor</w:t>
      </w:r>
      <w:r w:rsidR="00F41806">
        <w:t xml:space="preserve"> y contexto</w:t>
      </w:r>
      <w:r w:rsidR="002C097D">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6D27D333" w14:textId="77777777" w:rsidR="002C097D" w:rsidRDefault="00584AB4" w:rsidP="002C097D">
      <w:pPr>
        <w:keepNext/>
        <w:jc w:val="center"/>
      </w:pPr>
      <w:r w:rsidRPr="000654A6">
        <w:rPr>
          <w:noProof/>
          <w:bdr w:val="single" w:sz="12" w:space="0" w:color="auto"/>
          <w:shd w:val="clear" w:color="auto" w:fill="E7E6E6" w:themeFill="background2"/>
          <w:lang w:val="en-US" w:eastAsia="en-US"/>
        </w:rPr>
        <w:lastRenderedPageBreak/>
        <w:drawing>
          <wp:inline distT="0" distB="0" distL="0" distR="0" wp14:anchorId="146D0208" wp14:editId="34F3AA33">
            <wp:extent cx="3666744" cy="45869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2">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531C11E" w14:textId="1AD77C86" w:rsidR="00921880" w:rsidRPr="002C097D" w:rsidRDefault="002C097D" w:rsidP="002C097D">
      <w:pPr>
        <w:pStyle w:val="Caption"/>
        <w:jc w:val="center"/>
      </w:pPr>
      <w:bookmarkStart w:id="132" w:name="_Ref454029072"/>
      <w:bookmarkStart w:id="133" w:name="_Toc454030216"/>
      <w:r>
        <w:t xml:space="preserve">Figura </w:t>
      </w:r>
      <w:r>
        <w:fldChar w:fldCharType="begin"/>
      </w:r>
      <w:r>
        <w:instrText xml:space="preserve"> SEQ Figura \* ARABIC </w:instrText>
      </w:r>
      <w:r>
        <w:fldChar w:fldCharType="separate"/>
      </w:r>
      <w:r w:rsidR="00F41806">
        <w:rPr>
          <w:noProof/>
        </w:rPr>
        <w:t>5</w:t>
      </w:r>
      <w:r>
        <w:fldChar w:fldCharType="end"/>
      </w:r>
      <w:r>
        <w:t xml:space="preserve">: Ejemplo de </w:t>
      </w:r>
      <w:r>
        <w:rPr>
          <w:i/>
        </w:rPr>
        <w:t>anchor</w:t>
      </w:r>
      <w:r>
        <w:t xml:space="preserve"> y contexto</w:t>
      </w:r>
      <w:bookmarkEnd w:id="132"/>
      <w:bookmarkEnd w:id="133"/>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30CD700A" w:rsidR="00583227" w:rsidRDefault="00C47750" w:rsidP="00C47750">
      <w:pPr>
        <w:keepNext/>
        <w:jc w:val="center"/>
      </w:pPr>
      <w:r w:rsidRPr="00096715">
        <w:rPr>
          <w:noProof/>
          <w:bdr w:val="single" w:sz="12" w:space="0" w:color="auto"/>
          <w:lang w:val="en-US" w:eastAsia="en-US"/>
        </w:rPr>
        <w:lastRenderedPageBreak/>
        <w:drawing>
          <wp:inline distT="0" distB="0" distL="0" distR="0" wp14:anchorId="54500F9D" wp14:editId="3D21EF3B">
            <wp:extent cx="4848225" cy="6781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gcParseFilter.png"/>
                    <pic:cNvPicPr/>
                  </pic:nvPicPr>
                  <pic:blipFill>
                    <a:blip r:embed="rId53">
                      <a:extLst>
                        <a:ext uri="{28A0092B-C50C-407E-A947-70E740481C1C}">
                          <a14:useLocalDpi xmlns:a14="http://schemas.microsoft.com/office/drawing/2010/main" val="0"/>
                        </a:ext>
                      </a:extLst>
                    </a:blip>
                    <a:stretch>
                      <a:fillRect/>
                    </a:stretch>
                  </pic:blipFill>
                  <pic:spPr>
                    <a:xfrm>
                      <a:off x="0" y="0"/>
                      <a:ext cx="4848225" cy="6781800"/>
                    </a:xfrm>
                    <a:prstGeom prst="rect">
                      <a:avLst/>
                    </a:prstGeom>
                  </pic:spPr>
                </pic:pic>
              </a:graphicData>
            </a:graphic>
          </wp:inline>
        </w:drawing>
      </w:r>
    </w:p>
    <w:p w14:paraId="04EF88C6" w14:textId="79DA09AD" w:rsidR="00936783" w:rsidRPr="00936783" w:rsidRDefault="00583227" w:rsidP="00583227">
      <w:pPr>
        <w:pStyle w:val="Caption"/>
        <w:jc w:val="center"/>
      </w:pPr>
      <w:bookmarkStart w:id="134" w:name="_Toc453684244"/>
      <w:bookmarkStart w:id="135" w:name="_Toc454030217"/>
      <w:r>
        <w:t xml:space="preserve">Figura </w:t>
      </w:r>
      <w:r>
        <w:fldChar w:fldCharType="begin"/>
      </w:r>
      <w:r>
        <w:instrText xml:space="preserve"> SEQ Figura \* ARABIC </w:instrText>
      </w:r>
      <w:r>
        <w:fldChar w:fldCharType="separate"/>
      </w:r>
      <w:r w:rsidR="00F41806">
        <w:rPr>
          <w:noProof/>
        </w:rPr>
        <w:t>6</w:t>
      </w:r>
      <w:bookmarkEnd w:id="134"/>
      <w:r>
        <w:fldChar w:fldCharType="end"/>
      </w:r>
      <w:r w:rsidR="007F0C06">
        <w:t>: Diagrama de clases OgcParseFilter</w:t>
      </w:r>
      <w:bookmarkEnd w:id="135"/>
    </w:p>
    <w:p w14:paraId="72B016FA" w14:textId="7227BC7E"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Pr="001B4FA1">
        <w:rPr>
          <w:rStyle w:val="FicherosycarpetasCar"/>
        </w:rPr>
        <w:t>OgcParseFilter</w:t>
      </w:r>
      <w:r>
        <w:t>.</w:t>
      </w:r>
    </w:p>
    <w:p w14:paraId="6F1C497A" w14:textId="77777777" w:rsidR="00A26AB6" w:rsidRDefault="004321AA" w:rsidP="00513B82">
      <w:pPr>
        <w:pStyle w:val="Heading3"/>
        <w:numPr>
          <w:ilvl w:val="2"/>
          <w:numId w:val="1"/>
        </w:numPr>
      </w:pPr>
      <w:bookmarkStart w:id="136" w:name="_Toc453002204"/>
      <w:bookmarkStart w:id="137" w:name="_Toc454029428"/>
      <w:r>
        <w:t>OgcIndexingFilter</w:t>
      </w:r>
      <w:bookmarkEnd w:id="136"/>
      <w:bookmarkEnd w:id="137"/>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38" w:name="_MON_1526750130"/>
    <w:bookmarkEnd w:id="138"/>
    <w:p w14:paraId="7A9C99A1" w14:textId="352F53F2" w:rsidR="00812585" w:rsidRDefault="00096715" w:rsidP="004B2535">
      <w:pPr>
        <w:keepNext/>
        <w:spacing w:after="0"/>
      </w:pPr>
      <w:r>
        <w:object w:dxaOrig="8504" w:dyaOrig="6464" w14:anchorId="24C94643">
          <v:shape id="_x0000_i1037" type="#_x0000_t75" style="width:425pt;height:323pt" o:ole="" o:bordertopcolor="this" o:borderleftcolor="this" o:borderbottomcolor="this" o:borderrightcolor="this">
            <v:imagedata r:id="rId54" o:title=""/>
            <w10:bordertop type="single" width="12"/>
            <w10:borderleft type="single" width="12"/>
            <w10:borderbottom type="single" width="12"/>
            <w10:borderright type="single" width="12"/>
          </v:shape>
          <o:OLEObject Type="Embed" ProgID="Word.OpenDocumentText.12" ShapeID="_x0000_i1037" DrawAspect="Content" ObjectID="_1527786902" r:id="rId55"/>
        </w:object>
      </w:r>
    </w:p>
    <w:p w14:paraId="64BEB9E2" w14:textId="15CBB7EE" w:rsidR="00812585" w:rsidRDefault="00812585" w:rsidP="00812585">
      <w:pPr>
        <w:pStyle w:val="Caption"/>
      </w:pPr>
      <w:bookmarkStart w:id="139" w:name="_Toc453684245"/>
      <w:bookmarkStart w:id="140" w:name="_Toc453684876"/>
      <w:r>
        <w:t xml:space="preserve">Ejemplo </w:t>
      </w:r>
      <w:r>
        <w:fldChar w:fldCharType="begin"/>
      </w:r>
      <w:r>
        <w:instrText xml:space="preserve"> SEQ Ejemplo \* ARABIC </w:instrText>
      </w:r>
      <w:r>
        <w:fldChar w:fldCharType="separate"/>
      </w:r>
      <w:r w:rsidR="00F41806">
        <w:rPr>
          <w:noProof/>
        </w:rPr>
        <w:t>12</w:t>
      </w:r>
      <w:bookmarkEnd w:id="139"/>
      <w:bookmarkEnd w:id="140"/>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sidRPr="007F0C06">
        <w:rPr>
          <w:noProof/>
          <w:bdr w:val="single" w:sz="12" w:space="0" w:color="auto"/>
          <w:lang w:val="en-US" w:eastAsia="en-U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6">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0A0DD982" w:rsidR="00936783" w:rsidRDefault="00936783" w:rsidP="00936783">
      <w:pPr>
        <w:pStyle w:val="Caption"/>
        <w:jc w:val="center"/>
      </w:pPr>
      <w:bookmarkStart w:id="141" w:name="_Toc453684246"/>
      <w:bookmarkStart w:id="142" w:name="_Toc454030218"/>
      <w:r>
        <w:t xml:space="preserve">Figura </w:t>
      </w:r>
      <w:r>
        <w:fldChar w:fldCharType="begin"/>
      </w:r>
      <w:r>
        <w:instrText xml:space="preserve"> SEQ Figura \* ARABIC </w:instrText>
      </w:r>
      <w:r>
        <w:fldChar w:fldCharType="separate"/>
      </w:r>
      <w:r w:rsidR="00F41806">
        <w:rPr>
          <w:noProof/>
        </w:rPr>
        <w:t>7</w:t>
      </w:r>
      <w:bookmarkEnd w:id="141"/>
      <w:r>
        <w:fldChar w:fldCharType="end"/>
      </w:r>
      <w:r w:rsidR="007F0C06">
        <w:t>: Diagrama de clases de OgcIndexingFilter</w:t>
      </w:r>
      <w:bookmarkEnd w:id="142"/>
    </w:p>
    <w:p w14:paraId="20FBD675" w14:textId="3D026A96"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Pr="001B4FA1">
        <w:rPr>
          <w:rStyle w:val="FicherosycarpetasCar"/>
        </w:rPr>
        <w:t>OgcIndexingFilter</w:t>
      </w:r>
      <w:r>
        <w:t>.</w:t>
      </w:r>
    </w:p>
    <w:p w14:paraId="785EFB2D" w14:textId="77777777" w:rsidR="00513B82" w:rsidRPr="00513B82" w:rsidRDefault="004A7F92" w:rsidP="00820CC0">
      <w:pPr>
        <w:pStyle w:val="Heading3"/>
        <w:numPr>
          <w:ilvl w:val="2"/>
          <w:numId w:val="1"/>
        </w:numPr>
      </w:pPr>
      <w:bookmarkStart w:id="143" w:name="_Toc454029429"/>
      <w:r>
        <w:t>SharkScoringFilter</w:t>
      </w:r>
      <w:bookmarkEnd w:id="143"/>
    </w:p>
    <w:p w14:paraId="01C74FF4" w14:textId="530435DD" w:rsidR="00513B82" w:rsidRPr="00DB3A94" w:rsidRDefault="00513B82" w:rsidP="00DB3A94">
      <w:pPr>
        <w:rPr>
          <w:shd w:val="clear" w:color="auto" w:fill="E7E6E6" w:themeFill="background2"/>
        </w:rPr>
      </w:pPr>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r w:rsidR="001B4FA1">
        <w:rPr>
          <w:i/>
        </w:rPr>
        <w:t>fetch</w:t>
      </w:r>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r w:rsidR="001D4C11" w:rsidRPr="001B4FA1">
        <w:rPr>
          <w:rStyle w:val="FicherosycarpetasCar"/>
        </w:rPr>
        <w:t>ScoringFilter</w:t>
      </w:r>
      <w:r w:rsidRPr="00DB3A94">
        <w:rPr>
          <w:shd w:val="clear" w:color="auto" w:fill="E7E6E6" w:themeFill="background2"/>
        </w:rPr>
        <w:t>.</w:t>
      </w:r>
    </w:p>
    <w:bookmarkStart w:id="144" w:name="_MON_1526809363"/>
    <w:bookmarkEnd w:id="144"/>
    <w:p w14:paraId="44E54DD8" w14:textId="5A6FE6A3" w:rsidR="007D10E2" w:rsidRDefault="00096715" w:rsidP="00330932">
      <w:r w:rsidRPr="00330932">
        <w:object w:dxaOrig="8504" w:dyaOrig="9322" w14:anchorId="041B79F7">
          <v:shape id="_x0000_i1038" type="#_x0000_t75" style="width:425pt;height:466pt" o:ole="" o:bordertopcolor="this" o:borderleftcolor="this" o:borderbottomcolor="this" o:borderrightcolor="this">
            <v:imagedata r:id="rId57" o:title=""/>
            <w10:bordertop type="single" width="12"/>
            <w10:borderleft type="single" width="12"/>
            <w10:borderbottom type="single" width="12"/>
            <w10:borderright type="single" width="12"/>
          </v:shape>
          <o:OLEObject Type="Embed" ProgID="Word.OpenDocumentText.12" ShapeID="_x0000_i1038" DrawAspect="Content" ObjectID="_1527786903" r:id="rId58"/>
        </w:object>
      </w:r>
    </w:p>
    <w:p w14:paraId="2BE83368" w14:textId="57BAB8B3" w:rsidR="00513B82" w:rsidRDefault="007D10E2" w:rsidP="007D10E2">
      <w:pPr>
        <w:pStyle w:val="Caption"/>
        <w:rPr>
          <w:shd w:val="clear" w:color="auto" w:fill="E7E6E6" w:themeFill="background2"/>
        </w:rPr>
      </w:pPr>
      <w:bookmarkStart w:id="145" w:name="_Toc453684247"/>
      <w:bookmarkStart w:id="146" w:name="_Toc453684877"/>
      <w:bookmarkStart w:id="147" w:name="_Ref453067961"/>
      <w:r>
        <w:t xml:space="preserve">Ejemplo </w:t>
      </w:r>
      <w:r>
        <w:fldChar w:fldCharType="begin"/>
      </w:r>
      <w:r>
        <w:instrText xml:space="preserve"> SEQ Ejemplo \* ARABIC </w:instrText>
      </w:r>
      <w:r>
        <w:fldChar w:fldCharType="separate"/>
      </w:r>
      <w:r w:rsidR="00F41806">
        <w:rPr>
          <w:noProof/>
        </w:rPr>
        <w:t>13</w:t>
      </w:r>
      <w:bookmarkEnd w:id="145"/>
      <w:bookmarkEnd w:id="146"/>
      <w:r>
        <w:fldChar w:fldCharType="end"/>
      </w:r>
      <w:bookmarkEnd w:id="147"/>
    </w:p>
    <w:p w14:paraId="25E00D4A" w14:textId="0AD89705" w:rsidR="004023A8" w:rsidRDefault="007D10E2" w:rsidP="00513B82">
      <w:r>
        <w:t xml:space="preserve">Como se puede ver en el </w:t>
      </w:r>
      <w:r>
        <w:fldChar w:fldCharType="begin"/>
      </w:r>
      <w:r>
        <w:instrText xml:space="preserve"> REF _Ref453067961 \h </w:instrText>
      </w:r>
      <w:r>
        <w:fldChar w:fldCharType="separate"/>
      </w:r>
      <w:r w:rsidR="00F41806">
        <w:t xml:space="preserve">Ejemplo </w:t>
      </w:r>
      <w:r w:rsidR="00F41806">
        <w:rPr>
          <w:noProof/>
        </w:rPr>
        <w:t>13</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Heading4"/>
      </w:pPr>
      <w:r>
        <w:t>InjectedScore</w:t>
      </w:r>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Por esta razón es recomendable darle un valor que no sea cero para darles un crédito inicial a las páginas inyectadas.</w:t>
      </w:r>
    </w:p>
    <w:p w14:paraId="2D879871" w14:textId="77777777" w:rsidR="004023A8" w:rsidRDefault="004023A8" w:rsidP="00CB6ACA">
      <w:pPr>
        <w:ind w:left="708"/>
        <w:rPr>
          <w:i/>
        </w:rPr>
      </w:pPr>
      <w:r>
        <w:lastRenderedPageBreak/>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t>Este método es llamado durante la fase de inyección.</w:t>
      </w:r>
    </w:p>
    <w:p w14:paraId="601BFD24" w14:textId="77777777" w:rsidR="004023A8" w:rsidRDefault="007D10E2" w:rsidP="006C3404">
      <w:pPr>
        <w:pStyle w:val="Heading4"/>
      </w:pPr>
      <w:r>
        <w:t>InitialScore</w:t>
      </w:r>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3D72230"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w:t>
      </w:r>
      <w:r w:rsidR="007F0C06">
        <w:t>“</w:t>
      </w:r>
      <w:r>
        <w:t>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Heading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Heading4"/>
      </w:pPr>
      <w:r>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Heading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Heading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lastRenderedPageBreak/>
        <w:t>Para conseguir esto se proporcionan los siguientes parámetros:</w:t>
      </w:r>
    </w:p>
    <w:p w14:paraId="5094BF71" w14:textId="77777777" w:rsidR="008473AB" w:rsidRDefault="006C14DA" w:rsidP="004B2535">
      <w:pPr>
        <w:pStyle w:val="ListBullet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Bullet2"/>
        <w:tabs>
          <w:tab w:val="clear" w:pos="643"/>
          <w:tab w:val="num" w:pos="1428"/>
        </w:tabs>
        <w:ind w:left="1428"/>
      </w:pPr>
      <w:r>
        <w:rPr>
          <w:b/>
        </w:rPr>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Bullet2"/>
        <w:tabs>
          <w:tab w:val="clear" w:pos="643"/>
          <w:tab w:val="num" w:pos="1428"/>
        </w:tabs>
        <w:ind w:left="1428"/>
      </w:pPr>
      <w:r>
        <w:rPr>
          <w:b/>
        </w:rPr>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Bullet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Bullet2"/>
        <w:tabs>
          <w:tab w:val="clear" w:pos="643"/>
          <w:tab w:val="num" w:pos="1428"/>
        </w:tabs>
        <w:ind w:left="1428"/>
      </w:pPr>
      <w:r w:rsidRPr="006C14DA">
        <w:rPr>
          <w:b/>
          <w:lang w:val="es-ES"/>
        </w:rPr>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Heading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Heading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565594B1" w:rsidR="00915538" w:rsidRDefault="00915538" w:rsidP="00CB6ACA">
      <w:pPr>
        <w:ind w:left="708"/>
      </w:pPr>
    </w:p>
    <w:p w14:paraId="423DF345" w14:textId="77777777" w:rsidR="007F0C06" w:rsidRDefault="007F0C06" w:rsidP="007F0C06">
      <w:pPr>
        <w:keepNext/>
        <w:jc w:val="center"/>
      </w:pPr>
      <w:r w:rsidRPr="007F0C06">
        <w:rPr>
          <w:noProof/>
          <w:bdr w:val="single" w:sz="12" w:space="0" w:color="auto"/>
          <w:lang w:val="en-US" w:eastAsia="en-US"/>
        </w:rPr>
        <w:lastRenderedPageBreak/>
        <w:drawing>
          <wp:inline distT="0" distB="0" distL="0" distR="0" wp14:anchorId="55AAAD82" wp14:editId="5E9016DD">
            <wp:extent cx="5356860" cy="34975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kScoringFilter.png"/>
                    <pic:cNvPicPr/>
                  </pic:nvPicPr>
                  <pic:blipFill>
                    <a:blip r:embed="rId59"/>
                    <a:stretch>
                      <a:fillRect/>
                    </a:stretch>
                  </pic:blipFill>
                  <pic:spPr>
                    <a:xfrm>
                      <a:off x="0" y="0"/>
                      <a:ext cx="5356860" cy="3497580"/>
                    </a:xfrm>
                    <a:prstGeom prst="rect">
                      <a:avLst/>
                    </a:prstGeom>
                  </pic:spPr>
                </pic:pic>
              </a:graphicData>
            </a:graphic>
          </wp:inline>
        </w:drawing>
      </w:r>
    </w:p>
    <w:p w14:paraId="60907CE2" w14:textId="23950874" w:rsidR="007F0C06" w:rsidRDefault="007F0C06" w:rsidP="007F0C06">
      <w:pPr>
        <w:pStyle w:val="Caption"/>
        <w:jc w:val="center"/>
      </w:pPr>
      <w:bookmarkStart w:id="148" w:name="_Toc454030219"/>
      <w:r>
        <w:t xml:space="preserve">Figura </w:t>
      </w:r>
      <w:r>
        <w:fldChar w:fldCharType="begin"/>
      </w:r>
      <w:r>
        <w:instrText xml:space="preserve"> SEQ Figura \* ARABIC </w:instrText>
      </w:r>
      <w:r>
        <w:fldChar w:fldCharType="separate"/>
      </w:r>
      <w:r w:rsidR="00F41806">
        <w:rPr>
          <w:noProof/>
        </w:rPr>
        <w:t>8</w:t>
      </w:r>
      <w:r>
        <w:fldChar w:fldCharType="end"/>
      </w:r>
      <w:r>
        <w:t>: Diagrama de clases de SharkScoringFilter</w:t>
      </w:r>
      <w:bookmarkEnd w:id="148"/>
    </w:p>
    <w:p w14:paraId="64CE36CC" w14:textId="75AB8283" w:rsidR="00513B82" w:rsidRPr="004C77FC" w:rsidRDefault="00513B82" w:rsidP="007F0C06">
      <w:pPr>
        <w:keepNext/>
      </w:pPr>
      <w:r>
        <w:t xml:space="preserve">El código con las modificaciones comentadas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006C14DA" w:rsidRPr="001B4FA1">
        <w:rPr>
          <w:rStyle w:val="FicherosycarpetasCar"/>
        </w:rPr>
        <w:t>SharkScoring</w:t>
      </w:r>
      <w:r w:rsidRPr="001B4FA1">
        <w:rPr>
          <w:rStyle w:val="FicherosycarpetasCar"/>
        </w:rPr>
        <w:t>Filter</w:t>
      </w:r>
      <w:r>
        <w:t>.</w:t>
      </w:r>
    </w:p>
    <w:p w14:paraId="1EF203A7" w14:textId="77777777" w:rsidR="0045101F" w:rsidRPr="00583227" w:rsidRDefault="004A7F92" w:rsidP="00072F22">
      <w:pPr>
        <w:pStyle w:val="Heading3"/>
        <w:numPr>
          <w:ilvl w:val="2"/>
          <w:numId w:val="1"/>
        </w:numPr>
        <w:rPr>
          <w:shd w:val="clear" w:color="auto" w:fill="E7E6E6" w:themeFill="background2"/>
        </w:rPr>
      </w:pPr>
      <w:bookmarkStart w:id="149" w:name="_Toc454029430"/>
      <w:r>
        <w:t>OgcIndexWriter</w:t>
      </w:r>
      <w:bookmarkEnd w:id="149"/>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50" w:name="_Toc453684249"/>
    <w:bookmarkEnd w:id="150"/>
    <w:bookmarkStart w:id="151" w:name="_MON_1526912015"/>
    <w:bookmarkEnd w:id="151"/>
    <w:p w14:paraId="32AE6A4B" w14:textId="37B96759" w:rsidR="00C911E3" w:rsidRDefault="00096715" w:rsidP="00C911E3">
      <w:pPr>
        <w:pStyle w:val="Caption"/>
        <w:keepNext/>
      </w:pPr>
      <w:r>
        <w:object w:dxaOrig="8504" w:dyaOrig="5335" w14:anchorId="5FEE1B5C">
          <v:shape id="_x0000_i1039" type="#_x0000_t75" style="width:425pt;height:267pt" o:ole="" o:bordertopcolor="this" o:borderleftcolor="this" o:borderbottomcolor="this" o:borderrightcolor="this">
            <v:imagedata r:id="rId60" o:title=""/>
            <w10:bordertop type="single" width="12"/>
            <w10:borderleft type="single" width="12"/>
            <w10:borderbottom type="single" width="12"/>
            <w10:borderright type="single" width="12"/>
          </v:shape>
          <o:OLEObject Type="Embed" ProgID="Word.OpenDocumentText.12" ShapeID="_x0000_i1039" DrawAspect="Content" ObjectID="_1527786904" r:id="rId61"/>
        </w:object>
      </w:r>
    </w:p>
    <w:p w14:paraId="68307B90" w14:textId="3FC3E4CE" w:rsidR="00820CC0" w:rsidRDefault="00C911E3" w:rsidP="00C911E3">
      <w:pPr>
        <w:pStyle w:val="Caption"/>
      </w:pPr>
      <w:bookmarkStart w:id="152" w:name="_Toc453684250"/>
      <w:bookmarkStart w:id="153" w:name="_Toc453684878"/>
      <w:r>
        <w:t xml:space="preserve">Ejemplo </w:t>
      </w:r>
      <w:r>
        <w:fldChar w:fldCharType="begin"/>
      </w:r>
      <w:r>
        <w:instrText xml:space="preserve"> SEQ Ejemplo \* ARABIC </w:instrText>
      </w:r>
      <w:r>
        <w:fldChar w:fldCharType="separate"/>
      </w:r>
      <w:r w:rsidR="00F41806">
        <w:rPr>
          <w:noProof/>
        </w:rPr>
        <w:t>14</w:t>
      </w:r>
      <w:bookmarkEnd w:id="152"/>
      <w:bookmarkEnd w:id="153"/>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Bullet2"/>
        <w:spacing w:before="0"/>
        <w:ind w:left="641" w:hanging="357"/>
      </w:pPr>
      <w:r w:rsidRPr="00DB3A94">
        <w:t>op</w:t>
      </w:r>
      <w:r w:rsidR="002763C8" w:rsidRPr="00DB3A94">
        <w:t>en</w:t>
      </w:r>
    </w:p>
    <w:p w14:paraId="69FFEDDB" w14:textId="77777777" w:rsidR="0071662B" w:rsidRPr="0071662B" w:rsidRDefault="0071662B" w:rsidP="00DB3A94">
      <w:pPr>
        <w:pStyle w:val="ListBullet2"/>
      </w:pPr>
      <w:r w:rsidRPr="00DB3A94">
        <w:t>write</w:t>
      </w:r>
    </w:p>
    <w:p w14:paraId="1A54CE4A" w14:textId="77777777" w:rsidR="0071662B" w:rsidRDefault="002763C8" w:rsidP="00DB3A94">
      <w:pPr>
        <w:pStyle w:val="ListBullet2"/>
      </w:pPr>
      <w:r w:rsidRPr="00DB3A94">
        <w:t>delete</w:t>
      </w:r>
    </w:p>
    <w:p w14:paraId="427ABDA8" w14:textId="77777777" w:rsidR="0071662B" w:rsidRDefault="002763C8" w:rsidP="00DB3A94">
      <w:pPr>
        <w:pStyle w:val="ListBullet2"/>
      </w:pPr>
      <w:r w:rsidRPr="00DB3A94">
        <w:t>update</w:t>
      </w:r>
    </w:p>
    <w:p w14:paraId="79CAA886" w14:textId="77777777" w:rsidR="0071662B" w:rsidRDefault="0071662B" w:rsidP="00DB3A94">
      <w:pPr>
        <w:pStyle w:val="ListBullet2"/>
      </w:pPr>
      <w:r w:rsidRPr="00DB3A94">
        <w:t>c</w:t>
      </w:r>
      <w:r w:rsidR="002763C8" w:rsidRPr="00DB3A94">
        <w:t>ommit</w:t>
      </w:r>
    </w:p>
    <w:p w14:paraId="6EB01C5B" w14:textId="77777777" w:rsidR="0071662B" w:rsidRPr="0071662B" w:rsidRDefault="002763C8" w:rsidP="00DB3A94">
      <w:pPr>
        <w:pStyle w:val="ListBullet2"/>
      </w:pPr>
      <w:r w:rsidRPr="00DB3A94">
        <w:t>close</w:t>
      </w:r>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sidRPr="007F0C06">
        <w:rPr>
          <w:noProof/>
          <w:bdr w:val="single" w:sz="12" w:space="0" w:color="auto"/>
          <w:lang w:val="en-US" w:eastAsia="en-US"/>
        </w:rPr>
        <w:lastRenderedPageBreak/>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2">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2A927199" w:rsidR="00583227" w:rsidRPr="00583227" w:rsidRDefault="00583227" w:rsidP="00583227">
      <w:pPr>
        <w:pStyle w:val="Caption"/>
        <w:jc w:val="center"/>
      </w:pPr>
      <w:bookmarkStart w:id="154" w:name="_Toc453684251"/>
      <w:bookmarkStart w:id="155" w:name="_Toc454030220"/>
      <w:r>
        <w:t xml:space="preserve">Figura </w:t>
      </w:r>
      <w:r>
        <w:fldChar w:fldCharType="begin"/>
      </w:r>
      <w:r>
        <w:instrText xml:space="preserve"> SEQ Figura \* ARABIC </w:instrText>
      </w:r>
      <w:r>
        <w:fldChar w:fldCharType="separate"/>
      </w:r>
      <w:r w:rsidR="00F41806">
        <w:rPr>
          <w:noProof/>
        </w:rPr>
        <w:t>9</w:t>
      </w:r>
      <w:bookmarkEnd w:id="154"/>
      <w:r>
        <w:fldChar w:fldCharType="end"/>
      </w:r>
      <w:r w:rsidR="007F0C06">
        <w:t>: Diagrama de clases de OgcIndexWriter</w:t>
      </w:r>
      <w:bookmarkEnd w:id="155"/>
    </w:p>
    <w:p w14:paraId="24AE5909" w14:textId="77777777" w:rsidR="002763C8" w:rsidRPr="002763C8" w:rsidRDefault="002763C8" w:rsidP="00820CC0"/>
    <w:p w14:paraId="4F9A74C7" w14:textId="7BE2CF43" w:rsidR="00820CC0" w:rsidRDefault="00820CC0" w:rsidP="00DB3A94">
      <w:r>
        <w:t xml:space="preserve">El código con las modificaciones comentadas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Pr="001B4FA1">
        <w:rPr>
          <w:rStyle w:val="FicherosycarpetasCar"/>
        </w:rPr>
        <w:t>OgcIndex</w:t>
      </w:r>
      <w:r w:rsidR="001A4E7E" w:rsidRPr="001B4FA1">
        <w:rPr>
          <w:rStyle w:val="FicherosycarpetasCar"/>
        </w:rPr>
        <w:t>Writer</w:t>
      </w:r>
      <w:r>
        <w:t>.</w:t>
      </w:r>
    </w:p>
    <w:p w14:paraId="4AB2EFE8" w14:textId="77777777" w:rsidR="009C481F" w:rsidRPr="0045101F" w:rsidRDefault="009C481F" w:rsidP="0045101F">
      <w:pPr>
        <w:pStyle w:val="Heading2"/>
        <w:numPr>
          <w:ilvl w:val="1"/>
          <w:numId w:val="1"/>
        </w:numPr>
        <w:rPr>
          <w:lang w:val="es-ES"/>
        </w:rPr>
      </w:pPr>
      <w:bookmarkStart w:id="156" w:name="_Toc453002205"/>
      <w:bookmarkStart w:id="157" w:name="_Toc454029431"/>
      <w:r w:rsidRPr="009C481F">
        <w:rPr>
          <w:lang w:val="es-ES"/>
        </w:rPr>
        <w:lastRenderedPageBreak/>
        <w:t>Algoritmo</w:t>
      </w:r>
      <w:r w:rsidRPr="0045101F">
        <w:rPr>
          <w:lang w:val="es-ES"/>
        </w:rPr>
        <w:t xml:space="preserve"> búsqueda</w:t>
      </w:r>
      <w:bookmarkEnd w:id="156"/>
      <w:bookmarkEnd w:id="157"/>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201B0863"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9D6FB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lang w:val="es-ES"/>
        </w:rPr>
        <w:fldChar w:fldCharType="separate"/>
      </w:r>
      <w:r w:rsidR="009D6FB8" w:rsidRPr="009D6FB8">
        <w:rPr>
          <w:noProof/>
          <w:lang w:val="es-ES"/>
        </w:rPr>
        <w:t>[12]</w:t>
      </w:r>
      <w:r w:rsidR="009A69F2">
        <w:rPr>
          <w:lang w:val="es-ES"/>
        </w:rPr>
        <w:fldChar w:fldCharType="end"/>
      </w:r>
      <w:r>
        <w:rPr>
          <w:lang w:val="es-ES"/>
        </w:rPr>
        <w:t>:</w:t>
      </w:r>
    </w:p>
    <w:p w14:paraId="7C728CE8" w14:textId="23E72009" w:rsidR="0027571F" w:rsidRPr="00DB3A94" w:rsidRDefault="0027571F" w:rsidP="004B2535">
      <w:pPr>
        <w:pStyle w:val="ListBullet2"/>
        <w:spacing w:before="0"/>
        <w:ind w:left="641" w:hanging="357"/>
        <w:rPr>
          <w:lang w:val="es-ES"/>
        </w:rPr>
      </w:pPr>
      <w:r w:rsidRPr="00DB3A94">
        <w:rPr>
          <w:lang w:val="es-ES"/>
        </w:rPr>
        <w:t xml:space="preserve">Fish-Search </w:t>
      </w:r>
      <w:del w:id="158" w:author="Francisco J Lopez Pellicer" w:date="2016-06-18T20:23:00Z">
        <w:r w:rsidRPr="00DB3A94" w:rsidDel="00B464BD">
          <w:rPr>
            <w:lang w:val="es-ES"/>
          </w:rPr>
          <w:delText>Algorithm</w:delText>
        </w:r>
      </w:del>
    </w:p>
    <w:p w14:paraId="5194A92D" w14:textId="74C4B92E" w:rsidR="0027571F" w:rsidRPr="00DB3A94" w:rsidRDefault="0027571F" w:rsidP="00DB3A94">
      <w:pPr>
        <w:pStyle w:val="ListBullet2"/>
        <w:rPr>
          <w:lang w:val="es-ES"/>
        </w:rPr>
      </w:pPr>
      <w:r w:rsidRPr="00DB3A94">
        <w:rPr>
          <w:lang w:val="es-ES"/>
        </w:rPr>
        <w:t xml:space="preserve">Shark-Search </w:t>
      </w:r>
      <w:del w:id="159" w:author="Francisco J Lopez Pellicer" w:date="2016-06-18T20:23:00Z">
        <w:r w:rsidRPr="00DB3A94" w:rsidDel="00B464BD">
          <w:rPr>
            <w:lang w:val="es-ES"/>
          </w:rPr>
          <w:delText>Algorithm</w:delText>
        </w:r>
      </w:del>
    </w:p>
    <w:p w14:paraId="3E70F56C" w14:textId="3A011797" w:rsidR="00006D0C" w:rsidRDefault="00006D0C" w:rsidP="00006D0C">
      <w:pPr>
        <w:pStyle w:val="Heading4"/>
        <w:rPr>
          <w:lang w:val="es-ES"/>
        </w:rPr>
      </w:pPr>
      <w:r>
        <w:rPr>
          <w:lang w:val="es-ES"/>
        </w:rPr>
        <w:t xml:space="preserve">Fish-Search </w:t>
      </w:r>
      <w:del w:id="160" w:author="Francisco J Lopez Pellicer" w:date="2016-06-18T20:23:00Z">
        <w:r w:rsidDel="00B464BD">
          <w:rPr>
            <w:lang w:val="es-ES"/>
          </w:rPr>
          <w:delText>Algorithm</w:delText>
        </w:r>
      </w:del>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10ACA5DA"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w:t>
      </w:r>
      <w:del w:id="161" w:author="Francisco J Lopez Pellicer" w:date="2016-06-18T20:22:00Z">
        <w:r w:rsidDel="00B464BD">
          <w:rPr>
            <w:lang w:val="es-ES"/>
          </w:rPr>
          <w:delText>ó</w:delText>
        </w:r>
      </w:del>
      <w:ins w:id="162" w:author="Francisco J Lopez Pellicer" w:date="2016-06-18T20:22:00Z">
        <w:r w:rsidR="00B464BD">
          <w:rPr>
            <w:lang w:val="es-ES"/>
          </w:rPr>
          <w:t>o</w:t>
        </w:r>
      </w:ins>
      <w:r>
        <w:rPr>
          <w:lang w:val="es-ES"/>
        </w:rPr>
        <w:t xml:space="preserve"> 1). Basado en ese </w:t>
      </w:r>
      <w:r>
        <w:rPr>
          <w:i/>
          <w:lang w:val="es-ES"/>
        </w:rPr>
        <w:t>score</w:t>
      </w:r>
      <w:r>
        <w:rPr>
          <w:lang w:val="es-ES"/>
        </w:rPr>
        <w:t xml:space="preserve"> una heurística decide si continuar la exploración en esa dirección o no.</w:t>
      </w:r>
    </w:p>
    <w:p w14:paraId="126791A6" w14:textId="4211D6E3" w:rsidR="00006D0C" w:rsidRDefault="00006D0C" w:rsidP="00006D0C">
      <w:pPr>
        <w:pStyle w:val="Heading4"/>
        <w:rPr>
          <w:lang w:val="es-ES"/>
        </w:rPr>
      </w:pPr>
      <w:r>
        <w:rPr>
          <w:lang w:val="es-ES"/>
        </w:rPr>
        <w:t>Shark-Search</w:t>
      </w:r>
      <w:del w:id="163" w:author="Francisco J Lopez Pellicer" w:date="2016-06-18T20:23:00Z">
        <w:r w:rsidDel="00B464BD">
          <w:rPr>
            <w:lang w:val="es-ES"/>
          </w:rPr>
          <w:delText xml:space="preserve"> Algoritm</w:delText>
        </w:r>
      </w:del>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E05725"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lastRenderedPageBreak/>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E05725"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7D817108" w:rsidR="00485593" w:rsidRPr="00485593" w:rsidRDefault="00485593" w:rsidP="00485593">
      <w:pPr>
        <w:rPr>
          <w:lang w:val="es-ES"/>
        </w:rPr>
      </w:pPr>
      <w:r>
        <w:rPr>
          <w:lang w:val="es-ES"/>
        </w:rPr>
        <w:t xml:space="preserve">A continuación, se puede ver el algoritmo de </w:t>
      </w:r>
      <w:r>
        <w:rPr>
          <w:i/>
          <w:lang w:val="es-ES"/>
        </w:rPr>
        <w:t>Shark-Search</w:t>
      </w:r>
      <w:r w:rsidR="009A69F2">
        <w:rPr>
          <w:i/>
          <w:lang w:val="es-ES"/>
        </w:rPr>
        <w:fldChar w:fldCharType="begin" w:fldLock="1"/>
      </w:r>
      <w:r w:rsidR="009D6FB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i/>
          <w:lang w:val="es-ES"/>
        </w:rPr>
        <w:fldChar w:fldCharType="separate"/>
      </w:r>
      <w:r w:rsidR="009D6FB8" w:rsidRPr="009D6FB8">
        <w:rPr>
          <w:noProof/>
          <w:lang w:val="es-ES"/>
        </w:rPr>
        <w:t>[12]</w:t>
      </w:r>
      <w:r w:rsidR="009A69F2">
        <w:rPr>
          <w:i/>
          <w:lang w:val="es-ES"/>
        </w:rPr>
        <w:fldChar w:fldCharType="end"/>
      </w:r>
      <w:r>
        <w:rPr>
          <w:lang w:val="es-ES"/>
        </w:rPr>
        <w:t>:</w:t>
      </w:r>
    </w:p>
    <w:bookmarkStart w:id="164" w:name="_MON_1527700795"/>
    <w:bookmarkEnd w:id="164"/>
    <w:p w14:paraId="796717C3" w14:textId="54821A48" w:rsidR="006C2E2C" w:rsidRDefault="00194FBE" w:rsidP="004C4DF2">
      <w:pPr>
        <w:keepNext/>
      </w:pPr>
      <w:r>
        <w:rPr>
          <w:lang w:val="es-ES"/>
        </w:rPr>
        <w:object w:dxaOrig="8504" w:dyaOrig="7674" w14:anchorId="73CD0388">
          <v:shape id="_x0000_i1040" type="#_x0000_t75" style="width:425pt;height:384pt" o:ole="" o:bordertopcolor="this" o:borderleftcolor="this" o:borderbottomcolor="this" o:borderrightcolor="this">
            <v:imagedata r:id="rId63" o:title=""/>
            <w10:bordertop type="single" width="12"/>
            <w10:borderleft type="single" width="12"/>
            <w10:borderbottom type="single" width="12"/>
            <w10:borderright type="single" width="12"/>
          </v:shape>
          <o:OLEObject Type="Embed" ProgID="Word.OpenDocumentText.12" ShapeID="_x0000_i1040" DrawAspect="Content" ObjectID="_1527786905" r:id="rId64"/>
        </w:object>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Bullet2"/>
        <w:spacing w:before="0"/>
        <w:ind w:left="641" w:hanging="357"/>
        <w:rPr>
          <w:lang w:val="es-ES"/>
        </w:rPr>
      </w:pPr>
      <w:r w:rsidRPr="005E536D">
        <w:rPr>
          <w:lang w:val="es-ES"/>
        </w:rPr>
        <w:t>InfoSpider</w:t>
      </w:r>
    </w:p>
    <w:p w14:paraId="7BB180E6" w14:textId="72C2CA16" w:rsidR="005E536D" w:rsidRDefault="00006D0C" w:rsidP="00DB3A94">
      <w:pPr>
        <w:pStyle w:val="ListBullet2"/>
        <w:rPr>
          <w:lang w:val="es-ES"/>
        </w:rPr>
      </w:pPr>
      <w:r>
        <w:rPr>
          <w:lang w:val="es-ES"/>
        </w:rPr>
        <w:t xml:space="preserve">Learning Anchor </w:t>
      </w:r>
      <w:del w:id="165" w:author="Francisco J Lopez Pellicer" w:date="2016-06-18T20:23:00Z">
        <w:r w:rsidDel="00B464BD">
          <w:rPr>
            <w:lang w:val="es-ES"/>
          </w:rPr>
          <w:delText>Algorithm</w:delText>
        </w:r>
      </w:del>
    </w:p>
    <w:p w14:paraId="63AADF2E" w14:textId="35CF9C4A" w:rsidR="00006D0C" w:rsidRPr="00DB3A94" w:rsidRDefault="00006D0C" w:rsidP="00DB3A94">
      <w:pPr>
        <w:pStyle w:val="ListBullet2"/>
        <w:rPr>
          <w:lang w:val="es-ES"/>
        </w:rPr>
      </w:pPr>
      <w:r w:rsidRPr="00DB3A94">
        <w:t xml:space="preserve">History Path </w:t>
      </w:r>
      <w:del w:id="166" w:author="Francisco J Lopez Pellicer" w:date="2016-06-18T20:23:00Z">
        <w:r w:rsidRPr="00DB3A94" w:rsidDel="00B464BD">
          <w:delText>Algorithm</w:delText>
        </w:r>
      </w:del>
    </w:p>
    <w:p w14:paraId="298481EE" w14:textId="22AC6F8C"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F41806">
        <w:t>Anexo D – Código de interés</w:t>
      </w:r>
      <w:r>
        <w:fldChar w:fldCharType="end"/>
      </w:r>
      <w:r>
        <w:t xml:space="preserve">. Concretamente en la clase </w:t>
      </w:r>
      <w:r w:rsidRPr="004570E1">
        <w:rPr>
          <w:rStyle w:val="FicherosycarpetasCar"/>
        </w:rPr>
        <w:t>SharkScoringFilter</w:t>
      </w:r>
      <w:r>
        <w:t>.</w:t>
      </w:r>
    </w:p>
    <w:p w14:paraId="5B7949C5" w14:textId="77777777" w:rsidR="00451DA4" w:rsidRDefault="002F5E3F" w:rsidP="00451DA4">
      <w:pPr>
        <w:pStyle w:val="Heading2"/>
        <w:numPr>
          <w:ilvl w:val="1"/>
          <w:numId w:val="1"/>
        </w:numPr>
      </w:pPr>
      <w:bookmarkStart w:id="167" w:name="_Toc451013012"/>
      <w:bookmarkStart w:id="168" w:name="_Toc453002206"/>
      <w:bookmarkStart w:id="169" w:name="_Toc454029432"/>
      <w:r>
        <w:t>T</w:t>
      </w:r>
      <w:r w:rsidR="00451DA4">
        <w:t>esauro</w:t>
      </w:r>
      <w:bookmarkEnd w:id="167"/>
      <w:bookmarkEnd w:id="168"/>
      <w:bookmarkEnd w:id="169"/>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lastRenderedPageBreak/>
        <w:t xml:space="preserve">Una de las tareas más importantes fue diseñar una manera de conseguir averiguar la relevancia. No se buscaba una solución que utilizara una </w:t>
      </w:r>
      <w:r>
        <w:rPr>
          <w:i/>
        </w:rPr>
        <w:t>query</w:t>
      </w:r>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Bullet2"/>
        <w:spacing w:before="0"/>
        <w:ind w:left="641" w:hanging="357"/>
      </w:pPr>
      <w:r>
        <w:t>Naturaleza</w:t>
      </w:r>
    </w:p>
    <w:p w14:paraId="3A31D1DE" w14:textId="77777777" w:rsidR="009C23DF" w:rsidRDefault="00743077" w:rsidP="00DB3A94">
      <w:pPr>
        <w:pStyle w:val="ListBullet2"/>
      </w:pPr>
      <w:r>
        <w:t>Ríos</w:t>
      </w:r>
    </w:p>
    <w:p w14:paraId="244D1155" w14:textId="77777777" w:rsidR="009C23DF" w:rsidRDefault="009C23DF" w:rsidP="00DB3A94">
      <w:pPr>
        <w:pStyle w:val="ListBullet2"/>
      </w:pPr>
      <w:r>
        <w:t>Medio Ambiente</w:t>
      </w:r>
    </w:p>
    <w:p w14:paraId="3B9EC1FF" w14:textId="77777777" w:rsidR="009C23DF" w:rsidRDefault="009C23DF" w:rsidP="00DB3A94">
      <w:pPr>
        <w:pStyle w:val="ListBullet2"/>
      </w:pPr>
      <w:r>
        <w:t>Carreteras</w:t>
      </w:r>
    </w:p>
    <w:p w14:paraId="54851E7D" w14:textId="77777777" w:rsidR="009C23DF" w:rsidRDefault="009C23DF" w:rsidP="00DB3A94">
      <w:pPr>
        <w:pStyle w:val="ListBullet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FootnoteReference"/>
        </w:rPr>
        <w:footnoteReference w:id="12"/>
      </w:r>
      <w:r w:rsidR="000C3809">
        <w:t>.</w:t>
      </w:r>
    </w:p>
    <w:p w14:paraId="64F24380" w14:textId="77777777" w:rsidR="000C3809" w:rsidRDefault="000C3809" w:rsidP="000C3809">
      <w:pPr>
        <w:pStyle w:val="Heading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Heading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Bullet2"/>
        <w:spacing w:before="0"/>
        <w:ind w:left="641" w:hanging="357"/>
      </w:pPr>
      <w:r>
        <w:t>Eliminación de caracteres innecesarios (. ,: +”’-{}[]?¿€$%&amp; …)</w:t>
      </w:r>
    </w:p>
    <w:p w14:paraId="5925955F" w14:textId="77777777" w:rsidR="009631D8" w:rsidRDefault="009631D8" w:rsidP="00DB3A94">
      <w:pPr>
        <w:pStyle w:val="ListBullet2"/>
      </w:pPr>
      <w:r>
        <w:t>Paso a minúsculas de todo el texto</w:t>
      </w:r>
    </w:p>
    <w:p w14:paraId="11E03F25" w14:textId="20DCA670" w:rsidR="009631D8" w:rsidRDefault="009631D8" w:rsidP="00DB3A94">
      <w:pPr>
        <w:pStyle w:val="ListBullet2"/>
      </w:pPr>
      <w:r>
        <w:t xml:space="preserve">Eliminación de espacios </w:t>
      </w:r>
      <w:del w:id="170" w:author="Francisco J Lopez Pellicer" w:date="2016-06-18T20:23:00Z">
        <w:r w:rsidDel="00B464BD">
          <w:delText>múiltiples</w:delText>
        </w:r>
      </w:del>
      <w:ins w:id="171" w:author="Francisco J Lopez Pellicer" w:date="2016-06-18T20:23:00Z">
        <w:r w:rsidR="00B464BD">
          <w:t>múltiples</w:t>
        </w:r>
      </w:ins>
    </w:p>
    <w:p w14:paraId="62E33BEA" w14:textId="77777777" w:rsidR="009631D8" w:rsidRPr="009631D8" w:rsidRDefault="009631D8" w:rsidP="00DB3A94">
      <w:pPr>
        <w:pStyle w:val="ListBullet2"/>
      </w:pPr>
      <w:r>
        <w:t xml:space="preserve">Filtrado de </w:t>
      </w:r>
      <w:r>
        <w:rPr>
          <w:i/>
        </w:rPr>
        <w:t>stopwords</w:t>
      </w:r>
      <w:r w:rsidRPr="004A389F">
        <w:rPr>
          <w:rStyle w:val="FootnoteReference"/>
        </w:rPr>
        <w:footnoteReference w:id="13"/>
      </w:r>
    </w:p>
    <w:p w14:paraId="427E792B" w14:textId="77777777" w:rsidR="009631D8" w:rsidRDefault="009631D8" w:rsidP="00DB3A94">
      <w:pPr>
        <w:pStyle w:val="ListBullet2"/>
      </w:pPr>
      <w:r>
        <w:t>Se cuentan todas las palabras únicas del texto</w:t>
      </w:r>
    </w:p>
    <w:p w14:paraId="08FB3573" w14:textId="77777777" w:rsidR="009631D8" w:rsidRDefault="009631D8" w:rsidP="00DB3A94">
      <w:pPr>
        <w:pStyle w:val="ListBullet2"/>
      </w:pPr>
      <w:r>
        <w:t>Se ordenan de mayor numero de apariciones a menos</w:t>
      </w:r>
    </w:p>
    <w:p w14:paraId="283E338D" w14:textId="77777777" w:rsidR="009631D8" w:rsidRDefault="009631D8" w:rsidP="00DB3A94">
      <w:pPr>
        <w:pStyle w:val="ListBullet2"/>
      </w:pPr>
      <w:r>
        <w:t>Cálculo del score de la siguiente manera:</w:t>
      </w:r>
    </w:p>
    <w:p w14:paraId="754C7998" w14:textId="77777777" w:rsidR="009631D8" w:rsidRDefault="009631D8" w:rsidP="00DB3A94">
      <w:pPr>
        <w:pStyle w:val="ListParagraph"/>
      </w:pPr>
    </w:p>
    <w:p w14:paraId="11E1A01A" w14:textId="160008C5" w:rsidR="009631D8" w:rsidRDefault="00E05725" w:rsidP="00DB3A94">
      <w:pPr>
        <w:pStyle w:val="ListParagraph"/>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E05725"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Heading4"/>
      </w:pPr>
      <w:r>
        <w:lastRenderedPageBreak/>
        <w:t>GEMET</w:t>
      </w:r>
    </w:p>
    <w:p w14:paraId="439C9A59" w14:textId="799DC36F" w:rsidR="003C7ADF" w:rsidRDefault="000C3809" w:rsidP="009C23DF">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hesaurus es un tesauro multilenguaje desarrollado por la Agencia Europea de Medio Ambiente. Es una compilación de varios vocabularios multilenguaje. Tiene el objetivo de definir una terminología general para el camp del medio ambiente.</w:t>
      </w:r>
      <w:r w:rsidR="00011D83">
        <w:t xml:space="preserve"> </w:t>
      </w:r>
      <w:r>
        <w:t>La versión actual contiene 22 idiomas y contiene más de 6000 descriptores.</w:t>
      </w:r>
      <w:r w:rsidR="003C7ADF">
        <w:t xml:space="preserve"> Hace uso del modelo SKOS</w:t>
      </w:r>
      <w:r w:rsidR="003C7ADF" w:rsidRPr="000E566C">
        <w:rPr>
          <w:rStyle w:val="FootnoteReference"/>
        </w:rPr>
        <w:footnoteReference w:id="14"/>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Heading4"/>
      </w:pPr>
      <w:r>
        <w:t>RDF</w:t>
      </w:r>
    </w:p>
    <w:p w14:paraId="106D7F1B" w14:textId="345F72DC" w:rsidR="00743077" w:rsidRDefault="00AF2604" w:rsidP="004B2535">
      <w:r>
        <w:t>El RDF o Resource Description Framework es una especificación del W3C</w:t>
      </w:r>
      <w:r w:rsidRPr="000E566C">
        <w:rPr>
          <w:rStyle w:val="FootnoteReference"/>
        </w:rPr>
        <w:footnoteReference w:id="15"/>
      </w:r>
      <w:r w:rsidR="008E2B8A">
        <w:t>. Se utiliza como método general para descripción conceptual. Es parte clave también del LOD</w:t>
      </w:r>
      <w:r w:rsidR="008E2B8A" w:rsidRPr="000E566C">
        <w:rPr>
          <w:rStyle w:val="FootnoteReference"/>
        </w:rPr>
        <w:footnoteReference w:id="16"/>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6F71128D" w:rsidR="00743077" w:rsidRDefault="00743077" w:rsidP="004B2535">
      <w:pPr>
        <w:pStyle w:val="ListBullet2"/>
        <w:spacing w:before="0"/>
        <w:ind w:left="641" w:hanging="357"/>
      </w:pPr>
      <w:r w:rsidRPr="00DB3A94">
        <w:t>gemet-skoscore.rdf</w:t>
      </w:r>
      <w:r>
        <w:t>: En este fichero se definen los conceptos que posee el tesauro y las relaciones entre los estos. Ver</w:t>
      </w:r>
      <w:r w:rsidR="003B1C16">
        <w:t xml:space="preserve"> </w:t>
      </w:r>
      <w:r w:rsidR="003B1C16">
        <w:fldChar w:fldCharType="begin"/>
      </w:r>
      <w:r w:rsidR="003B1C16">
        <w:instrText xml:space="preserve"> REF _Ref453957184 \h </w:instrText>
      </w:r>
      <w:r w:rsidR="003B1C16">
        <w:fldChar w:fldCharType="separate"/>
      </w:r>
      <w:r w:rsidR="00F41806">
        <w:t xml:space="preserve">Figura </w:t>
      </w:r>
      <w:r w:rsidR="00F41806">
        <w:rPr>
          <w:noProof/>
        </w:rPr>
        <w:t>10</w:t>
      </w:r>
      <w:r w:rsidR="00F41806">
        <w:t>: Extracto del fichero gemet-skoscore.rdf</w:t>
      </w:r>
      <w:r w:rsidR="003B1C16">
        <w:fldChar w:fldCharType="end"/>
      </w:r>
      <w:r w:rsidR="00334916">
        <w:t>.</w:t>
      </w:r>
    </w:p>
    <w:p w14:paraId="6B84CDB4" w14:textId="37AAA57C" w:rsidR="00743077" w:rsidRDefault="00743077" w:rsidP="00DB3A94">
      <w:pPr>
        <w:pStyle w:val="ListBullet2"/>
      </w:pPr>
      <w:r w:rsidRPr="00DB3A94">
        <w:t>gemet-backbone.rdf</w:t>
      </w:r>
      <w:r>
        <w:t>: En este fichero se definen temas y los conceptos que pertenecen a ellos. También se definen grupos y supergrupos de conceptos. Ver</w:t>
      </w:r>
      <w:r w:rsidR="003B1C16">
        <w:t xml:space="preserve"> </w:t>
      </w:r>
      <w:r w:rsidR="003B1C16">
        <w:fldChar w:fldCharType="begin"/>
      </w:r>
      <w:r w:rsidR="003B1C16">
        <w:instrText xml:space="preserve"> REF _Ref453957201 \h </w:instrText>
      </w:r>
      <w:r w:rsidR="003B1C16">
        <w:fldChar w:fldCharType="separate"/>
      </w:r>
      <w:r w:rsidR="00F41806">
        <w:t xml:space="preserve">Figura </w:t>
      </w:r>
      <w:r w:rsidR="00F41806">
        <w:rPr>
          <w:noProof/>
        </w:rPr>
        <w:t>11</w:t>
      </w:r>
      <w:r w:rsidR="00F41806">
        <w:t>: Extracto del fichero gemet-backbone.rdf</w:t>
      </w:r>
      <w:r w:rsidR="003B1C16">
        <w:fldChar w:fldCharType="end"/>
      </w:r>
      <w:r w:rsidR="00334916">
        <w:t>.</w:t>
      </w:r>
    </w:p>
    <w:p w14:paraId="60D470F1" w14:textId="4F497893" w:rsidR="00743077" w:rsidRDefault="00743077" w:rsidP="00DB3A94">
      <w:pPr>
        <w:pStyle w:val="ListBullet2"/>
      </w:pPr>
      <w:r w:rsidRPr="00DB3A94">
        <w:t>gemet-definitions-es.rdf</w:t>
      </w:r>
      <w:r w:rsidRPr="000E566C">
        <w:rPr>
          <w:rStyle w:val="FootnoteReference"/>
        </w:rPr>
        <w:footnoteReference w:id="17"/>
      </w:r>
      <w:r>
        <w:t>:  Este documento contiene las definiciones de los conceptos escritas en el idioma correspondiente. Ver</w:t>
      </w:r>
      <w:r w:rsidR="003B1C16">
        <w:t xml:space="preserve"> </w:t>
      </w:r>
      <w:r w:rsidR="003B1C16">
        <w:fldChar w:fldCharType="begin"/>
      </w:r>
      <w:r w:rsidR="003B1C16">
        <w:instrText xml:space="preserve"> REF _Ref453957217 \h </w:instrText>
      </w:r>
      <w:r w:rsidR="003B1C16">
        <w:fldChar w:fldCharType="separate"/>
      </w:r>
      <w:r w:rsidR="00F41806">
        <w:t xml:space="preserve">Figura </w:t>
      </w:r>
      <w:r w:rsidR="00F41806">
        <w:rPr>
          <w:noProof/>
        </w:rPr>
        <w:t>12</w:t>
      </w:r>
      <w:r w:rsidR="00F41806">
        <w:t>: Extracto del ficherogemeto-definitions-es.rdf</w:t>
      </w:r>
      <w:r w:rsidR="003B1C16">
        <w:fldChar w:fldCharType="end"/>
      </w:r>
      <w:r w:rsidR="00334916">
        <w:t>.</w:t>
      </w:r>
    </w:p>
    <w:p w14:paraId="50FDC5CF" w14:textId="768FCA83" w:rsidR="00743077" w:rsidRDefault="00743077" w:rsidP="00DB3A94">
      <w:pPr>
        <w:pStyle w:val="ListBullet2"/>
      </w:pPr>
      <w:r w:rsidRPr="00DB3A94">
        <w:t>gemet-groups-es.rdf</w:t>
      </w:r>
      <w:r>
        <w:t xml:space="preserve">: Este documento contiene las definiciones de los grupos, supergrupos y temas definidos en el fichero </w:t>
      </w:r>
      <w:r w:rsidRPr="00DB3A94">
        <w:t>gemet-backbone.rdf</w:t>
      </w:r>
      <w:r>
        <w:t xml:space="preserve">. Ver </w:t>
      </w:r>
      <w:r w:rsidR="003B1C16">
        <w:fldChar w:fldCharType="begin"/>
      </w:r>
      <w:r w:rsidR="003B1C16">
        <w:instrText xml:space="preserve"> REF _Ref453957225 \h </w:instrText>
      </w:r>
      <w:r w:rsidR="003B1C16">
        <w:fldChar w:fldCharType="separate"/>
      </w:r>
      <w:r w:rsidR="00F41806">
        <w:t xml:space="preserve">Figura </w:t>
      </w:r>
      <w:r w:rsidR="00F41806">
        <w:rPr>
          <w:noProof/>
        </w:rPr>
        <w:t>13</w:t>
      </w:r>
      <w:r w:rsidR="00F41806">
        <w:t>: Extracto del fichero gemet-groups-es.rdf</w:t>
      </w:r>
      <w:r w:rsidR="003B1C16">
        <w:fldChar w:fldCharType="end"/>
      </w:r>
      <w:r w:rsidR="00334916">
        <w:t>.</w:t>
      </w:r>
    </w:p>
    <w:bookmarkStart w:id="172" w:name="_MON_1527360885"/>
    <w:bookmarkEnd w:id="172"/>
    <w:p w14:paraId="02EE5FD5" w14:textId="7EFEFCC9" w:rsidR="004C4DF2" w:rsidRDefault="003B1C16" w:rsidP="004C4DF2">
      <w:pPr>
        <w:pStyle w:val="ListBullet2"/>
        <w:keepNext/>
        <w:numPr>
          <w:ilvl w:val="0"/>
          <w:numId w:val="0"/>
        </w:numPr>
        <w:jc w:val="center"/>
      </w:pPr>
      <w:r>
        <w:object w:dxaOrig="8504" w:dyaOrig="5719" w14:anchorId="55D3DE4D">
          <v:shape id="_x0000_i1041" type="#_x0000_t75" style="width:414pt;height:287pt" o:ole="">
            <v:imagedata r:id="rId65" o:title=""/>
          </v:shape>
          <o:OLEObject Type="Embed" ProgID="Word.OpenDocumentText.12" ShapeID="_x0000_i1041" DrawAspect="Content" ObjectID="_1527786906" r:id="rId66"/>
        </w:object>
      </w:r>
      <w:bookmarkStart w:id="173" w:name="_Toc453684253"/>
      <w:bookmarkStart w:id="174" w:name="_Ref453346002"/>
    </w:p>
    <w:p w14:paraId="0EC74205" w14:textId="49180DEE" w:rsidR="00EA3A59" w:rsidRDefault="004C4DF2" w:rsidP="004C4DF2">
      <w:pPr>
        <w:pStyle w:val="Caption"/>
        <w:jc w:val="center"/>
      </w:pPr>
      <w:bookmarkStart w:id="175" w:name="_Ref453957184"/>
      <w:bookmarkStart w:id="176" w:name="_Toc454030221"/>
      <w:r>
        <w:t xml:space="preserve">Figura </w:t>
      </w:r>
      <w:r>
        <w:fldChar w:fldCharType="begin"/>
      </w:r>
      <w:r>
        <w:instrText xml:space="preserve"> SEQ Figura \* ARABIC </w:instrText>
      </w:r>
      <w:r>
        <w:fldChar w:fldCharType="separate"/>
      </w:r>
      <w:r w:rsidR="00F41806">
        <w:rPr>
          <w:noProof/>
        </w:rPr>
        <w:t>10</w:t>
      </w:r>
      <w:r>
        <w:fldChar w:fldCharType="end"/>
      </w:r>
      <w:r>
        <w:t>: Extracto del fichero gemet-skoscore.rdf</w:t>
      </w:r>
      <w:bookmarkEnd w:id="175"/>
      <w:bookmarkEnd w:id="176"/>
    </w:p>
    <w:p w14:paraId="25C61956" w14:textId="77777777" w:rsidR="004C4DF2" w:rsidRPr="004C4DF2" w:rsidRDefault="004C4DF2" w:rsidP="004C4DF2"/>
    <w:bookmarkStart w:id="177" w:name="_MON_1527698538"/>
    <w:bookmarkEnd w:id="177"/>
    <w:p w14:paraId="5A781811" w14:textId="77DE4A7F" w:rsidR="00EA3A59" w:rsidRDefault="004C4DF2" w:rsidP="004C4DF2">
      <w:pPr>
        <w:pStyle w:val="Caption"/>
        <w:keepNext/>
        <w:jc w:val="center"/>
      </w:pPr>
      <w:r>
        <w:object w:dxaOrig="8504" w:dyaOrig="7520" w14:anchorId="2ED7B908">
          <v:shape id="_x0000_i1042" type="#_x0000_t75" style="width:414pt;height:344pt" o:ole="">
            <v:imagedata r:id="rId67" o:title=""/>
          </v:shape>
          <o:OLEObject Type="Embed" ProgID="Word.OpenDocumentText.12" ShapeID="_x0000_i1042" DrawAspect="Content" ObjectID="_1527786907" r:id="rId68"/>
        </w:object>
      </w:r>
    </w:p>
    <w:p w14:paraId="4BAC16B4" w14:textId="5CB7E764" w:rsidR="00334916" w:rsidRPr="00334916" w:rsidRDefault="00EA3A59" w:rsidP="004C4DF2">
      <w:pPr>
        <w:pStyle w:val="Caption"/>
        <w:jc w:val="center"/>
      </w:pPr>
      <w:bookmarkStart w:id="178" w:name="_Ref453957201"/>
      <w:bookmarkStart w:id="179" w:name="_Toc454030222"/>
      <w:r>
        <w:t xml:space="preserve">Figura </w:t>
      </w:r>
      <w:r>
        <w:fldChar w:fldCharType="begin"/>
      </w:r>
      <w:r>
        <w:instrText xml:space="preserve"> SEQ Figura \* ARABIC </w:instrText>
      </w:r>
      <w:r>
        <w:fldChar w:fldCharType="separate"/>
      </w:r>
      <w:r w:rsidR="00F41806">
        <w:rPr>
          <w:noProof/>
        </w:rPr>
        <w:t>11</w:t>
      </w:r>
      <w:r>
        <w:fldChar w:fldCharType="end"/>
      </w:r>
      <w:r w:rsidR="004C4DF2">
        <w:t>: Extracto del fichero gemet-backbone.rdf</w:t>
      </w:r>
      <w:bookmarkEnd w:id="173"/>
      <w:bookmarkEnd w:id="174"/>
      <w:bookmarkEnd w:id="178"/>
      <w:bookmarkEnd w:id="179"/>
    </w:p>
    <w:bookmarkStart w:id="180" w:name="_MON_1527087779"/>
    <w:bookmarkEnd w:id="180"/>
    <w:p w14:paraId="23EFCA90" w14:textId="2C9AA4CC" w:rsidR="00334916" w:rsidRDefault="004C4DF2" w:rsidP="00834FFF">
      <w:pPr>
        <w:keepNext/>
        <w:spacing w:after="0"/>
      </w:pPr>
      <w:r>
        <w:object w:dxaOrig="8504" w:dyaOrig="4297" w14:anchorId="01722851">
          <v:shape id="_x0000_i1043" type="#_x0000_t75" style="width:426pt;height:214pt" o:ole="">
            <v:imagedata r:id="rId69" o:title=""/>
          </v:shape>
          <o:OLEObject Type="Embed" ProgID="Word.OpenDocumentText.12" ShapeID="_x0000_i1043" DrawAspect="Content" ObjectID="_1527786908" r:id="rId70"/>
        </w:object>
      </w:r>
    </w:p>
    <w:p w14:paraId="413AC19E" w14:textId="0FAD0B27" w:rsidR="00334916" w:rsidRDefault="00334916" w:rsidP="00334916">
      <w:pPr>
        <w:pStyle w:val="Caption"/>
        <w:jc w:val="center"/>
      </w:pPr>
      <w:bookmarkStart w:id="181" w:name="_Toc453684255"/>
      <w:bookmarkStart w:id="182" w:name="_Ref453346010"/>
      <w:bookmarkStart w:id="183" w:name="_Ref453957217"/>
      <w:bookmarkStart w:id="184" w:name="_Toc454030223"/>
      <w:r>
        <w:t xml:space="preserve">Figura </w:t>
      </w:r>
      <w:r>
        <w:fldChar w:fldCharType="begin"/>
      </w:r>
      <w:r>
        <w:instrText xml:space="preserve"> SEQ Figura \* ARABIC </w:instrText>
      </w:r>
      <w:r>
        <w:fldChar w:fldCharType="separate"/>
      </w:r>
      <w:r w:rsidR="00F41806">
        <w:rPr>
          <w:noProof/>
        </w:rPr>
        <w:t>12</w:t>
      </w:r>
      <w:bookmarkEnd w:id="181"/>
      <w:r>
        <w:fldChar w:fldCharType="end"/>
      </w:r>
      <w:bookmarkEnd w:id="182"/>
      <w:r w:rsidR="004C4DF2">
        <w:t>: Extracto del ficherogemeto-definitions-es.rdf</w:t>
      </w:r>
      <w:bookmarkEnd w:id="183"/>
      <w:bookmarkEnd w:id="184"/>
    </w:p>
    <w:bookmarkStart w:id="185" w:name="_MON_1527087833"/>
    <w:bookmarkEnd w:id="185"/>
    <w:p w14:paraId="776B87B4" w14:textId="01EC28AC" w:rsidR="00334916" w:rsidRDefault="004C4DF2" w:rsidP="00834FFF">
      <w:pPr>
        <w:keepNext/>
        <w:spacing w:after="0"/>
      </w:pPr>
      <w:r>
        <w:object w:dxaOrig="8504" w:dyaOrig="5908" w14:anchorId="13816054">
          <v:shape id="_x0000_i1044" type="#_x0000_t75" style="width:426pt;height:295pt" o:ole="">
            <v:imagedata r:id="rId71" o:title=""/>
          </v:shape>
          <o:OLEObject Type="Embed" ProgID="Word.OpenDocumentText.12" ShapeID="_x0000_i1044" DrawAspect="Content" ObjectID="_1527786909" r:id="rId72"/>
        </w:object>
      </w:r>
    </w:p>
    <w:p w14:paraId="7341FD06" w14:textId="1A6A357F" w:rsidR="00334916" w:rsidRDefault="00334916" w:rsidP="00334916">
      <w:pPr>
        <w:pStyle w:val="Caption"/>
        <w:jc w:val="center"/>
      </w:pPr>
      <w:bookmarkStart w:id="186" w:name="_Toc453684256"/>
      <w:bookmarkStart w:id="187" w:name="_Ref453346013"/>
      <w:bookmarkStart w:id="188" w:name="_Ref453957225"/>
      <w:bookmarkStart w:id="189" w:name="_Toc454030224"/>
      <w:r>
        <w:t xml:space="preserve">Figura </w:t>
      </w:r>
      <w:r>
        <w:fldChar w:fldCharType="begin"/>
      </w:r>
      <w:r>
        <w:instrText xml:space="preserve"> SEQ Figura \* ARABIC </w:instrText>
      </w:r>
      <w:r>
        <w:fldChar w:fldCharType="separate"/>
      </w:r>
      <w:r w:rsidR="00F41806">
        <w:rPr>
          <w:noProof/>
        </w:rPr>
        <w:t>13</w:t>
      </w:r>
      <w:bookmarkEnd w:id="186"/>
      <w:r>
        <w:fldChar w:fldCharType="end"/>
      </w:r>
      <w:bookmarkEnd w:id="187"/>
      <w:r w:rsidR="004C4DF2">
        <w:t>: Extracto del fichero gemet-groups-es.rdf</w:t>
      </w:r>
      <w:bookmarkEnd w:id="188"/>
      <w:bookmarkEnd w:id="189"/>
    </w:p>
    <w:p w14:paraId="328D4937" w14:textId="7BF90006" w:rsidR="001B4ADA" w:rsidRPr="001B4ADA" w:rsidRDefault="001B4ADA" w:rsidP="001B4ADA">
      <w:pPr>
        <w:pStyle w:val="Heading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0D1DD480" w:rsidR="0088308C" w:rsidRDefault="008544DF" w:rsidP="00EF5C01">
      <w:r>
        <w:t xml:space="preserve">En la </w:t>
      </w:r>
      <w:r w:rsidR="003B1C16">
        <w:fldChar w:fldCharType="begin"/>
      </w:r>
      <w:r w:rsidR="003B1C16">
        <w:instrText xml:space="preserve"> REF _Ref453957269 \h </w:instrText>
      </w:r>
      <w:r w:rsidR="003B1C16">
        <w:fldChar w:fldCharType="separate"/>
      </w:r>
      <w:r w:rsidR="00F41806">
        <w:t xml:space="preserve">Figura </w:t>
      </w:r>
      <w:r w:rsidR="00F41806">
        <w:rPr>
          <w:noProof/>
        </w:rPr>
        <w:t>14</w:t>
      </w:r>
      <w:r w:rsidR="00F41806">
        <w:t>: Consulta SPARQL</w:t>
      </w:r>
      <w:r w:rsidR="003B1C16">
        <w:fldChar w:fldCharType="end"/>
      </w:r>
      <w:r>
        <w:t xml:space="preserve"> se puede ver la consulta SPARQL que se realiza al tesauro.</w:t>
      </w:r>
    </w:p>
    <w:bookmarkStart w:id="190" w:name="_MON_1527156305"/>
    <w:bookmarkEnd w:id="190"/>
    <w:p w14:paraId="79BEA042" w14:textId="77777777" w:rsidR="008544DF" w:rsidRDefault="008544DF" w:rsidP="00834FFF">
      <w:pPr>
        <w:keepNext/>
      </w:pPr>
      <w:r>
        <w:object w:dxaOrig="8504" w:dyaOrig="2039" w14:anchorId="65593322">
          <v:shape id="_x0000_i1045" type="#_x0000_t75" style="width:426pt;height:102pt" o:ole="">
            <v:imagedata r:id="rId73" o:title=""/>
          </v:shape>
          <o:OLEObject Type="Embed" ProgID="Word.OpenDocumentText.12" ShapeID="_x0000_i1045" DrawAspect="Content" ObjectID="_1527786910" r:id="rId74"/>
        </w:object>
      </w:r>
    </w:p>
    <w:p w14:paraId="2117072E" w14:textId="2573E6C4" w:rsidR="009631D8" w:rsidRDefault="008544DF" w:rsidP="008544DF">
      <w:pPr>
        <w:pStyle w:val="Caption"/>
        <w:jc w:val="center"/>
      </w:pPr>
      <w:bookmarkStart w:id="191" w:name="_Toc453684257"/>
      <w:bookmarkStart w:id="192" w:name="_Ref453414612"/>
      <w:bookmarkStart w:id="193" w:name="_Ref453957269"/>
      <w:bookmarkStart w:id="194" w:name="_Toc454030225"/>
      <w:r>
        <w:t xml:space="preserve">Figura </w:t>
      </w:r>
      <w:r>
        <w:fldChar w:fldCharType="begin"/>
      </w:r>
      <w:r>
        <w:instrText xml:space="preserve"> SEQ Figura \* ARABIC </w:instrText>
      </w:r>
      <w:r>
        <w:fldChar w:fldCharType="separate"/>
      </w:r>
      <w:r w:rsidR="00F41806">
        <w:rPr>
          <w:noProof/>
        </w:rPr>
        <w:t>14</w:t>
      </w:r>
      <w:bookmarkEnd w:id="191"/>
      <w:r>
        <w:fldChar w:fldCharType="end"/>
      </w:r>
      <w:bookmarkEnd w:id="192"/>
      <w:r w:rsidR="004C4DF2">
        <w:t>: Consulta SPARQL</w:t>
      </w:r>
      <w:bookmarkEnd w:id="193"/>
      <w:bookmarkEnd w:id="194"/>
    </w:p>
    <w:p w14:paraId="0E52367E" w14:textId="77777777" w:rsidR="00DC17B9" w:rsidRDefault="00DC17B9" w:rsidP="00DC17B9">
      <w:pPr>
        <w:pStyle w:val="Heading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Heading2"/>
        <w:numPr>
          <w:ilvl w:val="1"/>
          <w:numId w:val="1"/>
        </w:numPr>
      </w:pPr>
      <w:bookmarkStart w:id="195" w:name="_Toc453002207"/>
      <w:bookmarkStart w:id="196" w:name="_Toc454029433"/>
      <w:r>
        <w:t>Modificaciones extra</w:t>
      </w:r>
      <w:bookmarkEnd w:id="195"/>
      <w:bookmarkEnd w:id="196"/>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4FCDB565" w:rsidR="009D1896" w:rsidRPr="000626F1" w:rsidRDefault="000626F1" w:rsidP="00A81868">
      <w:pPr>
        <w:pStyle w:val="ListBullet2"/>
        <w:spacing w:before="0"/>
        <w:ind w:left="641" w:hanging="357"/>
      </w:pPr>
      <w:r>
        <w:t xml:space="preserve">El fichero </w:t>
      </w:r>
      <w:r w:rsidRPr="00DB3A94">
        <w:t>robots.txt</w:t>
      </w:r>
      <w:r>
        <w:t xml:space="preserve"> no nos permitía acceder a algunos ficheros OGC. Ver</w:t>
      </w:r>
      <w:r w:rsidR="003B1C16">
        <w:t xml:space="preserve"> </w:t>
      </w:r>
      <w:r w:rsidR="003B1C16">
        <w:fldChar w:fldCharType="begin"/>
      </w:r>
      <w:r w:rsidR="003B1C16">
        <w:instrText xml:space="preserve"> REF _Ref453957308 \h </w:instrText>
      </w:r>
      <w:r w:rsidR="003B1C16">
        <w:fldChar w:fldCharType="separate"/>
      </w:r>
      <w:r w:rsidR="00F41806">
        <w:t xml:space="preserve">Figura </w:t>
      </w:r>
      <w:r w:rsidR="00F41806">
        <w:rPr>
          <w:noProof/>
        </w:rPr>
        <w:t>15</w:t>
      </w:r>
      <w:r w:rsidR="00F41806">
        <w:t>: Fichero robots.txt</w:t>
      </w:r>
      <w:r w:rsidR="003B1C16">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97" w:name="_MON_1527148988"/>
    <w:bookmarkEnd w:id="197"/>
    <w:p w14:paraId="732ECD96" w14:textId="6B4092E0" w:rsidR="00CF76C8" w:rsidRDefault="00096715" w:rsidP="00834FFF">
      <w:pPr>
        <w:keepNext/>
        <w:jc w:val="center"/>
      </w:pPr>
      <w:r>
        <w:object w:dxaOrig="8504" w:dyaOrig="1359" w14:anchorId="2A0B82AC">
          <v:shape id="_x0000_i1046" type="#_x0000_t75" style="width:469pt;height:74pt" o:ole="">
            <v:imagedata r:id="rId75" o:title=""/>
          </v:shape>
          <o:OLEObject Type="Embed" ProgID="Word.OpenDocumentText.12" ShapeID="_x0000_i1046" DrawAspect="Content" ObjectID="_1527786911" r:id="rId76"/>
        </w:object>
      </w:r>
    </w:p>
    <w:p w14:paraId="6591F56A" w14:textId="305447DE" w:rsidR="000465D2" w:rsidRDefault="00CF76C8" w:rsidP="00CF76C8">
      <w:pPr>
        <w:pStyle w:val="Caption"/>
        <w:jc w:val="center"/>
      </w:pPr>
      <w:bookmarkStart w:id="198" w:name="_Toc453684258"/>
      <w:bookmarkStart w:id="199" w:name="_Ref453407224"/>
      <w:bookmarkStart w:id="200" w:name="_Ref453957308"/>
      <w:bookmarkStart w:id="201" w:name="_Toc454030226"/>
      <w:r>
        <w:t xml:space="preserve">Figura </w:t>
      </w:r>
      <w:r>
        <w:fldChar w:fldCharType="begin"/>
      </w:r>
      <w:r>
        <w:instrText xml:space="preserve"> SEQ Figura \* ARABIC </w:instrText>
      </w:r>
      <w:r>
        <w:fldChar w:fldCharType="separate"/>
      </w:r>
      <w:r w:rsidR="00F41806">
        <w:rPr>
          <w:noProof/>
        </w:rPr>
        <w:t>15</w:t>
      </w:r>
      <w:bookmarkEnd w:id="198"/>
      <w:r>
        <w:fldChar w:fldCharType="end"/>
      </w:r>
      <w:bookmarkEnd w:id="199"/>
      <w:r w:rsidR="00F25BCC">
        <w:t>: Fichero robots.txt</w:t>
      </w:r>
      <w:bookmarkEnd w:id="200"/>
      <w:bookmarkEnd w:id="201"/>
    </w:p>
    <w:p w14:paraId="2B80E283" w14:textId="5807ACEC" w:rsidR="009D1896" w:rsidRPr="00DB3A94" w:rsidRDefault="007B6C2D" w:rsidP="00DB3A94">
      <w:pPr>
        <w:pStyle w:val="ListBullet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Bullet2"/>
        <w:rPr>
          <w:rFonts w:ascii="Helvetica" w:eastAsia="Times New Roman" w:hAnsi="Helvetica"/>
          <w:color w:val="333333"/>
          <w:lang w:val="es-ES" w:eastAsia="es-ES"/>
        </w:rPr>
      </w:pPr>
      <w:r w:rsidRPr="00DE033E">
        <w:rPr>
          <w:lang w:val="es-ES" w:eastAsia="es-ES"/>
        </w:rPr>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Heading4"/>
      </w:pPr>
      <w:r>
        <w:t>Acelerando la fase de fetch</w:t>
      </w:r>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lastRenderedPageBreak/>
        <w:t xml:space="preserve">No obstante, se han realizado modificaciones en la configuración base de Nutch para realizar la fase de </w:t>
      </w:r>
      <w:r w:rsidR="00CA5ACD">
        <w:rPr>
          <w:i/>
        </w:rPr>
        <w:t>fetch</w:t>
      </w:r>
      <w:r w:rsidR="00CA5ACD">
        <w:t xml:space="preserve"> con mayor velocidad. Para ello, se han realizado las siguientes modificaciones:</w:t>
      </w:r>
    </w:p>
    <w:p w14:paraId="59EB591A" w14:textId="31613D27" w:rsidR="00CA5ACD" w:rsidRDefault="002478C4" w:rsidP="002478C4">
      <w:pPr>
        <w:pStyle w:val="ListParagraph"/>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ListParagraph"/>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ListParagraph"/>
        <w:numPr>
          <w:ilvl w:val="0"/>
          <w:numId w:val="31"/>
        </w:numPr>
        <w:spacing w:before="100" w:beforeAutospacing="1"/>
      </w:pPr>
      <w:r>
        <w:t>Se ha aumentado la capacidad de las colas de los hilos.</w:t>
      </w:r>
    </w:p>
    <w:p w14:paraId="6AB8C7B0" w14:textId="77777777" w:rsidR="003A31B9" w:rsidRDefault="003A31B9" w:rsidP="00241409">
      <w:pPr>
        <w:pStyle w:val="Heading1"/>
        <w:numPr>
          <w:ilvl w:val="0"/>
          <w:numId w:val="1"/>
        </w:numPr>
      </w:pPr>
      <w:bookmarkStart w:id="202" w:name="_Toc451013013"/>
      <w:bookmarkStart w:id="203" w:name="_Toc453002208"/>
      <w:bookmarkStart w:id="204" w:name="_Toc454029434"/>
      <w:r>
        <w:lastRenderedPageBreak/>
        <w:t>Resultados</w:t>
      </w:r>
      <w:bookmarkEnd w:id="202"/>
      <w:bookmarkEnd w:id="203"/>
      <w:bookmarkEnd w:id="204"/>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Heading2"/>
        <w:numPr>
          <w:ilvl w:val="1"/>
          <w:numId w:val="1"/>
        </w:numPr>
      </w:pPr>
      <w:bookmarkStart w:id="205" w:name="_Toc454029435"/>
      <w:r>
        <w:t>Ejemplo de ejecución</w:t>
      </w:r>
      <w:bookmarkEnd w:id="205"/>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77" w:history="1">
        <w:r w:rsidR="00011D83" w:rsidRPr="00011D83">
          <w:rPr>
            <w:rStyle w:val="Hyperlink"/>
          </w:rPr>
          <w:t>http://www.idee.es</w:t>
        </w:r>
        <w:r w:rsidR="00011D83" w:rsidRPr="003F4470">
          <w:rPr>
            <w:rStyle w:val="Hyperlink"/>
          </w:rPr>
          <w:t>)</w:t>
        </w:r>
      </w:hyperlink>
      <w:r w:rsidR="00C311E3">
        <w:t>.</w:t>
      </w:r>
      <w:r w:rsidR="00011D83">
        <w:t xml:space="preserve"> </w:t>
      </w:r>
      <w:r w:rsidR="00C311E3">
        <w:t>Se inició GeoCrawler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12937404" w:rsidR="00BB4D3C" w:rsidRDefault="00BB4D3C" w:rsidP="002E616A">
      <w:r>
        <w:t xml:space="preserve">En </w:t>
      </w:r>
      <w:r w:rsidR="003C6997">
        <w:t xml:space="preserve">la figura inferior </w:t>
      </w:r>
      <w:r>
        <w:t>se puede ver una captura de la carpeta de salida de GeoCrawler con la cantidad de elementos recuperados.</w:t>
      </w:r>
    </w:p>
    <w:p w14:paraId="10F3B4A7" w14:textId="77777777" w:rsidR="00E92A92" w:rsidRDefault="00011D83" w:rsidP="00096715">
      <w:pPr>
        <w:keepNext/>
        <w:jc w:val="left"/>
      </w:pPr>
      <w:r w:rsidRPr="00096715">
        <w:rPr>
          <w:noProof/>
          <w:bdr w:val="single" w:sz="12" w:space="0" w:color="auto"/>
          <w:lang w:val="en-US" w:eastAsia="en-US"/>
        </w:rPr>
        <w:drawing>
          <wp:inline distT="0" distB="0" distL="0" distR="0" wp14:anchorId="3161EEEF" wp14:editId="1634B7F1">
            <wp:extent cx="5143500" cy="3472180"/>
            <wp:effectExtent l="0" t="0" r="0" b="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78">
                      <a:extLst>
                        <a:ext uri="{28A0092B-C50C-407E-A947-70E740481C1C}">
                          <a14:useLocalDpi xmlns:a14="http://schemas.microsoft.com/office/drawing/2010/main" val="0"/>
                        </a:ext>
                      </a:extLst>
                    </a:blip>
                    <a:stretch>
                      <a:fillRect/>
                    </a:stretch>
                  </pic:blipFill>
                  <pic:spPr>
                    <a:xfrm>
                      <a:off x="0" y="0"/>
                      <a:ext cx="5144014" cy="3472527"/>
                    </a:xfrm>
                    <a:prstGeom prst="rect">
                      <a:avLst/>
                    </a:prstGeom>
                  </pic:spPr>
                </pic:pic>
              </a:graphicData>
            </a:graphic>
          </wp:inline>
        </w:drawing>
      </w:r>
    </w:p>
    <w:p w14:paraId="7C61765D" w14:textId="038F5FEE" w:rsidR="00011D83" w:rsidRDefault="00E92A92" w:rsidP="00E92A92">
      <w:pPr>
        <w:pStyle w:val="Caption"/>
      </w:pPr>
      <w:bookmarkStart w:id="206" w:name="_Toc454030227"/>
      <w:r>
        <w:t xml:space="preserve">Figura </w:t>
      </w:r>
      <w:r>
        <w:fldChar w:fldCharType="begin"/>
      </w:r>
      <w:r>
        <w:instrText xml:space="preserve"> SEQ Figura \* ARABIC </w:instrText>
      </w:r>
      <w:r>
        <w:fldChar w:fldCharType="separate"/>
      </w:r>
      <w:r w:rsidR="00F41806">
        <w:rPr>
          <w:noProof/>
        </w:rPr>
        <w:t>16</w:t>
      </w:r>
      <w:r>
        <w:fldChar w:fldCharType="end"/>
      </w:r>
      <w:r>
        <w:t>: Carpeta con los ficheros recopilados</w:t>
      </w:r>
      <w:bookmarkEnd w:id="206"/>
    </w:p>
    <w:p w14:paraId="6112711B" w14:textId="6B1078BB" w:rsidR="00BB4D3C" w:rsidRDefault="00BB4D3C" w:rsidP="002E616A"/>
    <w:p w14:paraId="00ED9C9D" w14:textId="6F3029CF" w:rsidR="003A31B9" w:rsidRDefault="0038627D" w:rsidP="003A31B9">
      <w:pPr>
        <w:pStyle w:val="Heading2"/>
        <w:numPr>
          <w:ilvl w:val="1"/>
          <w:numId w:val="1"/>
        </w:numPr>
      </w:pPr>
      <w:bookmarkStart w:id="207" w:name="_Toc454029436"/>
      <w:r>
        <w:lastRenderedPageBreak/>
        <w:t>Problemas encontrados</w:t>
      </w:r>
      <w:bookmarkEnd w:id="207"/>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03CABF49"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F41806">
        <w:t xml:space="preserve">Figura </w:t>
      </w:r>
      <w:r w:rsidR="00F41806">
        <w:rPr>
          <w:noProof/>
        </w:rPr>
        <w:t>17</w:t>
      </w:r>
      <w:r>
        <w:fldChar w:fldCharType="end"/>
      </w:r>
      <w:r>
        <w:t xml:space="preserve">, </w:t>
      </w:r>
      <w:r>
        <w:fldChar w:fldCharType="begin"/>
      </w:r>
      <w:r>
        <w:instrText xml:space="preserve"> REF _Ref453669946 \h </w:instrText>
      </w:r>
      <w:r>
        <w:fldChar w:fldCharType="separate"/>
      </w:r>
      <w:r w:rsidR="00F41806">
        <w:t xml:space="preserve">Figura </w:t>
      </w:r>
      <w:r w:rsidR="00F41806">
        <w:rPr>
          <w:noProof/>
        </w:rPr>
        <w:t>19</w:t>
      </w:r>
      <w:r>
        <w:fldChar w:fldCharType="end"/>
      </w:r>
      <w:r>
        <w:t xml:space="preserve">) o errores en el DNS (ver </w:t>
      </w:r>
      <w:r>
        <w:fldChar w:fldCharType="begin"/>
      </w:r>
      <w:r>
        <w:instrText xml:space="preserve"> REF _Ref453669970 \h </w:instrText>
      </w:r>
      <w:r>
        <w:fldChar w:fldCharType="separate"/>
      </w:r>
      <w:r w:rsidR="00F41806">
        <w:t xml:space="preserve">Figura </w:t>
      </w:r>
      <w:r w:rsidR="00F41806">
        <w:rPr>
          <w:noProof/>
        </w:rPr>
        <w:t>18</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sidRPr="00096715">
        <w:rPr>
          <w:noProof/>
          <w:bdr w:val="single" w:sz="12" w:space="0" w:color="auto"/>
          <w:lang w:val="en-US" w:eastAsia="en-US"/>
        </w:rPr>
        <w:drawing>
          <wp:inline distT="0" distB="0" distL="0" distR="0" wp14:anchorId="72044DE6" wp14:editId="5B935571">
            <wp:extent cx="4333875" cy="1781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79">
                      <a:extLst>
                        <a:ext uri="{28A0092B-C50C-407E-A947-70E740481C1C}">
                          <a14:useLocalDpi xmlns:a14="http://schemas.microsoft.com/office/drawing/2010/main" val="0"/>
                        </a:ext>
                      </a:extLst>
                    </a:blip>
                    <a:stretch>
                      <a:fillRect/>
                    </a:stretch>
                  </pic:blipFill>
                  <pic:spPr>
                    <a:xfrm>
                      <a:off x="0" y="0"/>
                      <a:ext cx="4334481" cy="1781424"/>
                    </a:xfrm>
                    <a:prstGeom prst="rect">
                      <a:avLst/>
                    </a:prstGeom>
                  </pic:spPr>
                </pic:pic>
              </a:graphicData>
            </a:graphic>
          </wp:inline>
        </w:drawing>
      </w:r>
    </w:p>
    <w:p w14:paraId="17D25FCD" w14:textId="0EF5C09B" w:rsidR="00B85C76" w:rsidRDefault="00B85C76" w:rsidP="00B85C76">
      <w:pPr>
        <w:pStyle w:val="Caption"/>
        <w:jc w:val="center"/>
      </w:pPr>
      <w:bookmarkStart w:id="208" w:name="_Toc453684260"/>
      <w:bookmarkStart w:id="209" w:name="_Ref453669938"/>
      <w:bookmarkStart w:id="210" w:name="_Toc454030228"/>
      <w:r>
        <w:t xml:space="preserve">Figura </w:t>
      </w:r>
      <w:r>
        <w:fldChar w:fldCharType="begin"/>
      </w:r>
      <w:r>
        <w:instrText xml:space="preserve"> SEQ Figura \* ARABIC </w:instrText>
      </w:r>
      <w:r>
        <w:fldChar w:fldCharType="separate"/>
      </w:r>
      <w:r w:rsidR="00F41806">
        <w:rPr>
          <w:noProof/>
        </w:rPr>
        <w:t>17</w:t>
      </w:r>
      <w:bookmarkEnd w:id="208"/>
      <w:r>
        <w:fldChar w:fldCharType="end"/>
      </w:r>
      <w:bookmarkEnd w:id="209"/>
      <w:r w:rsidR="00E92A92">
        <w:t>: Ejemplo de error 404</w:t>
      </w:r>
      <w:bookmarkEnd w:id="210"/>
    </w:p>
    <w:p w14:paraId="7D688E20" w14:textId="77777777" w:rsidR="00B85C76" w:rsidRDefault="00B85C76" w:rsidP="00B85C76">
      <w:pPr>
        <w:keepNext/>
        <w:spacing w:after="0"/>
        <w:jc w:val="center"/>
      </w:pPr>
      <w:r w:rsidRPr="00096715">
        <w:rPr>
          <w:noProof/>
          <w:bdr w:val="single" w:sz="12" w:space="0" w:color="auto"/>
          <w:lang w:val="en-US" w:eastAsia="en-US"/>
        </w:rPr>
        <w:drawing>
          <wp:inline distT="0" distB="0" distL="0" distR="0" wp14:anchorId="546562F5" wp14:editId="568EDF5F">
            <wp:extent cx="5229225" cy="26365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0">
                      <a:extLst>
                        <a:ext uri="{28A0092B-C50C-407E-A947-70E740481C1C}">
                          <a14:useLocalDpi xmlns:a14="http://schemas.microsoft.com/office/drawing/2010/main" val="0"/>
                        </a:ext>
                      </a:extLst>
                    </a:blip>
                    <a:stretch>
                      <a:fillRect/>
                    </a:stretch>
                  </pic:blipFill>
                  <pic:spPr>
                    <a:xfrm>
                      <a:off x="0" y="0"/>
                      <a:ext cx="5229225" cy="2636520"/>
                    </a:xfrm>
                    <a:prstGeom prst="rect">
                      <a:avLst/>
                    </a:prstGeom>
                  </pic:spPr>
                </pic:pic>
              </a:graphicData>
            </a:graphic>
          </wp:inline>
        </w:drawing>
      </w:r>
    </w:p>
    <w:p w14:paraId="2F214C8D" w14:textId="62C59A07" w:rsidR="00B85C76" w:rsidRDefault="00B85C76" w:rsidP="00B85C76">
      <w:pPr>
        <w:pStyle w:val="Caption"/>
        <w:jc w:val="center"/>
      </w:pPr>
      <w:bookmarkStart w:id="211" w:name="_Toc453684261"/>
      <w:bookmarkStart w:id="212" w:name="_Ref453669970"/>
      <w:bookmarkStart w:id="213" w:name="_Toc454030229"/>
      <w:r>
        <w:t xml:space="preserve">Figura </w:t>
      </w:r>
      <w:r>
        <w:fldChar w:fldCharType="begin"/>
      </w:r>
      <w:r>
        <w:instrText xml:space="preserve"> SEQ Figura \* ARABIC </w:instrText>
      </w:r>
      <w:r>
        <w:fldChar w:fldCharType="separate"/>
      </w:r>
      <w:r w:rsidR="00F41806">
        <w:rPr>
          <w:noProof/>
        </w:rPr>
        <w:t>18</w:t>
      </w:r>
      <w:bookmarkEnd w:id="211"/>
      <w:r>
        <w:fldChar w:fldCharType="end"/>
      </w:r>
      <w:bookmarkEnd w:id="212"/>
      <w:r w:rsidR="00E92A92">
        <w:t>: Ejemplo de sitio inaccesible</w:t>
      </w:r>
      <w:bookmarkEnd w:id="213"/>
    </w:p>
    <w:p w14:paraId="0892C3FF" w14:textId="77777777" w:rsidR="00B85C76" w:rsidRDefault="00B85C76" w:rsidP="00B85C76">
      <w:pPr>
        <w:keepNext/>
        <w:spacing w:after="0"/>
        <w:jc w:val="center"/>
      </w:pPr>
      <w:r w:rsidRPr="00096715">
        <w:rPr>
          <w:noProof/>
          <w:bdr w:val="single" w:sz="12" w:space="0" w:color="auto"/>
          <w:lang w:val="en-US" w:eastAsia="en-US"/>
        </w:rPr>
        <w:lastRenderedPageBreak/>
        <w:drawing>
          <wp:inline distT="0" distB="0" distL="0" distR="0" wp14:anchorId="683D5239" wp14:editId="77742E4E">
            <wp:extent cx="5000625" cy="1668145"/>
            <wp:effectExtent l="0" t="0" r="952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1">
                      <a:extLst>
                        <a:ext uri="{28A0092B-C50C-407E-A947-70E740481C1C}">
                          <a14:useLocalDpi xmlns:a14="http://schemas.microsoft.com/office/drawing/2010/main" val="0"/>
                        </a:ext>
                      </a:extLst>
                    </a:blip>
                    <a:srcRect b="25460"/>
                    <a:stretch/>
                  </pic:blipFill>
                  <pic:spPr bwMode="auto">
                    <a:xfrm>
                      <a:off x="0" y="0"/>
                      <a:ext cx="5002337"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46CE8B43" w:rsidR="00B85C76" w:rsidRPr="00B85C76" w:rsidRDefault="00B85C76" w:rsidP="00B85C76">
      <w:pPr>
        <w:pStyle w:val="Caption"/>
        <w:jc w:val="center"/>
      </w:pPr>
      <w:bookmarkStart w:id="214" w:name="_Toc453684262"/>
      <w:bookmarkStart w:id="215" w:name="_Ref453669946"/>
      <w:bookmarkStart w:id="216" w:name="_Toc454030230"/>
      <w:r>
        <w:t xml:space="preserve">Figura </w:t>
      </w:r>
      <w:r>
        <w:fldChar w:fldCharType="begin"/>
      </w:r>
      <w:r>
        <w:instrText xml:space="preserve"> SEQ Figura \* ARABIC </w:instrText>
      </w:r>
      <w:r>
        <w:fldChar w:fldCharType="separate"/>
      </w:r>
      <w:r w:rsidR="00F41806">
        <w:rPr>
          <w:noProof/>
        </w:rPr>
        <w:t>19</w:t>
      </w:r>
      <w:bookmarkEnd w:id="214"/>
      <w:r>
        <w:fldChar w:fldCharType="end"/>
      </w:r>
      <w:bookmarkEnd w:id="215"/>
      <w:r w:rsidR="00E92A92">
        <w:t>: Ejemplo de error 400</w:t>
      </w:r>
      <w:bookmarkEnd w:id="216"/>
    </w:p>
    <w:p w14:paraId="369DF5CC" w14:textId="2976D0B7" w:rsidR="003A31B9" w:rsidRDefault="00B84DE7" w:rsidP="003A31B9">
      <w:pPr>
        <w:pStyle w:val="Heading1"/>
        <w:numPr>
          <w:ilvl w:val="0"/>
          <w:numId w:val="1"/>
        </w:numPr>
      </w:pPr>
      <w:bookmarkStart w:id="217" w:name="_Toc451013014"/>
      <w:bookmarkStart w:id="218" w:name="_Toc453002209"/>
      <w:bookmarkStart w:id="219" w:name="_Toc454029437"/>
      <w:r>
        <w:lastRenderedPageBreak/>
        <w:t>Conclusiones y f</w:t>
      </w:r>
      <w:r w:rsidR="003A31B9">
        <w:t>uturo</w:t>
      </w:r>
      <w:bookmarkEnd w:id="217"/>
      <w:bookmarkEnd w:id="218"/>
      <w:bookmarkEnd w:id="219"/>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0C41D360" w14:textId="1C371090" w:rsidR="008E24FD" w:rsidRDefault="008E24FD" w:rsidP="00A60FD9">
      <w:r>
        <w:t xml:space="preserve">Han sido utilizadas alrededor de </w:t>
      </w:r>
      <w:r w:rsidR="007219CF">
        <w:t>300</w:t>
      </w:r>
      <w:r>
        <w:t xml:space="preserve"> horas para completar este trabajo. Se puede ver la información detallada en el </w:t>
      </w:r>
      <w:r>
        <w:fldChar w:fldCharType="begin"/>
      </w:r>
      <w:r>
        <w:instrText xml:space="preserve"> REF _Ref453957849 \h </w:instrText>
      </w:r>
      <w:r>
        <w:fldChar w:fldCharType="separate"/>
      </w:r>
      <w:r w:rsidR="00F41806">
        <w:t>Anexo E – Cronograma</w:t>
      </w:r>
      <w:r>
        <w:fldChar w:fldCharType="end"/>
      </w:r>
      <w:r>
        <w:t>.</w:t>
      </w:r>
    </w:p>
    <w:p w14:paraId="5948AD7D" w14:textId="39C7A945" w:rsidR="00B55DA4" w:rsidRDefault="00B55DA4" w:rsidP="00B55DA4">
      <w:pPr>
        <w:pStyle w:val="Heading2"/>
        <w:numPr>
          <w:ilvl w:val="1"/>
          <w:numId w:val="1"/>
        </w:numPr>
      </w:pPr>
      <w:bookmarkStart w:id="220" w:name="_Toc454029438"/>
      <w:r>
        <w:t>Conclusión personal</w:t>
      </w:r>
      <w:bookmarkEnd w:id="220"/>
    </w:p>
    <w:p w14:paraId="3BB59562" w14:textId="5EA68CD6" w:rsidR="00B55DA4" w:rsidRDefault="00B55DA4" w:rsidP="00B55DA4">
      <w:r>
        <w:t>Gracias a este trabajo he aprendido a gestionar mejor mi tiempo, una tarea que es clave para el futuro laboral. He aprendido a utilizar herramientas que anteriormente no conocía, de lo cual me siento muy satisfecho.</w:t>
      </w:r>
    </w:p>
    <w:p w14:paraId="61B3BC74" w14:textId="78E762E3" w:rsidR="00B55DA4" w:rsidRPr="00E82347" w:rsidRDefault="00B55DA4" w:rsidP="00B55DA4">
      <w:r>
        <w:t xml:space="preserve">Este proyecto me ha permitido profundizar en disciplinas que ya había visto pero que no había usado mucho tiempo en ampliar mis conocimientos sobre ellas. He conseguido profundizar en mis conocimientos </w:t>
      </w:r>
      <w:r w:rsidR="00E82347">
        <w:t>sobre</w:t>
      </w:r>
      <w:r>
        <w:t xml:space="preserve"> la recuperación de </w:t>
      </w:r>
      <w:r w:rsidR="00E82347">
        <w:t>información,</w:t>
      </w:r>
      <w:r>
        <w:t xml:space="preserve"> sobre todo. Además, </w:t>
      </w:r>
      <w:r w:rsidR="00E82347">
        <w:t xml:space="preserve">el conocimiento relacionado con los </w:t>
      </w:r>
      <w:r w:rsidR="00E82347">
        <w:rPr>
          <w:i/>
        </w:rPr>
        <w:t>crawlers</w:t>
      </w:r>
      <w:r w:rsidR="00E82347">
        <w:t xml:space="preserve"> es de una gran importancia hoy en día con la cantidad de información que es publicada en la web.</w:t>
      </w:r>
    </w:p>
    <w:p w14:paraId="06A6EDC9" w14:textId="1B642ED0" w:rsidR="00E82347" w:rsidRPr="00B55DA4" w:rsidRDefault="00E82347" w:rsidP="00B55DA4">
      <w:r>
        <w:t xml:space="preserve">He aprendido a realizar un trabajo basado en iteraciones cortas de dos semanas. Este tipo de organización no la había puesto en práctica hasta ahora. Este tipo de metodología te ayuda a llevar una visión más global sobre el proyecto en el que se </w:t>
      </w:r>
      <w:r w:rsidR="001B1786">
        <w:t>está</w:t>
      </w:r>
      <w:r>
        <w:t xml:space="preserve"> trabajando.</w:t>
      </w:r>
    </w:p>
    <w:p w14:paraId="75FCF862" w14:textId="75A04512" w:rsidR="00C8497C" w:rsidRDefault="00C8497C" w:rsidP="00C8497C">
      <w:pPr>
        <w:pStyle w:val="Heading2"/>
        <w:numPr>
          <w:ilvl w:val="1"/>
          <w:numId w:val="1"/>
        </w:numPr>
      </w:pPr>
      <w:bookmarkStart w:id="221" w:name="_Toc454029439"/>
      <w:r>
        <w:t>Conclusiones sobre el trabajo</w:t>
      </w:r>
      <w:bookmarkEnd w:id="221"/>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ListParagraph"/>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ListParagraph"/>
        <w:numPr>
          <w:ilvl w:val="0"/>
          <w:numId w:val="34"/>
        </w:numPr>
        <w:rPr>
          <w:lang w:val="es-ES"/>
        </w:rPr>
      </w:pPr>
      <w:r w:rsidRPr="00406D1D">
        <w:rPr>
          <w:lang w:val="es-ES"/>
        </w:rPr>
        <w:t>El uso de elementos alternativos para comprobar la importancia de una página web ha sido muy útil a la hora de acelerar GeoCrawler.</w:t>
      </w:r>
    </w:p>
    <w:p w14:paraId="2566332F" w14:textId="1695B806" w:rsidR="00A22DD8" w:rsidRPr="00406D1D" w:rsidRDefault="00A22DD8" w:rsidP="00BD078F">
      <w:pPr>
        <w:pStyle w:val="ListParagraph"/>
        <w:numPr>
          <w:ilvl w:val="0"/>
          <w:numId w:val="34"/>
        </w:numPr>
        <w:rPr>
          <w:lang w:val="es-ES"/>
        </w:rPr>
      </w:pPr>
      <w:r>
        <w:rPr>
          <w:lang w:val="es-ES"/>
        </w:rPr>
        <w:t xml:space="preserve">Shark-Search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Heading2"/>
        <w:numPr>
          <w:ilvl w:val="1"/>
          <w:numId w:val="1"/>
        </w:numPr>
      </w:pPr>
      <w:bookmarkStart w:id="222" w:name="_Toc454029440"/>
      <w:r>
        <w:lastRenderedPageBreak/>
        <w:t>Mejoras futuras</w:t>
      </w:r>
      <w:bookmarkEnd w:id="222"/>
    </w:p>
    <w:p w14:paraId="49E59579" w14:textId="07B03F0D" w:rsidR="00A60FD9" w:rsidRDefault="00A60FD9" w:rsidP="00A60FD9">
      <w:r>
        <w:t>GeoCrawler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ListParagraph"/>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ListParagraph"/>
        <w:numPr>
          <w:ilvl w:val="0"/>
          <w:numId w:val="32"/>
        </w:numPr>
      </w:pPr>
      <w:r>
        <w:t xml:space="preserve">Mejora del comportamiento de expansión del </w:t>
      </w:r>
      <w:r>
        <w:rPr>
          <w:i/>
        </w:rPr>
        <w:t>crawler</w:t>
      </w:r>
      <w:r>
        <w:t>.</w:t>
      </w:r>
    </w:p>
    <w:p w14:paraId="07905C2C" w14:textId="36A2E344" w:rsidR="008E674E" w:rsidRDefault="008E674E" w:rsidP="006E4540">
      <w:pPr>
        <w:pStyle w:val="ListParagraph"/>
        <w:numPr>
          <w:ilvl w:val="0"/>
          <w:numId w:val="32"/>
        </w:numPr>
      </w:pPr>
      <w:r>
        <w:t xml:space="preserve">Mejorar el sistema de </w:t>
      </w:r>
      <w:r>
        <w:rPr>
          <w:i/>
        </w:rPr>
        <w:t>score</w:t>
      </w:r>
      <w:r>
        <w:t>.</w:t>
      </w:r>
    </w:p>
    <w:p w14:paraId="21F572DC" w14:textId="74EE2FC9" w:rsidR="008E674E" w:rsidRDefault="008E674E" w:rsidP="006E4540">
      <w:pPr>
        <w:pStyle w:val="ListParagraph"/>
        <w:numPr>
          <w:ilvl w:val="0"/>
          <w:numId w:val="32"/>
        </w:numPr>
      </w:pPr>
      <w:r>
        <w:t>Mejorar algoritmo de búsqueda.</w:t>
      </w:r>
    </w:p>
    <w:p w14:paraId="1918242F" w14:textId="454FEA84" w:rsidR="00406D1D" w:rsidRPr="006E4540" w:rsidRDefault="008E674E" w:rsidP="00406D1D">
      <w:pPr>
        <w:pStyle w:val="ListParagraph"/>
        <w:numPr>
          <w:ilvl w:val="0"/>
          <w:numId w:val="32"/>
        </w:numPr>
      </w:pPr>
      <w:r>
        <w:t>Inferir nuevas URLs a partir de algunas ya conocidas.</w:t>
      </w:r>
    </w:p>
    <w:p w14:paraId="07D9C9BD" w14:textId="77777777" w:rsidR="008F48F3" w:rsidRPr="00F024EF" w:rsidRDefault="00F024EF" w:rsidP="00F024EF">
      <w:pPr>
        <w:pStyle w:val="Heading1"/>
        <w:numPr>
          <w:ilvl w:val="0"/>
          <w:numId w:val="1"/>
        </w:numPr>
      </w:pPr>
      <w:bookmarkStart w:id="223" w:name="_Toc454029441"/>
      <w:commentRangeStart w:id="224"/>
      <w:r>
        <w:lastRenderedPageBreak/>
        <w:t>Bibliografía</w:t>
      </w:r>
      <w:bookmarkEnd w:id="223"/>
      <w:commentRangeEnd w:id="224"/>
      <w:r w:rsidR="00B464BD">
        <w:rPr>
          <w:rStyle w:val="CommentReference"/>
          <w:rFonts w:eastAsia="MS Mincho"/>
          <w:b w:val="0"/>
          <w:bCs w:val="0"/>
          <w:color w:val="auto"/>
          <w:kern w:val="0"/>
        </w:rPr>
        <w:commentReference w:id="224"/>
      </w:r>
    </w:p>
    <w:p w14:paraId="512D9849" w14:textId="02D11090" w:rsidR="003F0F51" w:rsidRPr="00F42D86" w:rsidRDefault="001F3D68" w:rsidP="003F0F51">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3F0F51" w:rsidRPr="00F42D86">
        <w:rPr>
          <w:noProof/>
          <w:lang w:val="en-US"/>
        </w:rPr>
        <w:t>[1]</w:t>
      </w:r>
      <w:r w:rsidR="003F0F51" w:rsidRPr="00F42D86">
        <w:rPr>
          <w:noProof/>
          <w:lang w:val="en-US"/>
        </w:rPr>
        <w:tab/>
        <w:t>I. G. Dorado, “Focused Crawling: algorithm survey and new approaches with a manual analysis,” 2008.</w:t>
      </w:r>
    </w:p>
    <w:p w14:paraId="5D38055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[2]</w:t>
      </w:r>
      <w:r w:rsidRPr="00F42D86">
        <w:rPr>
          <w:noProof/>
          <w:lang w:val="en-US"/>
        </w:rPr>
        <w:tab/>
        <w:t>B. Novak, “A SURVEY OF FOCUSED WEB CRAWLING ALGORITHMS.”</w:t>
      </w:r>
    </w:p>
    <w:p w14:paraId="49324FEC"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[3]</w:t>
      </w:r>
      <w:r w:rsidRPr="00F42D86">
        <w:rPr>
          <w:noProof/>
          <w:lang w:val="en-US"/>
        </w:rPr>
        <w:tab/>
        <w:t>Wikipedia, “Web Crawler.”</w:t>
      </w:r>
    </w:p>
    <w:p w14:paraId="2A30DEB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[4]</w:t>
      </w:r>
      <w:r w:rsidRPr="00F42D86">
        <w:rPr>
          <w:noProof/>
          <w:lang w:val="en-US"/>
        </w:rPr>
        <w:tab/>
        <w:t>Google, “Google Guides robots.txt.”</w:t>
      </w:r>
    </w:p>
    <w:p w14:paraId="2FDDAF82"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[5]</w:t>
      </w:r>
      <w:r w:rsidRPr="00F42D86">
        <w:rPr>
          <w:noProof/>
          <w:lang w:val="en-US"/>
        </w:rPr>
        <w:tab/>
        <w:t>M. Koster, “Internet draft: A Method for Web Robots Control,” 1996.</w:t>
      </w:r>
    </w:p>
    <w:p w14:paraId="66A2E69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[6]</w:t>
      </w:r>
      <w:r w:rsidRPr="00F42D86">
        <w:rPr>
          <w:noProof/>
          <w:lang w:val="en-US"/>
        </w:rPr>
        <w:tab/>
        <w:t>“Robots.txt About.”</w:t>
      </w:r>
    </w:p>
    <w:p w14:paraId="1274287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[7]</w:t>
      </w:r>
      <w:r w:rsidRPr="00F42D86">
        <w:rPr>
          <w:noProof/>
          <w:lang w:val="en-US"/>
        </w:rPr>
        <w:tab/>
        <w:t>S. Conner, “An Extended Standard for Robot Exclusion.”</w:t>
      </w:r>
    </w:p>
    <w:p w14:paraId="0D400969" w14:textId="77777777" w:rsidR="003F0F51" w:rsidRPr="003F0F51" w:rsidRDefault="003F0F51" w:rsidP="003F0F51">
      <w:pPr>
        <w:widowControl w:val="0"/>
        <w:autoSpaceDE w:val="0"/>
        <w:autoSpaceDN w:val="0"/>
        <w:adjustRightInd w:val="0"/>
        <w:ind w:left="640" w:hanging="640"/>
        <w:rPr>
          <w:noProof/>
        </w:rPr>
      </w:pPr>
      <w:r w:rsidRPr="003F0F51">
        <w:rPr>
          <w:noProof/>
        </w:rPr>
        <w:t>[8]</w:t>
      </w:r>
      <w:r w:rsidRPr="003F0F51">
        <w:rPr>
          <w:noProof/>
        </w:rPr>
        <w:tab/>
        <w:t>Wikipedia, “Apache Nutch.”</w:t>
      </w:r>
    </w:p>
    <w:p w14:paraId="6CB5C7E0" w14:textId="77777777" w:rsidR="003F0F51" w:rsidRPr="003F0F51" w:rsidRDefault="003F0F51" w:rsidP="003F0F51">
      <w:pPr>
        <w:widowControl w:val="0"/>
        <w:autoSpaceDE w:val="0"/>
        <w:autoSpaceDN w:val="0"/>
        <w:adjustRightInd w:val="0"/>
        <w:ind w:left="640" w:hanging="640"/>
        <w:rPr>
          <w:noProof/>
        </w:rPr>
      </w:pPr>
      <w:r w:rsidRPr="003F0F51">
        <w:rPr>
          <w:noProof/>
        </w:rPr>
        <w:t>[9]</w:t>
      </w:r>
      <w:r w:rsidRPr="003F0F51">
        <w:rPr>
          <w:noProof/>
        </w:rPr>
        <w:tab/>
        <w:t>Wikipedia, “MapReduce.”</w:t>
      </w:r>
    </w:p>
    <w:p w14:paraId="14C1C833"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[10]</w:t>
      </w:r>
      <w:r w:rsidRPr="00F42D86">
        <w:rPr>
          <w:noProof/>
          <w:lang w:val="en-US"/>
        </w:rPr>
        <w:tab/>
        <w:t>A. Foundation, “Apache Ant User Manual.”</w:t>
      </w:r>
    </w:p>
    <w:p w14:paraId="692A0EB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[11]</w:t>
      </w:r>
      <w:r w:rsidRPr="00F42D86">
        <w:rPr>
          <w:noProof/>
          <w:lang w:val="en-US"/>
        </w:rPr>
        <w:tab/>
        <w:t>Apache Foundation, “Apache Ivy Documentation.”</w:t>
      </w:r>
    </w:p>
    <w:p w14:paraId="0D825EB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[12]</w:t>
      </w:r>
      <w:r w:rsidRPr="00F42D86">
        <w:rPr>
          <w:noProof/>
          <w:lang w:val="en-US"/>
        </w:rPr>
        <w:tab/>
        <w:t>M. J. Michael Hersovici, D. P. Yoelle S. Maarek, and S. U. Menachem Shtalhaim, “THE SHARK-SEARCH ALGORITHM AN APPLICATION: TAILORED WEB SITE MAPPING.”</w:t>
      </w:r>
    </w:p>
    <w:p w14:paraId="5D775D3A"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[13]</w:t>
      </w:r>
      <w:r w:rsidRPr="00F42D86">
        <w:rPr>
          <w:noProof/>
          <w:lang w:val="en-US"/>
        </w:rPr>
        <w:tab/>
        <w:t xml:space="preserve">P. Schut, “Open Geospatial Consortium Inc . Corrigendum for OpenGIS Implementation Standard,” </w:t>
      </w:r>
      <w:r w:rsidRPr="00F42D86">
        <w:rPr>
          <w:i/>
          <w:iCs/>
          <w:noProof/>
          <w:lang w:val="en-US"/>
        </w:rPr>
        <w:t>Processing</w:t>
      </w:r>
      <w:r w:rsidRPr="00F42D86">
        <w:rPr>
          <w:noProof/>
          <w:lang w:val="en-US"/>
        </w:rPr>
        <w:t>, 2009.</w:t>
      </w:r>
    </w:p>
    <w:p w14:paraId="47406B5D" w14:textId="77777777" w:rsidR="003F0F51" w:rsidRPr="003F0F51" w:rsidRDefault="003F0F51" w:rsidP="003F0F51">
      <w:pPr>
        <w:widowControl w:val="0"/>
        <w:autoSpaceDE w:val="0"/>
        <w:autoSpaceDN w:val="0"/>
        <w:adjustRightInd w:val="0"/>
        <w:ind w:left="640" w:hanging="640"/>
        <w:rPr>
          <w:noProof/>
        </w:rPr>
      </w:pPr>
      <w:r w:rsidRPr="003F0F51">
        <w:rPr>
          <w:noProof/>
        </w:rPr>
        <w:t>[14]</w:t>
      </w:r>
      <w:r w:rsidRPr="003F0F51">
        <w:rPr>
          <w:noProof/>
        </w:rPr>
        <w:tab/>
        <w:t>Universidad Politecnica de Madrid, “Servicio de transformación de coordenadas (WCTS).”</w:t>
      </w:r>
    </w:p>
    <w:p w14:paraId="0D639AD7"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[15]</w:t>
      </w:r>
      <w:r w:rsidRPr="00F42D86">
        <w:rPr>
          <w:noProof/>
          <w:lang w:val="en-US"/>
        </w:rPr>
        <w:tab/>
        <w:t>Wikipedia, “Web Map Service.”</w:t>
      </w:r>
    </w:p>
    <w:p w14:paraId="4137EB98"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[16]</w:t>
      </w:r>
      <w:r w:rsidRPr="00F42D86">
        <w:rPr>
          <w:noProof/>
          <w:lang w:val="en-US"/>
        </w:rPr>
        <w:tab/>
        <w:t>Wikipedia, “Web Feature Service.”</w:t>
      </w:r>
    </w:p>
    <w:p w14:paraId="1955F69F"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[17]</w:t>
      </w:r>
      <w:r w:rsidRPr="00F42D86">
        <w:rPr>
          <w:noProof/>
          <w:lang w:val="en-US"/>
        </w:rPr>
        <w:tab/>
        <w:t>Wikipedia, “Web Map Tile Service.”</w:t>
      </w:r>
    </w:p>
    <w:p w14:paraId="11E2E16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[18]</w:t>
      </w:r>
      <w:r w:rsidRPr="00F42D86">
        <w:rPr>
          <w:noProof/>
          <w:lang w:val="en-US"/>
        </w:rPr>
        <w:tab/>
        <w:t>Wikipedia, “Web Coverage Service.”</w:t>
      </w:r>
    </w:p>
    <w:p w14:paraId="47EE8D6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[19]</w:t>
      </w:r>
      <w:r w:rsidRPr="00F42D86">
        <w:rPr>
          <w:noProof/>
          <w:lang w:val="en-US"/>
        </w:rPr>
        <w:tab/>
        <w:t>Wikipedia, “Catalog Service for the Web.”</w:t>
      </w:r>
    </w:p>
    <w:p w14:paraId="25B47A59" w14:textId="77777777" w:rsidR="003F0F51" w:rsidRPr="003F0F51" w:rsidRDefault="003F0F51" w:rsidP="003F0F51">
      <w:pPr>
        <w:widowControl w:val="0"/>
        <w:autoSpaceDE w:val="0"/>
        <w:autoSpaceDN w:val="0"/>
        <w:adjustRightInd w:val="0"/>
        <w:ind w:left="640" w:hanging="640"/>
        <w:rPr>
          <w:noProof/>
        </w:rPr>
      </w:pPr>
      <w:r w:rsidRPr="003F0F51">
        <w:rPr>
          <w:noProof/>
        </w:rPr>
        <w:t>[20]</w:t>
      </w:r>
      <w:r w:rsidRPr="003F0F51">
        <w:rPr>
          <w:noProof/>
        </w:rPr>
        <w:tab/>
        <w:t>Librosweb, “DOM.”</w:t>
      </w:r>
    </w:p>
    <w:p w14:paraId="36976D6E" w14:textId="77777777" w:rsidR="009D4B04" w:rsidRPr="00F42D86" w:rsidRDefault="001F3D68" w:rsidP="009D4B04">
      <w:pPr>
        <w:rPr>
          <w:lang w:val="es-ES"/>
        </w:rPr>
      </w:pPr>
      <w:r>
        <w:fldChar w:fldCharType="end"/>
      </w:r>
    </w:p>
    <w:p w14:paraId="6A4DD3AC" w14:textId="0E505A85" w:rsidR="009D4B04" w:rsidRDefault="00FD3C78" w:rsidP="003E12F7">
      <w:pPr>
        <w:pStyle w:val="Heading1"/>
      </w:pPr>
      <w:bookmarkStart w:id="225" w:name="_Ref451008114"/>
      <w:bookmarkStart w:id="226" w:name="_Toc451013016"/>
      <w:bookmarkStart w:id="227" w:name="_Toc453002211"/>
      <w:bookmarkStart w:id="228" w:name="_Toc454029442"/>
      <w:r>
        <w:lastRenderedPageBreak/>
        <w:t>Anexo A</w:t>
      </w:r>
      <w:r w:rsidR="009D4B04">
        <w:t xml:space="preserve"> – Operaciones de Nutch</w:t>
      </w:r>
      <w:bookmarkEnd w:id="225"/>
      <w:bookmarkEnd w:id="226"/>
      <w:bookmarkEnd w:id="227"/>
      <w:bookmarkEnd w:id="228"/>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ListParagraph"/>
        <w:numPr>
          <w:ilvl w:val="0"/>
          <w:numId w:val="33"/>
        </w:numPr>
      </w:pPr>
      <w:r>
        <w:rPr>
          <w:b/>
        </w:rPr>
        <w:t xml:space="preserve">readdb: </w:t>
      </w:r>
      <w:r>
        <w:t>Permite realizar operaciones con la CrawlDb como leerla o exportarla.</w:t>
      </w:r>
    </w:p>
    <w:p w14:paraId="261490B8" w14:textId="6BFD65F1" w:rsidR="002F5879" w:rsidRDefault="002F5879" w:rsidP="002F5879">
      <w:pPr>
        <w:pStyle w:val="ListParagraph"/>
        <w:numPr>
          <w:ilvl w:val="0"/>
          <w:numId w:val="33"/>
        </w:numPr>
      </w:pPr>
      <w:r>
        <w:rPr>
          <w:b/>
        </w:rPr>
        <w:t xml:space="preserve">mergedb: </w:t>
      </w:r>
      <w:r>
        <w:t>Permite mezclar CrawlDbs.</w:t>
      </w:r>
    </w:p>
    <w:p w14:paraId="733CBCEB" w14:textId="437CA749" w:rsidR="002F5879" w:rsidRDefault="002F5879" w:rsidP="002F5879">
      <w:pPr>
        <w:pStyle w:val="ListParagraph"/>
        <w:numPr>
          <w:ilvl w:val="0"/>
          <w:numId w:val="33"/>
        </w:numPr>
      </w:pPr>
      <w:r>
        <w:rPr>
          <w:b/>
        </w:rPr>
        <w:t>readlinkdb:</w:t>
      </w:r>
      <w:r>
        <w:t xml:space="preserve"> Permite realizar operaciones con la LinkDb como leerla o exportarla.</w:t>
      </w:r>
    </w:p>
    <w:p w14:paraId="202A84DF" w14:textId="6F95B995" w:rsidR="002F5879" w:rsidRDefault="002F5879" w:rsidP="002F5879">
      <w:pPr>
        <w:pStyle w:val="ListParagraph"/>
        <w:numPr>
          <w:ilvl w:val="0"/>
          <w:numId w:val="33"/>
        </w:numPr>
      </w:pPr>
      <w:r>
        <w:rPr>
          <w:b/>
        </w:rPr>
        <w:t>inverlinks:</w:t>
      </w:r>
      <w:r>
        <w:t xml:space="preserve"> Crea una LinkDb o inserta nuevos links a partir de </w:t>
      </w:r>
      <w:r>
        <w:rPr>
          <w:i/>
        </w:rPr>
        <w:t>segments</w:t>
      </w:r>
      <w:r>
        <w:t xml:space="preserve"> parseados.</w:t>
      </w:r>
    </w:p>
    <w:p w14:paraId="5DFD82D0" w14:textId="13A01B17" w:rsidR="002F5879" w:rsidRDefault="002F5879" w:rsidP="002F5879">
      <w:pPr>
        <w:pStyle w:val="ListParagraph"/>
        <w:numPr>
          <w:ilvl w:val="0"/>
          <w:numId w:val="33"/>
        </w:numPr>
      </w:pPr>
      <w:r>
        <w:rPr>
          <w:b/>
        </w:rPr>
        <w:t>mergelinkdb:</w:t>
      </w:r>
      <w:r>
        <w:t xml:space="preserve"> Permite mezclar LinkDbs.</w:t>
      </w:r>
    </w:p>
    <w:p w14:paraId="003BF5A9" w14:textId="05CDCF64" w:rsidR="002F5879" w:rsidRDefault="002F5879" w:rsidP="002F5879">
      <w:pPr>
        <w:pStyle w:val="ListParagraph"/>
        <w:numPr>
          <w:ilvl w:val="0"/>
          <w:numId w:val="33"/>
        </w:numPr>
      </w:pPr>
      <w:r>
        <w:rPr>
          <w:b/>
        </w:rPr>
        <w:t>dedup:</w:t>
      </w:r>
      <w:r>
        <w:t xml:space="preserve"> Elimina entradas duplicadas en la CrawlDb.</w:t>
      </w:r>
    </w:p>
    <w:p w14:paraId="4399DBE9" w14:textId="120BA54A" w:rsidR="002F5879" w:rsidRPr="005B1EA2" w:rsidRDefault="002F5879" w:rsidP="002F5879">
      <w:pPr>
        <w:pStyle w:val="ListParagraph"/>
        <w:numPr>
          <w:ilvl w:val="0"/>
          <w:numId w:val="33"/>
        </w:numPr>
      </w:pPr>
      <w:r>
        <w:rPr>
          <w:b/>
        </w:rPr>
        <w:t>webgraph:</w:t>
      </w:r>
      <w:r>
        <w:t xml:space="preserve"> Crea un grafo web a partir de los segmentos existentes.</w:t>
      </w:r>
    </w:p>
    <w:p w14:paraId="12B3A86A" w14:textId="77777777" w:rsidR="009D4B04" w:rsidRDefault="00FD3C78" w:rsidP="003E12F7">
      <w:pPr>
        <w:pStyle w:val="Heading1"/>
      </w:pPr>
      <w:bookmarkStart w:id="229" w:name="_Ref451008318"/>
      <w:bookmarkStart w:id="230" w:name="_Ref451008497"/>
      <w:bookmarkStart w:id="231" w:name="_Toc451013017"/>
      <w:bookmarkStart w:id="232" w:name="_Toc453002212"/>
      <w:bookmarkStart w:id="233" w:name="_Toc454029443"/>
      <w:r>
        <w:lastRenderedPageBreak/>
        <w:t>Anexo B</w:t>
      </w:r>
      <w:r w:rsidR="009D4B04">
        <w:t xml:space="preserve"> – Manual de </w:t>
      </w:r>
      <w:bookmarkEnd w:id="229"/>
      <w:r w:rsidR="009D4B04">
        <w:t>GeoCrawler</w:t>
      </w:r>
      <w:bookmarkEnd w:id="230"/>
      <w:bookmarkEnd w:id="231"/>
      <w:bookmarkEnd w:id="232"/>
      <w:bookmarkEnd w:id="233"/>
    </w:p>
    <w:p w14:paraId="1150A435" w14:textId="56A7E2A8" w:rsidR="004729FF" w:rsidRDefault="00CB2304" w:rsidP="00CB2304">
      <w:pPr>
        <w:pStyle w:val="Heading2"/>
      </w:pPr>
      <w:bookmarkStart w:id="234" w:name="_Toc454029444"/>
      <w:r>
        <w:t>Compilación</w:t>
      </w:r>
      <w:bookmarkEnd w:id="234"/>
    </w:p>
    <w:p w14:paraId="588FEB61" w14:textId="77777777" w:rsidR="008F31CD" w:rsidRDefault="00CB2304" w:rsidP="00CB2304">
      <w:r>
        <w:t>GeoCrawler utiliza Apache Ant para la compilación</w:t>
      </w:r>
      <w:r w:rsidR="008F31CD">
        <w:t xml:space="preserve">. Para compilar GeoCrawler basta con estar en la carpeta raíz del </w:t>
      </w:r>
      <w:r w:rsidR="008F31CD">
        <w:rPr>
          <w:i/>
        </w:rPr>
        <w:t>crawler</w:t>
      </w:r>
      <w:r w:rsidR="008F31CD">
        <w:t xml:space="preserve"> y ejecutar el comando </w:t>
      </w:r>
      <w:r w:rsidR="008F31CD" w:rsidRPr="008F31CD">
        <w:rPr>
          <w:rFonts w:ascii="Consolas" w:hAnsi="Consolas"/>
        </w:rPr>
        <w:t>ant</w:t>
      </w:r>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Heading2"/>
      </w:pPr>
      <w:bookmarkStart w:id="235" w:name="_Toc454029445"/>
      <w:r>
        <w:t>Ejecución</w:t>
      </w:r>
      <w:bookmarkEnd w:id="235"/>
    </w:p>
    <w:p w14:paraId="51A12249" w14:textId="4314EEEB" w:rsidR="008F31CD" w:rsidRDefault="008F31CD" w:rsidP="008F31CD">
      <w:pPr>
        <w:pStyle w:val="ListBullet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Bullet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Bullet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Bullet2"/>
        <w:numPr>
          <w:ilvl w:val="0"/>
          <w:numId w:val="0"/>
        </w:numPr>
      </w:pPr>
    </w:p>
    <w:p w14:paraId="135DDB4A" w14:textId="12FDB4DD" w:rsidR="008F31CD" w:rsidRDefault="008F31CD" w:rsidP="008F31CD">
      <w:pPr>
        <w:pStyle w:val="ListBullet2"/>
        <w:numPr>
          <w:ilvl w:val="0"/>
          <w:numId w:val="0"/>
        </w:numPr>
      </w:pPr>
      <w:r>
        <w:t xml:space="preserve">Para ejecutar </w:t>
      </w:r>
      <w:r w:rsidR="004722B9">
        <w:t>GeoCrawler se debe ejecutar el siguiente comando:</w:t>
      </w:r>
    </w:p>
    <w:p w14:paraId="1BB47A7E" w14:textId="62EF5BC7" w:rsidR="004722B9" w:rsidRDefault="004722B9" w:rsidP="008F31CD">
      <w:pPr>
        <w:pStyle w:val="ListBullet2"/>
        <w:numPr>
          <w:ilvl w:val="0"/>
          <w:numId w:val="0"/>
        </w:numPr>
      </w:pPr>
      <w:r>
        <w:rPr>
          <w:noProof/>
          <w:lang w:val="en-US" w:eastAsia="en-U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1B1786" w:rsidRPr="004722B9" w:rsidRDefault="001B1786"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w:t>
                            </w:r>
                            <w:proofErr w:type="spellStart"/>
                            <w:r w:rsidRPr="004722B9">
                              <w:rPr>
                                <w:rFonts w:ascii="Consolas" w:eastAsia="Times New Roman" w:hAnsi="Consolas" w:cs="Arial"/>
                                <w:color w:val="222222"/>
                                <w:lang w:val="en-US" w:eastAsia="es-ES"/>
                              </w:rPr>
                              <w:t>i</w:t>
                            </w:r>
                            <w:proofErr w:type="spellEnd"/>
                            <w:r w:rsidRPr="004722B9">
                              <w:rPr>
                                <w:rFonts w:ascii="Consolas" w:eastAsia="Times New Roman" w:hAnsi="Consolas" w:cs="Arial"/>
                                <w:color w:val="222222"/>
                                <w:lang w:val="en-US" w:eastAsia="es-ES"/>
                              </w:rPr>
                              <w:t xml:space="preserve"> -D </w:t>
                            </w:r>
                            <w:proofErr w:type="spellStart"/>
                            <w:r w:rsidRPr="004722B9">
                              <w:rPr>
                                <w:rFonts w:ascii="Consolas" w:eastAsia="Times New Roman" w:hAnsi="Consolas" w:cs="Arial"/>
                                <w:color w:val="222222"/>
                                <w:lang w:val="en-US" w:eastAsia="es-ES"/>
                              </w:rPr>
                              <w:t>hadoop.log.dir</w:t>
                            </w:r>
                            <w:proofErr w:type="spellEnd"/>
                            <w:r w:rsidRPr="004722B9">
                              <w:rPr>
                                <w:rFonts w:ascii="Consolas" w:eastAsia="Times New Roman" w:hAnsi="Consolas" w:cs="Arial"/>
                                <w:color w:val="222222"/>
                                <w:lang w:val="en-US" w:eastAsia="es-ES"/>
                              </w:rPr>
                              <w:t xml:space="preserve">=logs -D </w:t>
                            </w:r>
                            <w:proofErr w:type="gramStart"/>
                            <w:r w:rsidRPr="004722B9">
                              <w:rPr>
                                <w:rFonts w:ascii="Consolas" w:eastAsia="Times New Roman" w:hAnsi="Consolas" w:cs="Arial"/>
                                <w:color w:val="222222"/>
                                <w:lang w:val="en-US" w:eastAsia="es-ES"/>
                              </w:rPr>
                              <w:t>hadoop.log.file</w:t>
                            </w:r>
                            <w:proofErr w:type="gramEnd"/>
                            <w:r w:rsidRPr="004722B9">
                              <w:rPr>
                                <w:rFonts w:ascii="Consolas" w:eastAsia="Times New Roman" w:hAnsi="Consolas" w:cs="Arial"/>
                                <w:color w:val="222222"/>
                                <w:lang w:val="en-US" w:eastAsia="es-ES"/>
                              </w:rPr>
                              <w:t xml:space="preserve">=hadoop.log </w:t>
                            </w:r>
                            <w:proofErr w:type="spellStart"/>
                            <w:r w:rsidRPr="004722B9">
                              <w:rPr>
                                <w:rFonts w:ascii="Consolas" w:eastAsia="Times New Roman" w:hAnsi="Consolas" w:cs="Arial"/>
                                <w:color w:val="222222"/>
                                <w:lang w:val="en-US" w:eastAsia="es-ES"/>
                              </w:rPr>
                              <w:t>urls</w:t>
                            </w:r>
                            <w:proofErr w:type="spellEnd"/>
                            <w:r w:rsidRPr="004722B9">
                              <w:rPr>
                                <w:rFonts w:ascii="Consolas" w:eastAsia="Times New Roman" w:hAnsi="Consolas" w:cs="Arial"/>
                                <w:color w:val="222222"/>
                                <w:lang w:val="en-US" w:eastAsia="es-ES"/>
                              </w:rPr>
                              <w:t xml:space="preserve">/seeds.txt </w:t>
                            </w:r>
                            <w:proofErr w:type="spellStart"/>
                            <w:r w:rsidRPr="004722B9">
                              <w:rPr>
                                <w:rFonts w:ascii="Consolas" w:eastAsia="Times New Roman" w:hAnsi="Consolas" w:cs="Arial"/>
                                <w:color w:val="222222"/>
                                <w:lang w:val="en-US" w:eastAsia="es-ES"/>
                              </w:rPr>
                              <w:t>GeoCrawler</w:t>
                            </w:r>
                            <w:proofErr w:type="spellEnd"/>
                            <w:r w:rsidRPr="004722B9">
                              <w:rPr>
                                <w:rFonts w:ascii="Consolas" w:eastAsia="Times New Roman" w:hAnsi="Consolas" w:cs="Arial"/>
                                <w:color w:val="222222"/>
                                <w:lang w:val="en-US" w:eastAsia="es-ES"/>
                              </w:rPr>
                              <w:t xml:space="preserve"> 30</w:t>
                            </w:r>
                          </w:p>
                          <w:p w14:paraId="33CACF2C" w14:textId="77777777" w:rsidR="001B1786" w:rsidRPr="005669EA" w:rsidRDefault="001B1786"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3"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">
                <v:textbox>
                  <w:txbxContent>
                    <w:p w14:paraId="1C04368D" w14:textId="77777777" w:rsidR="001B1786" w:rsidRPr="004722B9" w:rsidRDefault="001B1786"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w:t>
                      </w:r>
                      <w:proofErr w:type="spellStart"/>
                      <w:r w:rsidRPr="004722B9">
                        <w:rPr>
                          <w:rFonts w:ascii="Consolas" w:eastAsia="Times New Roman" w:hAnsi="Consolas" w:cs="Arial"/>
                          <w:color w:val="222222"/>
                          <w:lang w:val="en-US" w:eastAsia="es-ES"/>
                        </w:rPr>
                        <w:t>i</w:t>
                      </w:r>
                      <w:proofErr w:type="spellEnd"/>
                      <w:r w:rsidRPr="004722B9">
                        <w:rPr>
                          <w:rFonts w:ascii="Consolas" w:eastAsia="Times New Roman" w:hAnsi="Consolas" w:cs="Arial"/>
                          <w:color w:val="222222"/>
                          <w:lang w:val="en-US" w:eastAsia="es-ES"/>
                        </w:rPr>
                        <w:t xml:space="preserve"> -D </w:t>
                      </w:r>
                      <w:proofErr w:type="spellStart"/>
                      <w:r w:rsidRPr="004722B9">
                        <w:rPr>
                          <w:rFonts w:ascii="Consolas" w:eastAsia="Times New Roman" w:hAnsi="Consolas" w:cs="Arial"/>
                          <w:color w:val="222222"/>
                          <w:lang w:val="en-US" w:eastAsia="es-ES"/>
                        </w:rPr>
                        <w:t>hadoop.log.dir</w:t>
                      </w:r>
                      <w:proofErr w:type="spellEnd"/>
                      <w:r w:rsidRPr="004722B9">
                        <w:rPr>
                          <w:rFonts w:ascii="Consolas" w:eastAsia="Times New Roman" w:hAnsi="Consolas" w:cs="Arial"/>
                          <w:color w:val="222222"/>
                          <w:lang w:val="en-US" w:eastAsia="es-ES"/>
                        </w:rPr>
                        <w:t xml:space="preserve">=logs -D </w:t>
                      </w:r>
                      <w:proofErr w:type="gramStart"/>
                      <w:r w:rsidRPr="004722B9">
                        <w:rPr>
                          <w:rFonts w:ascii="Consolas" w:eastAsia="Times New Roman" w:hAnsi="Consolas" w:cs="Arial"/>
                          <w:color w:val="222222"/>
                          <w:lang w:val="en-US" w:eastAsia="es-ES"/>
                        </w:rPr>
                        <w:t>hadoop.log.file</w:t>
                      </w:r>
                      <w:proofErr w:type="gramEnd"/>
                      <w:r w:rsidRPr="004722B9">
                        <w:rPr>
                          <w:rFonts w:ascii="Consolas" w:eastAsia="Times New Roman" w:hAnsi="Consolas" w:cs="Arial"/>
                          <w:color w:val="222222"/>
                          <w:lang w:val="en-US" w:eastAsia="es-ES"/>
                        </w:rPr>
                        <w:t xml:space="preserve">=hadoop.log </w:t>
                      </w:r>
                      <w:proofErr w:type="spellStart"/>
                      <w:r w:rsidRPr="004722B9">
                        <w:rPr>
                          <w:rFonts w:ascii="Consolas" w:eastAsia="Times New Roman" w:hAnsi="Consolas" w:cs="Arial"/>
                          <w:color w:val="222222"/>
                          <w:lang w:val="en-US" w:eastAsia="es-ES"/>
                        </w:rPr>
                        <w:t>urls</w:t>
                      </w:r>
                      <w:proofErr w:type="spellEnd"/>
                      <w:r w:rsidRPr="004722B9">
                        <w:rPr>
                          <w:rFonts w:ascii="Consolas" w:eastAsia="Times New Roman" w:hAnsi="Consolas" w:cs="Arial"/>
                          <w:color w:val="222222"/>
                          <w:lang w:val="en-US" w:eastAsia="es-ES"/>
                        </w:rPr>
                        <w:t xml:space="preserve">/seeds.txt </w:t>
                      </w:r>
                      <w:proofErr w:type="spellStart"/>
                      <w:r w:rsidRPr="004722B9">
                        <w:rPr>
                          <w:rFonts w:ascii="Consolas" w:eastAsia="Times New Roman" w:hAnsi="Consolas" w:cs="Arial"/>
                          <w:color w:val="222222"/>
                          <w:lang w:val="en-US" w:eastAsia="es-ES"/>
                        </w:rPr>
                        <w:t>GeoCrawler</w:t>
                      </w:r>
                      <w:proofErr w:type="spellEnd"/>
                      <w:r w:rsidRPr="004722B9">
                        <w:rPr>
                          <w:rFonts w:ascii="Consolas" w:eastAsia="Times New Roman" w:hAnsi="Consolas" w:cs="Arial"/>
                          <w:color w:val="222222"/>
                          <w:lang w:val="en-US" w:eastAsia="es-ES"/>
                        </w:rPr>
                        <w:t xml:space="preserve"> 30</w:t>
                      </w:r>
                    </w:p>
                    <w:p w14:paraId="33CACF2C" w14:textId="77777777" w:rsidR="001B1786" w:rsidRPr="005669EA" w:rsidRDefault="001B1786" w:rsidP="004722B9">
                      <w:pPr>
                        <w:spacing w:before="0" w:after="0"/>
                        <w:rPr>
                          <w:lang w:val="en-US"/>
                        </w:rPr>
                      </w:pPr>
                    </w:p>
                  </w:txbxContent>
                </v:textbox>
                <w10:anchorlock/>
              </v:rect>
            </w:pict>
          </mc:Fallback>
        </mc:AlternateContent>
      </w:r>
    </w:p>
    <w:p w14:paraId="0D9490B0" w14:textId="5F21C9F7" w:rsidR="00EC566A" w:rsidRDefault="00EC566A" w:rsidP="008F31CD">
      <w:pPr>
        <w:pStyle w:val="ListBullet2"/>
        <w:numPr>
          <w:ilvl w:val="0"/>
          <w:numId w:val="0"/>
        </w:numPr>
      </w:pPr>
    </w:p>
    <w:p w14:paraId="542A28C0" w14:textId="14A2EFB2" w:rsidR="00EC566A" w:rsidRDefault="00EC566A" w:rsidP="008F31CD">
      <w:pPr>
        <w:pStyle w:val="ListBullet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Flag para activar indexación</w:t>
      </w:r>
    </w:p>
    <w:p w14:paraId="627AFF89" w14:textId="77328B5E" w:rsidR="00EC566A" w:rsidRDefault="00EC566A" w:rsidP="008F31CD">
      <w:pPr>
        <w:pStyle w:val="ListBullet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-D hadoop.log.dir=logs</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logs.</w:t>
      </w:r>
    </w:p>
    <w:p w14:paraId="69198AA2" w14:textId="0B3EAEFA" w:rsidR="00EC566A" w:rsidRPr="00EC566A" w:rsidRDefault="00EC566A" w:rsidP="008F31CD">
      <w:pPr>
        <w:pStyle w:val="ListBullet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logs.</w:t>
      </w:r>
    </w:p>
    <w:p w14:paraId="774326F7" w14:textId="520922BA" w:rsidR="00EC566A" w:rsidRPr="00F9369A" w:rsidRDefault="00EC566A" w:rsidP="008F31CD">
      <w:pPr>
        <w:pStyle w:val="ListBullet2"/>
        <w:numPr>
          <w:ilvl w:val="0"/>
          <w:numId w:val="0"/>
        </w:numPr>
      </w:pPr>
      <w:r w:rsidRPr="004722B9">
        <w:rPr>
          <w:rFonts w:ascii="Consolas" w:eastAsia="Times New Roman" w:hAnsi="Consolas" w:cs="Arial"/>
          <w:color w:val="222222"/>
          <w:lang w:val="es-ES" w:eastAsia="es-ES"/>
        </w:rPr>
        <w:t>urls/seeds.txt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r w:rsidRPr="00F9369A">
        <w:t>URLs semilla.</w:t>
      </w:r>
    </w:p>
    <w:p w14:paraId="582CBF7F" w14:textId="77777777" w:rsidR="00F9369A" w:rsidRDefault="00EC566A" w:rsidP="00F9369A">
      <w:pPr>
        <w:pStyle w:val="ListBullet2"/>
        <w:numPr>
          <w:ilvl w:val="0"/>
          <w:numId w:val="0"/>
        </w:numPr>
      </w:pPr>
      <w:r w:rsidRPr="004722B9">
        <w:rPr>
          <w:rFonts w:ascii="Consolas" w:eastAsia="Times New Roman" w:hAnsi="Consolas" w:cs="Arial"/>
          <w:color w:val="222222"/>
          <w:lang w:val="es-ES" w:eastAsia="es-ES"/>
        </w:rPr>
        <w:t>GeoCrawler</w:t>
      </w:r>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Bullet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Bullet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r w:rsidRPr="00156245">
        <w:rPr>
          <w:rFonts w:ascii="Consolas" w:hAnsi="Consolas"/>
        </w:rPr>
        <w:t>out</w:t>
      </w:r>
      <w:r w:rsidRPr="00156245">
        <w:t xml:space="preserve"> para que se depositen los elementos</w:t>
      </w:r>
      <w:r w:rsidR="00EC566A">
        <w:t xml:space="preserve"> que son extraídos por GeoCrawler.</w:t>
      </w:r>
    </w:p>
    <w:p w14:paraId="01CE44D3" w14:textId="1F166008" w:rsidR="00CB2304" w:rsidRPr="00156245" w:rsidRDefault="00CB2304" w:rsidP="00156245">
      <w:pPr>
        <w:rPr>
          <w:lang w:val="es-ES"/>
        </w:rPr>
      </w:pPr>
    </w:p>
    <w:p w14:paraId="5DB8337C" w14:textId="463545C5" w:rsidR="004729FF" w:rsidRDefault="00FD3C78" w:rsidP="003E12F7">
      <w:pPr>
        <w:pStyle w:val="Heading1"/>
      </w:pPr>
      <w:bookmarkStart w:id="236" w:name="_Ref452752476"/>
      <w:bookmarkStart w:id="237" w:name="_Toc453002213"/>
      <w:bookmarkStart w:id="238" w:name="_Toc454029446"/>
      <w:r>
        <w:lastRenderedPageBreak/>
        <w:t>Anexo C</w:t>
      </w:r>
      <w:r w:rsidR="004729FF">
        <w:t xml:space="preserve"> – Tipos de recursos OGC</w:t>
      </w:r>
      <w:bookmarkEnd w:id="236"/>
      <w:bookmarkEnd w:id="237"/>
      <w:bookmarkEnd w:id="238"/>
    </w:p>
    <w:p w14:paraId="72A28E0A" w14:textId="5B05AD64" w:rsidR="003E12F7" w:rsidRPr="00CF588A" w:rsidRDefault="003E12F7" w:rsidP="003E12F7">
      <w:pPr>
        <w:pStyle w:val="Heading3"/>
        <w:rPr>
          <w:lang w:val="es-ES"/>
        </w:rPr>
      </w:pPr>
      <w:bookmarkStart w:id="239" w:name="_Toc453002195"/>
      <w:bookmarkStart w:id="240" w:name="_Toc454029447"/>
      <w:r w:rsidRPr="00CF588A">
        <w:rPr>
          <w:lang w:val="es-ES"/>
        </w:rPr>
        <w:t>WPS</w:t>
      </w:r>
      <w:bookmarkEnd w:id="239"/>
      <w:bookmarkEnd w:id="240"/>
    </w:p>
    <w:p w14:paraId="03D9BCCF" w14:textId="5E0F8C32"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"[13]", "plainTextFormattedCitation" : "[13]", "previouslyFormattedCitation" : "[13]" }, "properties" : { "noteIndex" : 0 }, "schema" : "https://github.com/citation-style-language/schema/raw/master/csl-citation.json" }</w:instrText>
      </w:r>
      <w:r>
        <w:rPr>
          <w:lang w:val="es-ES"/>
        </w:rPr>
        <w:fldChar w:fldCharType="separate"/>
      </w:r>
      <w:r w:rsidRPr="009D6FB8">
        <w:rPr>
          <w:noProof/>
          <w:lang w:val="es-ES"/>
        </w:rPr>
        <w:t>[13]</w:t>
      </w:r>
      <w:r>
        <w:rPr>
          <w:lang w:val="es-ES"/>
        </w:rPr>
        <w:fldChar w:fldCharType="end"/>
      </w:r>
      <w:r w:rsidRPr="009D6FB8">
        <w:rPr>
          <w:lang w:val="es-ES"/>
        </w:rPr>
        <w:t xml:space="preserve"> (Web Processing Service)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Heading3"/>
        <w:rPr>
          <w:lang w:val="es-ES"/>
        </w:rPr>
      </w:pPr>
      <w:bookmarkStart w:id="241" w:name="_Toc453002196"/>
      <w:bookmarkStart w:id="242" w:name="_Toc454029448"/>
      <w:r w:rsidRPr="00CF588A">
        <w:rPr>
          <w:lang w:val="es-ES"/>
        </w:rPr>
        <w:t>WCTS</w:t>
      </w:r>
      <w:bookmarkEnd w:id="241"/>
      <w:bookmarkEnd w:id="242"/>
    </w:p>
    <w:p w14:paraId="18C1211A" w14:textId="562D2C69" w:rsidR="009D6FB8" w:rsidRDefault="00C94E1E" w:rsidP="009D6FB8">
      <w:r w:rsidRPr="00C94E1E">
        <w:rPr>
          <w:lang w:val="es-ES"/>
        </w:rPr>
        <w:t xml:space="preserve">WCTS </w:t>
      </w:r>
      <w:r w:rsidR="00DE098F">
        <w:rPr>
          <w:lang w:val="es-ES"/>
        </w:rPr>
        <w:fldChar w:fldCharType="begin" w:fldLock="1"/>
      </w:r>
      <w:r w:rsidR="00DE098F">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"[14]", "plainTextFormattedCitation" : "[14]", "previouslyFormattedCitation" : "[14]" }, "properties" : { "noteIndex" : 0 }, "schema" : "https://github.com/citation-style-language/schema/raw/master/csl-citation.json" }</w:instrText>
      </w:r>
      <w:r w:rsidR="00DE098F">
        <w:rPr>
          <w:lang w:val="es-ES"/>
        </w:rPr>
        <w:fldChar w:fldCharType="separate"/>
      </w:r>
      <w:r w:rsidR="00DE098F" w:rsidRPr="00DE098F">
        <w:rPr>
          <w:noProof/>
          <w:lang w:val="es-ES"/>
        </w:rPr>
        <w:t>[14]</w:t>
      </w:r>
      <w:r w:rsidR="00DE098F">
        <w:rPr>
          <w:lang w:val="es-ES"/>
        </w:rPr>
        <w:fldChar w:fldCharType="end"/>
      </w:r>
      <w:r w:rsidR="00DE098F">
        <w:rPr>
          <w:lang w:val="es-ES"/>
        </w:rPr>
        <w:t xml:space="preserve"> </w:t>
      </w:r>
      <w:r>
        <w:rPr>
          <w:lang w:val="es-ES"/>
        </w:rPr>
        <w:t>(</w:t>
      </w:r>
      <w:r w:rsidR="009D6FB8">
        <w:t xml:space="preserve">Web </w:t>
      </w:r>
      <w:r>
        <w:t>Coordinate Transformation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La función principal de éste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Heading3"/>
        <w:rPr>
          <w:lang w:val="es-ES"/>
        </w:rPr>
      </w:pPr>
      <w:bookmarkStart w:id="243" w:name="_Toc453002197"/>
      <w:bookmarkStart w:id="244" w:name="_Toc454029449"/>
      <w:r w:rsidRPr="00C94E1E">
        <w:rPr>
          <w:lang w:val="es-ES"/>
        </w:rPr>
        <w:t>WMS</w:t>
      </w:r>
      <w:bookmarkEnd w:id="243"/>
      <w:bookmarkEnd w:id="244"/>
    </w:p>
    <w:p w14:paraId="1D1ACECF" w14:textId="1DC531DB" w:rsidR="00C94E1E" w:rsidRDefault="00C94E1E" w:rsidP="00C94E1E">
      <w:pPr>
        <w:rPr>
          <w:rFonts w:cs="Arial"/>
          <w:shd w:val="clear" w:color="auto" w:fill="FFFFFF"/>
        </w:rPr>
      </w:pPr>
      <w:bookmarkStart w:id="245" w:name="_Toc453002198"/>
      <w:r>
        <w:rPr>
          <w:rFonts w:cs="Arial"/>
          <w:shd w:val="clear" w:color="auto" w:fill="FFFFFF"/>
        </w:rPr>
        <w:t xml:space="preserve">WMS </w:t>
      </w:r>
      <w:r w:rsidR="00DE098F">
        <w:rPr>
          <w:rFonts w:cs="Arial"/>
          <w:shd w:val="clear" w:color="auto" w:fill="FFFFFF"/>
        </w:rPr>
        <w:fldChar w:fldCharType="begin" w:fldLock="1"/>
      </w:r>
      <w:r w:rsidR="008A09F8">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Map Service", "type" : "article-journal" }, "uris" : [ "http://www.mendeley.com/documents/?uuid=aa3c6bda-fa40-4d44-b82f-98ec216b6e86" ] } ], "mendeley" : { "formattedCitation" : "[15]", "plainTextFormattedCitation" : "[15]", "previouslyFormattedCitation" : "[15]" }, "properties" : { "noteIndex" : 0 }, "schema" : "https://github.com/citation-style-language/schema/raw/master/csl-citation.json" }</w:instrText>
      </w:r>
      <w:r w:rsidR="00DE098F">
        <w:rPr>
          <w:rFonts w:cs="Arial"/>
          <w:shd w:val="clear" w:color="auto" w:fill="FFFFFF"/>
        </w:rPr>
        <w:fldChar w:fldCharType="separate"/>
      </w:r>
      <w:r w:rsidR="00DE098F" w:rsidRPr="00DE098F">
        <w:rPr>
          <w:rFonts w:cs="Arial"/>
          <w:noProof/>
          <w:shd w:val="clear" w:color="auto" w:fill="FFFFFF"/>
        </w:rPr>
        <w:t>[15]</w:t>
      </w:r>
      <w:r w:rsidR="00DE098F">
        <w:rPr>
          <w:rFonts w:cs="Arial"/>
          <w:shd w:val="clear" w:color="auto" w:fill="FFFFFF"/>
        </w:rPr>
        <w:fldChar w:fldCharType="end"/>
      </w:r>
      <w:r w:rsidR="00DE098F">
        <w:rPr>
          <w:rFonts w:cs="Arial"/>
          <w:shd w:val="clear" w:color="auto" w:fill="FFFFFF"/>
        </w:rPr>
        <w:t xml:space="preserve"> </w:t>
      </w:r>
      <w:r>
        <w:rPr>
          <w:rFonts w:cs="Arial"/>
          <w:shd w:val="clear" w:color="auto" w:fill="FFFFFF"/>
        </w:rPr>
        <w:t xml:space="preserve">(Web Map Service) </w:t>
      </w:r>
      <w:r w:rsidRPr="00C94E1E">
        <w:rPr>
          <w:rFonts w:cs="Arial"/>
          <w:shd w:val="clear" w:color="auto" w:fill="FFFFFF"/>
        </w:rPr>
        <w:t>produce</w:t>
      </w:r>
      <w:r w:rsidRPr="00C94E1E">
        <w:rPr>
          <w:rStyle w:val="apple-converted-space"/>
          <w:rFonts w:cs="Arial"/>
          <w:shd w:val="clear" w:color="auto" w:fill="FFFFFF"/>
        </w:rPr>
        <w:t> </w:t>
      </w:r>
      <w:hyperlink r:id="rId82" w:tooltip="Mapa" w:history="1">
        <w:r w:rsidRPr="00C94E1E">
          <w:rPr>
            <w:rStyle w:val="Hyperlink"/>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3" w:tooltip="Información geográfica" w:history="1">
        <w:r w:rsidRPr="00C94E1E">
          <w:rPr>
            <w:rStyle w:val="Hyperlink"/>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4" w:tooltip="Normalización" w:history="1">
        <w:r w:rsidRPr="00C94E1E">
          <w:rPr>
            <w:rStyle w:val="Hyperlink"/>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5" w:tooltip="PNG" w:history="1">
        <w:r w:rsidRPr="00C94E1E">
          <w:rPr>
            <w:rStyle w:val="Hyperlink"/>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86" w:tooltip="GIF" w:history="1">
        <w:r w:rsidRPr="00C94E1E">
          <w:rPr>
            <w:rStyle w:val="Hyperlink"/>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87" w:tooltip="JPEG" w:history="1">
        <w:r w:rsidRPr="00C94E1E">
          <w:rPr>
            <w:rStyle w:val="Hyperlink"/>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88" w:tooltip="Scalable Vector Graphics" w:history="1">
        <w:r w:rsidRPr="00C94E1E">
          <w:rPr>
            <w:rStyle w:val="Hyperlink"/>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(Scalable Vector Graphics) o</w:t>
      </w:r>
      <w:r w:rsidRPr="00C94E1E">
        <w:rPr>
          <w:rStyle w:val="apple-converted-space"/>
          <w:rFonts w:cs="Arial"/>
          <w:shd w:val="clear" w:color="auto" w:fill="FFFFFF"/>
        </w:rPr>
        <w:t> </w:t>
      </w:r>
      <w:hyperlink r:id="rId89" w:tooltip="WebCGM (aún no redactado)" w:history="1">
        <w:r w:rsidRPr="00C94E1E">
          <w:rPr>
            <w:rStyle w:val="Hyperlink"/>
            <w:rFonts w:cs="Arial"/>
            <w:color w:val="auto"/>
            <w:u w:val="none"/>
            <w:shd w:val="clear" w:color="auto" w:fill="FFFFFF"/>
          </w:rPr>
          <w:t>WebCGM</w:t>
        </w:r>
      </w:hyperlink>
      <w:r w:rsidRPr="00C94E1E">
        <w:rPr>
          <w:rStyle w:val="apple-converted-space"/>
          <w:rFonts w:cs="Arial"/>
          <w:shd w:val="clear" w:color="auto" w:fill="FFFFFF"/>
        </w:rPr>
        <w:t> </w:t>
      </w:r>
      <w:r w:rsidRPr="00C94E1E">
        <w:rPr>
          <w:rFonts w:cs="Arial"/>
          <w:shd w:val="clear" w:color="auto" w:fill="FFFFFF"/>
        </w:rPr>
        <w:t>(Web Computer Graphics Metafile).</w:t>
      </w:r>
    </w:p>
    <w:p w14:paraId="095F9420" w14:textId="42893E9E" w:rsidR="003E12F7" w:rsidRPr="00C94E1E" w:rsidRDefault="003E12F7" w:rsidP="003E12F7">
      <w:pPr>
        <w:pStyle w:val="Heading3"/>
        <w:rPr>
          <w:lang w:val="es-ES"/>
        </w:rPr>
      </w:pPr>
      <w:bookmarkStart w:id="246" w:name="_Toc454029450"/>
      <w:r w:rsidRPr="00C94E1E">
        <w:rPr>
          <w:lang w:val="es-ES"/>
        </w:rPr>
        <w:t>WFS</w:t>
      </w:r>
      <w:bookmarkEnd w:id="245"/>
      <w:bookmarkEnd w:id="246"/>
    </w:p>
    <w:p w14:paraId="70F6F0E6" w14:textId="50E50327" w:rsidR="00050E42" w:rsidRDefault="008A09F8" w:rsidP="008A09F8">
      <w:r w:rsidRPr="008A09F8">
        <w:rPr>
          <w:bCs/>
        </w:rPr>
        <w:t>WFS</w:t>
      </w:r>
      <w:r w:rsidRPr="008A09F8">
        <w:rPr>
          <w:rStyle w:val="apple-converted-space"/>
          <w:rFonts w:cs="Arial"/>
        </w:rPr>
        <w:t> </w:t>
      </w:r>
      <w:r w:rsidRPr="008A09F8">
        <w:rPr>
          <w:rStyle w:val="apple-converted-space"/>
          <w:rFonts w:cs="Arial"/>
        </w:rPr>
        <w:fldChar w:fldCharType="begin" w:fldLock="1"/>
      </w:r>
      <w:r w:rsidR="00050E42">
        <w:rPr>
          <w:rStyle w:val="apple-converted-space"/>
          <w:rFonts w:cs="Arial"/>
        </w:rPr>
        <w:instrText>ADDIN CSL_CITATION { "citationItems" : [ { "id" : "ITEM-1", "itemData" : { "author" : [ { "dropping-particle" : "", "family" : "Wikipedia", "given" : "", "non-dropping-particle" : "", "parse-names" : false, "suffix" : "" } ], "id" : "ITEM-1", "issued" : { "date-parts" : [ [ "0" ] ] }, "title" : "Web Feature Service", "type" : "article-journal" }, "uris" : [ "http://www.mendeley.com/documents/?uuid=b26ed907-b24f-4478-be1d-1557cd1f2025" ] } ], "mendeley" : { "formattedCitation" : "[16]", "plainTextFormattedCitation" : "[16]", "previouslyFormattedCitation" : "[16]" }, "properties" : { "noteIndex" : 0 }, "schema" : "https://github.com/citation-style-language/schema/raw/master/csl-citation.json" }</w:instrText>
      </w:r>
      <w:r w:rsidRPr="008A09F8">
        <w:rPr>
          <w:rStyle w:val="apple-converted-space"/>
          <w:rFonts w:cs="Arial"/>
        </w:rPr>
        <w:fldChar w:fldCharType="separate"/>
      </w:r>
      <w:r w:rsidRPr="008A09F8">
        <w:rPr>
          <w:rStyle w:val="apple-converted-space"/>
          <w:rFonts w:cs="Arial"/>
          <w:noProof/>
        </w:rPr>
        <w:t>[16]</w:t>
      </w:r>
      <w:r w:rsidRPr="008A09F8">
        <w:rPr>
          <w:rStyle w:val="apple-converted-space"/>
          <w:rFonts w:cs="Arial"/>
        </w:rPr>
        <w:fldChar w:fldCharType="end"/>
      </w:r>
      <w:r w:rsidRPr="008A09F8">
        <w:t xml:space="preserve"> (Web Feature Service) es un servicio estándar, que ofrece una</w:t>
      </w:r>
      <w:r w:rsidRPr="008A09F8">
        <w:rPr>
          <w:rStyle w:val="apple-converted-space"/>
          <w:rFonts w:cs="Arial"/>
        </w:rPr>
        <w:t> </w:t>
      </w:r>
      <w:hyperlink r:id="rId90" w:tooltip="Interfaz" w:history="1">
        <w:r w:rsidRPr="008A09F8">
          <w:rPr>
            <w:rStyle w:val="Hyperlink"/>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1" w:tooltip="WMS" w:history="1">
        <w:r w:rsidRPr="008A09F8">
          <w:rPr>
            <w:rStyle w:val="Hyperlink"/>
            <w:rFonts w:cs="Arial"/>
            <w:color w:val="auto"/>
            <w:u w:val="none"/>
          </w:rPr>
          <w:t>WMS</w:t>
        </w:r>
      </w:hyperlink>
      <w:r w:rsidRPr="008A09F8">
        <w:t>, como por ejemplo, editar la imagen que nos ofrece el servicio</w:t>
      </w:r>
      <w:r w:rsidRPr="008A09F8">
        <w:rPr>
          <w:rStyle w:val="apple-converted-space"/>
          <w:rFonts w:cs="Arial"/>
        </w:rPr>
        <w:t> </w:t>
      </w:r>
      <w:hyperlink r:id="rId92" w:tooltip="WMS" w:history="1">
        <w:r w:rsidRPr="008A09F8">
          <w:rPr>
            <w:rStyle w:val="Hyperlink"/>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3" w:tooltip="GML" w:history="1">
        <w:r w:rsidRPr="008A09F8">
          <w:rPr>
            <w:rStyle w:val="Hyperlink"/>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4" w:tooltip="XML" w:history="1">
        <w:r w:rsidRPr="008A09F8">
          <w:rPr>
            <w:rStyle w:val="Hyperlink"/>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WFS permite hacer consultas y recuperación de elementos geográficos. Por el contrario, WFS-T (Web Feature Service Transactional) permite además la creación, eliminación y actualización de estos elementos geográficos del mapa.</w:t>
      </w:r>
    </w:p>
    <w:p w14:paraId="63EAF337" w14:textId="77777777" w:rsidR="003E12F7" w:rsidRPr="00CF588A" w:rsidRDefault="003E12F7" w:rsidP="003E12F7">
      <w:pPr>
        <w:pStyle w:val="Heading3"/>
        <w:rPr>
          <w:lang w:val="es-ES"/>
        </w:rPr>
      </w:pPr>
      <w:bookmarkStart w:id="247" w:name="_Toc453002199"/>
      <w:bookmarkStart w:id="248" w:name="_Toc454029451"/>
      <w:r w:rsidRPr="00CF588A">
        <w:rPr>
          <w:lang w:val="es-ES"/>
        </w:rPr>
        <w:t>WMTS</w:t>
      </w:r>
      <w:bookmarkEnd w:id="247"/>
      <w:bookmarkEnd w:id="248"/>
    </w:p>
    <w:p w14:paraId="4781778C" w14:textId="4757A960" w:rsidR="003E12F7" w:rsidRPr="003F0F51" w:rsidRDefault="003F0F51" w:rsidP="003E12F7">
      <w:pPr>
        <w:rPr>
          <w:lang w:val="es-ES"/>
        </w:rPr>
      </w:pPr>
      <w:r w:rsidRPr="003F0F51">
        <w:rPr>
          <w:lang w:val="es-ES"/>
        </w:rPr>
        <w:t xml:space="preserve">WMTS </w:t>
      </w:r>
      <w:r>
        <w:rPr>
          <w:lang w:val="en-US"/>
        </w:rPr>
        <w:fldChar w:fldCharType="begin" w:fldLock="1"/>
      </w:r>
      <w:r w:rsidRPr="003F0F51">
        <w:rPr>
          <w:lang w:val="es-ES"/>
        </w:rPr>
        <w:instrText>ADDIN CSL_CITATION { "citationItems" : [ { "id" : "ITEM-1", "itemData" : { "author" : [ { "dropping-particle" : "", "family" : "Wikipedia", "given" : "", "non-dropping-particle" : "", "parse-names" : false, "suffix" : "" } ], "id" : "ITEM-1", "issued" : { "date-parts" : [ [ "0" ] ] }, "title" : "Web Map Tile Service", "type" : "article-journal" }, "uris" : [ "http://www.mendeley.com/documents/?uuid=dbdc82e3-cade-4e80-8878-4de507550e6a" ] } ], "mendeley" : { "formattedCitation" : "[17]", "plainTextFormattedCitation" : "[17]" }, "properties" : { "noteIndex" : 0 }, "schema" : "https://github.com/citation-style-language/schema/raw/master/csl-citation.json" }</w:instrText>
      </w:r>
      <w:r>
        <w:rPr>
          <w:lang w:val="en-US"/>
        </w:rPr>
        <w:fldChar w:fldCharType="separate"/>
      </w:r>
      <w:r w:rsidRPr="003F0F51">
        <w:rPr>
          <w:noProof/>
          <w:lang w:val="es-ES"/>
        </w:rPr>
        <w:t>[17]</w:t>
      </w:r>
      <w:r>
        <w:rPr>
          <w:lang w:val="en-US"/>
        </w:rPr>
        <w:fldChar w:fldCharType="end"/>
      </w:r>
      <w:r w:rsidRPr="003F0F51">
        <w:rPr>
          <w:lang w:val="es-ES"/>
        </w:rPr>
        <w:t xml:space="preserve"> (Web Map Tile Service) es un protocolo para </w:t>
      </w:r>
      <w:r>
        <w:rPr>
          <w:lang w:val="es-ES"/>
        </w:rPr>
        <w:t>ofrecer mapas teselados georreferenciados de manera prerenderizada a través de internet.</w:t>
      </w:r>
    </w:p>
    <w:p w14:paraId="4CD40548" w14:textId="77777777" w:rsidR="003E12F7" w:rsidRPr="00CF588A" w:rsidRDefault="003E12F7" w:rsidP="003E12F7">
      <w:pPr>
        <w:pStyle w:val="Heading3"/>
        <w:rPr>
          <w:lang w:val="es-ES"/>
        </w:rPr>
      </w:pPr>
      <w:bookmarkStart w:id="249" w:name="_Toc453002200"/>
      <w:bookmarkStart w:id="250" w:name="_Toc454029452"/>
      <w:r w:rsidRPr="00CF588A">
        <w:rPr>
          <w:lang w:val="es-ES"/>
        </w:rPr>
        <w:lastRenderedPageBreak/>
        <w:t>WCS</w:t>
      </w:r>
      <w:bookmarkEnd w:id="249"/>
      <w:bookmarkEnd w:id="250"/>
    </w:p>
    <w:p w14:paraId="5A4D045E" w14:textId="7B65F052" w:rsidR="00050E42" w:rsidRDefault="00050E42" w:rsidP="00050E42">
      <w:pPr>
        <w:rPr>
          <w:rFonts w:cs="Arial"/>
          <w:shd w:val="clear" w:color="auto" w:fill="FFFFFF"/>
        </w:rPr>
      </w:pPr>
      <w:r>
        <w:rPr>
          <w:rFonts w:cs="Arial"/>
          <w:shd w:val="clear" w:color="auto" w:fill="FFFFFF"/>
        </w:rPr>
        <w:t xml:space="preserve">WCS </w:t>
      </w:r>
      <w:r>
        <w:rPr>
          <w:rFonts w:cs="Arial"/>
          <w:shd w:val="clear" w:color="auto" w:fill="FFFFFF"/>
        </w:rPr>
        <w:fldChar w:fldCharType="begin" w:fldLock="1"/>
      </w:r>
      <w:r w:rsidR="003F0F51">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Coverage Service", "type" : "article-journal" }, "uris" : [ "http://www.mendeley.com/documents/?uuid=e80509c8-26a9-44c3-be84-ee1989409d1f" ] } ], "mendeley" : { "formattedCitation" : "[18]", "plainTextFormattedCitation" : "[18]", "previouslyFormattedCitation" : "[17]" }, "properties" : { "noteIndex" : 0 }, "schema" : "https://github.com/citation-style-language/schema/raw/master/csl-citation.json" }</w:instrText>
      </w:r>
      <w:r>
        <w:rPr>
          <w:rFonts w:cs="Arial"/>
          <w:shd w:val="clear" w:color="auto" w:fill="FFFFFF"/>
        </w:rPr>
        <w:fldChar w:fldCharType="separate"/>
      </w:r>
      <w:r w:rsidR="003F0F51" w:rsidRPr="003F0F51">
        <w:rPr>
          <w:rFonts w:cs="Arial"/>
          <w:noProof/>
          <w:shd w:val="clear" w:color="auto" w:fill="FFFFFF"/>
        </w:rPr>
        <w:t>[18]</w:t>
      </w:r>
      <w:r>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Web Coverage Service</w:t>
      </w:r>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5" w:tooltip="Interfaz" w:history="1">
        <w:r w:rsidRPr="00050E42">
          <w:rPr>
            <w:rStyle w:val="Hyperlink"/>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6" w:tooltip="Geografía" w:history="1">
        <w:r w:rsidRPr="00050E42">
          <w:rPr>
            <w:rStyle w:val="Hyperlink"/>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97" w:tooltip="World Wide Web" w:history="1">
        <w:r w:rsidRPr="00050E42">
          <w:rPr>
            <w:rStyle w:val="Hyperlink"/>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98" w:tooltip="Web Map Service" w:history="1">
        <w:r w:rsidRPr="00050E42">
          <w:rPr>
            <w:rStyle w:val="Hyperlink"/>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99" w:tooltip="Google Maps" w:history="1">
        <w:r w:rsidRPr="00050E42">
          <w:rPr>
            <w:rStyle w:val="Hyperlink"/>
            <w:rFonts w:cs="Arial"/>
            <w:color w:val="auto"/>
            <w:u w:val="none"/>
            <w:shd w:val="clear" w:color="auto" w:fill="FFFFFF"/>
          </w:rPr>
          <w:t>Google Maps</w:t>
        </w:r>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0" w:tooltip="Sistema de Información Geográfica" w:history="1">
        <w:r w:rsidRPr="00050E42">
          <w:rPr>
            <w:rStyle w:val="Hyperlink"/>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Heading3"/>
        <w:rPr>
          <w:lang w:val="es-ES"/>
        </w:rPr>
      </w:pPr>
      <w:bookmarkStart w:id="251" w:name="_Toc453002201"/>
      <w:bookmarkStart w:id="252" w:name="_Toc454029453"/>
      <w:r w:rsidRPr="003E12F7">
        <w:rPr>
          <w:lang w:val="es-ES"/>
        </w:rPr>
        <w:t>CSW</w:t>
      </w:r>
      <w:bookmarkEnd w:id="251"/>
      <w:bookmarkEnd w:id="252"/>
    </w:p>
    <w:p w14:paraId="49EA31D2" w14:textId="457B8BC1" w:rsidR="00050E42" w:rsidRPr="00CF588A" w:rsidRDefault="00050E42" w:rsidP="00050E42">
      <w:pPr>
        <w:rPr>
          <w:lang w:val="es-ES" w:eastAsia="es-ES"/>
        </w:rPr>
      </w:pPr>
      <w:r w:rsidRPr="00050E42">
        <w:rPr>
          <w:bCs/>
          <w:lang w:val="es-ES"/>
        </w:rPr>
        <w:t xml:space="preserve">CSW </w:t>
      </w:r>
      <w:r>
        <w:rPr>
          <w:bCs/>
          <w:lang w:val="en-US"/>
        </w:rPr>
        <w:fldChar w:fldCharType="begin" w:fldLock="1"/>
      </w:r>
      <w:r w:rsidR="003F0F51">
        <w:rPr>
          <w:bCs/>
          <w:lang w:val="es-ES"/>
        </w:rPr>
        <w:instrText>ADDIN CSL_CITATION { "citationItems" : [ { "id" : "ITEM-1", "itemData" : { "author" : [ { "dropping-particle" : "", "family" : "Wikipedia", "given" : "", "non-dropping-particle" : "", "parse-names" : false, "suffix" : "" } ], "id" : "ITEM-1", "issued" : { "date-parts" : [ [ "0" ] ] }, "title" : "Catalog Service for the Web", "type" : "article-journal" }, "uris" : [ "http://www.mendeley.com/documents/?uuid=9e5a447a-75d6-4ce1-ab66-7c0c8b75d286" ] } ], "mendeley" : { "formattedCitation" : "[19]", "plainTextFormattedCitation" : "[19]", "previouslyFormattedCitation" : "[18]" }, "properties" : { "noteIndex" : 0 }, "schema" : "https://github.com/citation-style-language/schema/raw/master/csl-citation.json" }</w:instrText>
      </w:r>
      <w:r>
        <w:rPr>
          <w:bCs/>
          <w:lang w:val="en-US"/>
        </w:rPr>
        <w:fldChar w:fldCharType="separate"/>
      </w:r>
      <w:r w:rsidR="003F0F51" w:rsidRPr="003F0F51">
        <w:rPr>
          <w:bCs/>
          <w:noProof/>
          <w:lang w:val="es-ES"/>
        </w:rPr>
        <w:t>[19]</w:t>
      </w:r>
      <w:r>
        <w:rPr>
          <w:bCs/>
          <w:lang w:val="en-US"/>
        </w:rPr>
        <w:fldChar w:fldCharType="end"/>
      </w:r>
      <w:r w:rsidRPr="00050E42">
        <w:rPr>
          <w:bCs/>
          <w:lang w:val="es-ES"/>
        </w:rPr>
        <w:t xml:space="preserve"> (Catalog Service for the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1" w:tooltip="Metadato" w:history="1">
        <w:r w:rsidRPr="00FE28BF">
          <w:rPr>
            <w:rStyle w:val="Hyperlink"/>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409F325A" w14:textId="20271125" w:rsidR="004C77FC" w:rsidRDefault="004C77FC" w:rsidP="003E12F7">
      <w:pPr>
        <w:pStyle w:val="Heading1"/>
      </w:pPr>
      <w:bookmarkStart w:id="253" w:name="_Ref453009080"/>
      <w:bookmarkStart w:id="254" w:name="_Toc454029454"/>
      <w:r>
        <w:lastRenderedPageBreak/>
        <w:t>Anexo D – Código de interés</w:t>
      </w:r>
      <w:bookmarkEnd w:id="253"/>
      <w:bookmarkEnd w:id="254"/>
    </w:p>
    <w:p w14:paraId="15C97E81" w14:textId="54949BFF" w:rsidR="001001E1" w:rsidRPr="001001E1" w:rsidRDefault="001001E1" w:rsidP="001001E1">
      <w:pPr>
        <w:pStyle w:val="Heading2"/>
      </w:pPr>
      <w:bookmarkStart w:id="255" w:name="_Toc454029455"/>
      <w:r>
        <w:t>OgcIndexingFilter.java</w:t>
      </w:r>
      <w:bookmarkEnd w:id="255"/>
    </w:p>
    <w:bookmarkStart w:id="256" w:name="_MON_1527587195"/>
    <w:bookmarkEnd w:id="256"/>
    <w:p w14:paraId="39402207" w14:textId="2F0131CE" w:rsidR="001001E1" w:rsidRDefault="001001E1" w:rsidP="001001E1">
      <w:r>
        <w:object w:dxaOrig="8504" w:dyaOrig="10536" w14:anchorId="4A201E11">
          <v:shape id="_x0000_i1047" type="#_x0000_t75" style="width:425pt;height:527pt" o:ole="" o:bordertopcolor="this" o:borderleftcolor="this" o:borderbottomcolor="this" o:borderrightcolor="this">
            <v:imagedata r:id="rId102" o:title=""/>
            <w10:bordertop type="single" width="12"/>
            <w10:borderleft type="single" width="12"/>
            <w10:borderbottom type="single" width="12"/>
            <w10:borderright type="single" width="12"/>
          </v:shape>
          <o:OLEObject Type="Embed" ProgID="Word.OpenDocumentText.12" ShapeID="_x0000_i1047" DrawAspect="Content" ObjectID="_1527786912" r:id="rId103"/>
        </w:object>
      </w:r>
    </w:p>
    <w:p w14:paraId="70C062E0" w14:textId="77777777" w:rsidR="001001E1" w:rsidRDefault="001001E1" w:rsidP="001001E1"/>
    <w:p w14:paraId="06679884" w14:textId="02F154E8" w:rsidR="001001E1" w:rsidRDefault="001001E1" w:rsidP="001001E1"/>
    <w:p w14:paraId="7F530BB7" w14:textId="77777777" w:rsidR="001001E1" w:rsidRDefault="001001E1" w:rsidP="001001E1"/>
    <w:p w14:paraId="244FB8A2" w14:textId="3FB9E519" w:rsidR="001001E1" w:rsidRDefault="001001E1" w:rsidP="001001E1"/>
    <w:p w14:paraId="5996C666" w14:textId="1A9B8ED2" w:rsidR="001001E1" w:rsidRDefault="001001E1" w:rsidP="001001E1"/>
    <w:p w14:paraId="5CC2CCA1" w14:textId="3CAC8742" w:rsidR="001001E1" w:rsidRDefault="001001E1" w:rsidP="001001E1">
      <w:pPr>
        <w:pStyle w:val="Heading2"/>
      </w:pPr>
      <w:bookmarkStart w:id="257" w:name="_Toc454029456"/>
      <w:r>
        <w:lastRenderedPageBreak/>
        <w:t>OgcParseFilter.java</w:t>
      </w:r>
      <w:bookmarkEnd w:id="257"/>
    </w:p>
    <w:bookmarkStart w:id="258" w:name="_MON_1527587354"/>
    <w:bookmarkEnd w:id="258"/>
    <w:p w14:paraId="41CDD3FB" w14:textId="0FB64683" w:rsidR="001001E1" w:rsidRDefault="008E24FD" w:rsidP="001001E1">
      <w:r>
        <w:object w:dxaOrig="8504" w:dyaOrig="13820" w14:anchorId="7FA3204F">
          <v:shape id="_x0000_i1048" type="#_x0000_t75" style="width:424pt;height:652pt" o:ole="">
            <v:imagedata r:id="rId104" o:title=""/>
          </v:shape>
          <o:OLEObject Type="Embed" ProgID="Word.OpenDocumentText.12" ShapeID="_x0000_i1048" DrawAspect="Content" ObjectID="_1527786913" r:id="rId105"/>
        </w:object>
      </w:r>
    </w:p>
    <w:bookmarkStart w:id="259" w:name="_MON_1527587596"/>
    <w:bookmarkEnd w:id="259"/>
    <w:p w14:paraId="78745835" w14:textId="71134A07" w:rsidR="001001E1" w:rsidRDefault="008E24FD" w:rsidP="001001E1">
      <w:r>
        <w:object w:dxaOrig="8504" w:dyaOrig="13850" w14:anchorId="3553DD12">
          <v:shape id="_x0000_i1049" type="#_x0000_t75" style="width:425pt;height:693pt" o:ole="">
            <v:imagedata r:id="rId106" o:title=""/>
          </v:shape>
          <o:OLEObject Type="Embed" ProgID="Word.OpenDocumentText.12" ShapeID="_x0000_i1049" DrawAspect="Content" ObjectID="_1527786914" r:id="rId107"/>
        </w:object>
      </w:r>
    </w:p>
    <w:bookmarkStart w:id="260" w:name="_MON_1527587640"/>
    <w:bookmarkEnd w:id="260"/>
    <w:p w14:paraId="5C9D8989" w14:textId="5749FC5F" w:rsidR="001001E1" w:rsidRDefault="001001E1" w:rsidP="001001E1">
      <w:r>
        <w:object w:dxaOrig="8504" w:dyaOrig="14038" w14:anchorId="27CCB3E1">
          <v:shape id="_x0000_i1050" type="#_x0000_t75" style="width:425pt;height:702pt" o:ole="">
            <v:imagedata r:id="rId108" o:title=""/>
          </v:shape>
          <o:OLEObject Type="Embed" ProgID="Word.OpenDocumentText.12" ShapeID="_x0000_i1050" DrawAspect="Content" ObjectID="_1527786915" r:id="rId109"/>
        </w:object>
      </w:r>
    </w:p>
    <w:bookmarkStart w:id="261" w:name="_MON_1527587659"/>
    <w:bookmarkEnd w:id="261"/>
    <w:p w14:paraId="4C63B77B" w14:textId="14EC2FB5" w:rsidR="001001E1" w:rsidRDefault="001001E1" w:rsidP="001001E1">
      <w:r>
        <w:object w:dxaOrig="8504" w:dyaOrig="5992" w14:anchorId="30E20A05">
          <v:shape id="_x0000_i1051" type="#_x0000_t75" style="width:425pt;height:299pt" o:ole="">
            <v:imagedata r:id="rId110" o:title=""/>
          </v:shape>
          <o:OLEObject Type="Embed" ProgID="Word.OpenDocumentText.12" ShapeID="_x0000_i1051" DrawAspect="Content" ObjectID="_1527786916" r:id="rId111"/>
        </w:object>
      </w:r>
    </w:p>
    <w:p w14:paraId="43EEEDF3" w14:textId="6F95F58D" w:rsidR="001001E1" w:rsidRDefault="001001E1" w:rsidP="001001E1"/>
    <w:p w14:paraId="66FA17EF" w14:textId="683EC858" w:rsidR="001001E1" w:rsidRDefault="001001E1" w:rsidP="001001E1"/>
    <w:p w14:paraId="4B98CAD5" w14:textId="47A949CD" w:rsidR="001001E1" w:rsidRDefault="001001E1" w:rsidP="001001E1"/>
    <w:p w14:paraId="448121E0" w14:textId="48E04867" w:rsidR="001001E1" w:rsidRDefault="001001E1" w:rsidP="001001E1"/>
    <w:p w14:paraId="5F46845D" w14:textId="55A7D50E" w:rsidR="001001E1" w:rsidRDefault="001001E1" w:rsidP="001001E1"/>
    <w:p w14:paraId="22A54ED5" w14:textId="2792FB0F" w:rsidR="001001E1" w:rsidRDefault="001001E1" w:rsidP="001001E1"/>
    <w:p w14:paraId="4CB62E5D" w14:textId="14E92DE8" w:rsidR="001001E1" w:rsidRDefault="001001E1" w:rsidP="001001E1"/>
    <w:p w14:paraId="5092E044" w14:textId="6486E3BB" w:rsidR="001001E1" w:rsidRDefault="001001E1" w:rsidP="001001E1"/>
    <w:p w14:paraId="25DB6A08" w14:textId="5CCA923E" w:rsidR="001001E1" w:rsidRDefault="001001E1" w:rsidP="001001E1"/>
    <w:p w14:paraId="6259310F" w14:textId="50D0A07C" w:rsidR="001001E1" w:rsidRDefault="001001E1" w:rsidP="001001E1"/>
    <w:p w14:paraId="6EA99D32" w14:textId="714D2AA0" w:rsidR="001001E1" w:rsidRDefault="001001E1" w:rsidP="001001E1"/>
    <w:p w14:paraId="38694253" w14:textId="68B885E9" w:rsidR="001001E1" w:rsidRDefault="001001E1" w:rsidP="001001E1"/>
    <w:p w14:paraId="09F61915" w14:textId="292BF7DD" w:rsidR="001001E1" w:rsidRDefault="001001E1" w:rsidP="001001E1"/>
    <w:p w14:paraId="16D0B467" w14:textId="069E1142" w:rsidR="001001E1" w:rsidRDefault="001001E1" w:rsidP="001001E1"/>
    <w:p w14:paraId="7908B790" w14:textId="27365000" w:rsidR="001001E1" w:rsidRDefault="001001E1" w:rsidP="001001E1"/>
    <w:p w14:paraId="69A7CCC4" w14:textId="26EBF396" w:rsidR="001001E1" w:rsidRDefault="001001E1" w:rsidP="001001E1"/>
    <w:p w14:paraId="44EC950A" w14:textId="3CA36D2D" w:rsidR="001001E1" w:rsidRDefault="001001E1" w:rsidP="001001E1"/>
    <w:p w14:paraId="64A01D67" w14:textId="139213F3" w:rsidR="001001E1" w:rsidRDefault="001001E1" w:rsidP="001001E1"/>
    <w:p w14:paraId="66141084" w14:textId="6C3266C6" w:rsidR="001001E1" w:rsidRDefault="001001E1" w:rsidP="001001E1"/>
    <w:p w14:paraId="649DB57C" w14:textId="2EC97A1C" w:rsidR="001001E1" w:rsidRDefault="001001E1" w:rsidP="001001E1">
      <w:pPr>
        <w:pStyle w:val="Heading2"/>
      </w:pPr>
      <w:bookmarkStart w:id="262" w:name="_Toc454029457"/>
      <w:r>
        <w:t>SharkScoringFilter.java</w:t>
      </w:r>
      <w:bookmarkEnd w:id="262"/>
    </w:p>
    <w:bookmarkStart w:id="263" w:name="_MON_1527587831"/>
    <w:bookmarkEnd w:id="263"/>
    <w:p w14:paraId="4258A8FA" w14:textId="1188D64F" w:rsidR="005D19B9" w:rsidRDefault="005D19B9" w:rsidP="001001E1">
      <w:r>
        <w:object w:dxaOrig="8504" w:dyaOrig="12050" w14:anchorId="37349C46">
          <v:shape id="_x0000_i1052" type="#_x0000_t75" style="width:425pt;height:603pt" o:ole="">
            <v:imagedata r:id="rId112" o:title=""/>
          </v:shape>
          <o:OLEObject Type="Embed" ProgID="Word.OpenDocumentText.12" ShapeID="_x0000_i1052" DrawAspect="Content" ObjectID="_1527786917" r:id="rId113"/>
        </w:object>
      </w:r>
    </w:p>
    <w:bookmarkStart w:id="264" w:name="_MON_1527587879"/>
    <w:bookmarkEnd w:id="264"/>
    <w:p w14:paraId="333EB44B" w14:textId="5A9BB655" w:rsidR="005D19B9" w:rsidRDefault="005D19B9" w:rsidP="001001E1">
      <w:r>
        <w:object w:dxaOrig="8504" w:dyaOrig="13814" w14:anchorId="5AD96D0B">
          <v:shape id="_x0000_i1053" type="#_x0000_t75" style="width:425pt;height:691pt" o:ole="">
            <v:imagedata r:id="rId114" o:title=""/>
          </v:shape>
          <o:OLEObject Type="Embed" ProgID="Word.OpenDocumentText.12" ShapeID="_x0000_i1053" DrawAspect="Content" ObjectID="_1527786918" r:id="rId115"/>
        </w:object>
      </w:r>
    </w:p>
    <w:bookmarkStart w:id="265" w:name="_MON_1527587984"/>
    <w:bookmarkEnd w:id="265"/>
    <w:p w14:paraId="16E2373C" w14:textId="6A175E51" w:rsidR="005D19B9" w:rsidRDefault="005D19B9" w:rsidP="001001E1">
      <w:r>
        <w:object w:dxaOrig="8504" w:dyaOrig="13863" w14:anchorId="10F0A4BD">
          <v:shape id="_x0000_i1054" type="#_x0000_t75" style="width:425pt;height:693pt" o:ole="">
            <v:imagedata r:id="rId116" o:title=""/>
          </v:shape>
          <o:OLEObject Type="Embed" ProgID="Word.OpenDocumentText.12" ShapeID="_x0000_i1054" DrawAspect="Content" ObjectID="_1527786919" r:id="rId117"/>
        </w:object>
      </w:r>
    </w:p>
    <w:bookmarkStart w:id="266" w:name="_MON_1527588007"/>
    <w:bookmarkEnd w:id="266"/>
    <w:p w14:paraId="1D8A2C7C" w14:textId="710799B4" w:rsidR="005D19B9" w:rsidRDefault="005D19B9" w:rsidP="001001E1">
      <w:r>
        <w:object w:dxaOrig="8504" w:dyaOrig="14040" w14:anchorId="5C1C8FD2">
          <v:shape id="_x0000_i1055" type="#_x0000_t75" style="width:425pt;height:702pt" o:ole="">
            <v:imagedata r:id="rId118" o:title=""/>
          </v:shape>
          <o:OLEObject Type="Embed" ProgID="Word.OpenDocumentText.12" ShapeID="_x0000_i1055" DrawAspect="Content" ObjectID="_1527786920" r:id="rId119"/>
        </w:object>
      </w:r>
    </w:p>
    <w:bookmarkStart w:id="267" w:name="_MON_1527588036"/>
    <w:bookmarkEnd w:id="267"/>
    <w:p w14:paraId="4BA08E71" w14:textId="05CA3FB7" w:rsidR="005D19B9" w:rsidRDefault="005D19B9" w:rsidP="001001E1">
      <w:r>
        <w:object w:dxaOrig="8504" w:dyaOrig="13820" w14:anchorId="0CD35EE9">
          <v:shape id="_x0000_i1056" type="#_x0000_t75" style="width:425pt;height:691pt" o:ole="">
            <v:imagedata r:id="rId120" o:title=""/>
          </v:shape>
          <o:OLEObject Type="Embed" ProgID="Word.OpenDocumentText.12" ShapeID="_x0000_i1056" DrawAspect="Content" ObjectID="_1527786921" r:id="rId121"/>
        </w:object>
      </w:r>
    </w:p>
    <w:bookmarkStart w:id="268" w:name="_MON_1527588050"/>
    <w:bookmarkEnd w:id="268"/>
    <w:p w14:paraId="3AFB0EB8" w14:textId="5E92A52A" w:rsidR="005D19B9" w:rsidRDefault="005D19B9" w:rsidP="001001E1">
      <w:r>
        <w:object w:dxaOrig="8504" w:dyaOrig="8960" w14:anchorId="60E909C8">
          <v:shape id="_x0000_i1057" type="#_x0000_t75" style="width:425pt;height:448pt" o:ole="">
            <v:imagedata r:id="rId122" o:title=""/>
          </v:shape>
          <o:OLEObject Type="Embed" ProgID="Word.OpenDocumentText.12" ShapeID="_x0000_i1057" DrawAspect="Content" ObjectID="_1527786922" r:id="rId123"/>
        </w:object>
      </w:r>
    </w:p>
    <w:p w14:paraId="3AD71293" w14:textId="3F37B0CD" w:rsidR="005D19B9" w:rsidRDefault="005D19B9" w:rsidP="001001E1"/>
    <w:p w14:paraId="56867739" w14:textId="78E54A46" w:rsidR="005D19B9" w:rsidRDefault="005D19B9" w:rsidP="001001E1"/>
    <w:p w14:paraId="0F5F68ED" w14:textId="53039481" w:rsidR="005D19B9" w:rsidRDefault="005D19B9" w:rsidP="001001E1"/>
    <w:p w14:paraId="4B64EECE" w14:textId="1B709432" w:rsidR="005D19B9" w:rsidRDefault="005D19B9" w:rsidP="001001E1"/>
    <w:p w14:paraId="48F1FA6F" w14:textId="6B0394C9" w:rsidR="005D19B9" w:rsidRDefault="005D19B9" w:rsidP="001001E1"/>
    <w:p w14:paraId="036FD5F7" w14:textId="3EA12CA7" w:rsidR="005D19B9" w:rsidRDefault="005D19B9" w:rsidP="001001E1"/>
    <w:p w14:paraId="483AD217" w14:textId="09D0A06D" w:rsidR="005D19B9" w:rsidRDefault="005D19B9" w:rsidP="001001E1"/>
    <w:p w14:paraId="23A721A8" w14:textId="27AF48CB" w:rsidR="005D19B9" w:rsidRDefault="005D19B9" w:rsidP="001001E1"/>
    <w:p w14:paraId="0A8853D0" w14:textId="14537495" w:rsidR="005D19B9" w:rsidRDefault="005D19B9" w:rsidP="001001E1"/>
    <w:p w14:paraId="60AC2C21" w14:textId="2D74D841" w:rsidR="005D19B9" w:rsidRDefault="005D19B9" w:rsidP="001001E1"/>
    <w:p w14:paraId="6867FCD7" w14:textId="4EEB93F6" w:rsidR="005D19B9" w:rsidRDefault="005D19B9" w:rsidP="001001E1"/>
    <w:p w14:paraId="3E983356" w14:textId="6A7F0094" w:rsidR="005D19B9" w:rsidRDefault="005D19B9" w:rsidP="005D19B9">
      <w:pPr>
        <w:pStyle w:val="Heading2"/>
      </w:pPr>
      <w:bookmarkStart w:id="269" w:name="_Toc454029458"/>
      <w:r>
        <w:lastRenderedPageBreak/>
        <w:t>OgcIndexWriter.java</w:t>
      </w:r>
      <w:bookmarkEnd w:id="269"/>
    </w:p>
    <w:bookmarkStart w:id="270" w:name="_MON_1527588112"/>
    <w:bookmarkEnd w:id="270"/>
    <w:p w14:paraId="25462DAC" w14:textId="413B26A8" w:rsidR="005D19B9" w:rsidRDefault="005D19B9" w:rsidP="005D19B9">
      <w:r>
        <w:object w:dxaOrig="8504" w:dyaOrig="12914" w14:anchorId="03E62203">
          <v:shape id="_x0000_i1058" type="#_x0000_t75" style="width:425pt;height:646pt" o:ole="">
            <v:imagedata r:id="rId124" o:title=""/>
          </v:shape>
          <o:OLEObject Type="Embed" ProgID="Word.OpenDocumentText.12" ShapeID="_x0000_i1058" DrawAspect="Content" ObjectID="_1527786923" r:id="rId125"/>
        </w:object>
      </w:r>
    </w:p>
    <w:p w14:paraId="1546DACB" w14:textId="23772287" w:rsidR="005D19B9" w:rsidRDefault="005D19B9" w:rsidP="005D19B9"/>
    <w:bookmarkStart w:id="271" w:name="_MON_1527588181"/>
    <w:bookmarkEnd w:id="271"/>
    <w:p w14:paraId="2C744E11" w14:textId="0E195C71" w:rsidR="005D19B9" w:rsidRPr="005D19B9" w:rsidRDefault="005D19B9" w:rsidP="005D19B9">
      <w:r>
        <w:object w:dxaOrig="8504" w:dyaOrig="7651" w14:anchorId="249107FC">
          <v:shape id="_x0000_i1059" type="#_x0000_t75" style="width:425pt;height:383pt" o:ole="">
            <v:imagedata r:id="rId126" o:title=""/>
          </v:shape>
          <o:OLEObject Type="Embed" ProgID="Word.OpenDocumentText.12" ShapeID="_x0000_i1059" DrawAspect="Content" ObjectID="_1527786924" r:id="rId127"/>
        </w:object>
      </w:r>
    </w:p>
    <w:p w14:paraId="365B8122" w14:textId="636FF809" w:rsidR="009D4B04" w:rsidRDefault="006E4540" w:rsidP="006E4540">
      <w:pPr>
        <w:pStyle w:val="Heading1"/>
      </w:pPr>
      <w:bookmarkStart w:id="272" w:name="_Ref453957849"/>
      <w:bookmarkStart w:id="273" w:name="_Toc454029459"/>
      <w:r>
        <w:lastRenderedPageBreak/>
        <w:t>Anexo E – Cronograma</w:t>
      </w:r>
      <w:bookmarkEnd w:id="272"/>
      <w:bookmarkEnd w:id="273"/>
    </w:p>
    <w:p w14:paraId="598B6A81" w14:textId="1003D37F" w:rsidR="0087754E" w:rsidRDefault="002A4F6B" w:rsidP="0087754E">
      <w:r>
        <w:rPr>
          <w:noProof/>
          <w:lang w:val="en-US" w:eastAsia="en-US"/>
        </w:rPr>
        <w:drawing>
          <wp:anchor distT="0" distB="0" distL="114300" distR="114300" simplePos="0" relativeHeight="251674624" behindDoc="0" locked="0" layoutInCell="1" allowOverlap="1" wp14:anchorId="70146865" wp14:editId="410A6E49">
            <wp:simplePos x="0" y="0"/>
            <wp:positionH relativeFrom="margin">
              <wp:posOffset>-794385</wp:posOffset>
            </wp:positionH>
            <wp:positionV relativeFrom="paragraph">
              <wp:posOffset>1094740</wp:posOffset>
            </wp:positionV>
            <wp:extent cx="6471285" cy="1933575"/>
            <wp:effectExtent l="0" t="0" r="571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fdf5dfbaaa1b289ce23808897e4af3.png"/>
                    <pic:cNvPicPr/>
                  </pic:nvPicPr>
                  <pic:blipFill>
                    <a:blip r:embed="rId128">
                      <a:extLst>
                        <a:ext uri="{28A0092B-C50C-407E-A947-70E740481C1C}">
                          <a14:useLocalDpi xmlns:a14="http://schemas.microsoft.com/office/drawing/2010/main" val="0"/>
                        </a:ext>
                      </a:extLst>
                    </a:blip>
                    <a:stretch>
                      <a:fillRect/>
                    </a:stretch>
                  </pic:blipFill>
                  <pic:spPr>
                    <a:xfrm>
                      <a:off x="0" y="0"/>
                      <a:ext cx="6471285" cy="1933575"/>
                    </a:xfrm>
                    <a:prstGeom prst="rect">
                      <a:avLst/>
                    </a:prstGeom>
                  </pic:spPr>
                </pic:pic>
              </a:graphicData>
            </a:graphic>
            <wp14:sizeRelH relativeFrom="margin">
              <wp14:pctWidth>0</wp14:pctWidth>
            </wp14:sizeRelH>
            <wp14:sizeRelV relativeFrom="margin">
              <wp14:pctHeight>0</wp14:pctHeight>
            </wp14:sizeRelV>
          </wp:anchor>
        </w:drawing>
      </w:r>
      <w:r w:rsidR="0087754E">
        <w:t xml:space="preserve">Hasta </w:t>
      </w:r>
      <w:r w:rsidR="001B1D28">
        <w:t>el</w:t>
      </w:r>
      <w:r w:rsidR="0087754E">
        <w:t xml:space="preserve"> momento en el que se está escribiendo esto se han utilizado </w:t>
      </w:r>
      <w:r w:rsidR="00F21730">
        <w:t>306,1</w:t>
      </w:r>
      <w:r w:rsidR="0087754E">
        <w:t xml:space="preserve"> horas para completar este proyecto.</w:t>
      </w:r>
      <w:r w:rsidR="00CC00B1">
        <w:t xml:space="preserve"> El trabajo </w:t>
      </w:r>
      <w:r w:rsidR="001B1D28">
        <w:t xml:space="preserve">comenzó en febrero. Durante ese primer mes el trabajo se centró en documentarse acerca de los trabajos existentes y sobre Nutch. La mayor cantidad de trabajo se realizó en abril. En la </w:t>
      </w:r>
      <w:r w:rsidR="00534C7D">
        <w:t>siguiente figura</w:t>
      </w:r>
      <w:r w:rsidR="001B1D28">
        <w:t xml:space="preserve"> se puede revisar la</w:t>
      </w:r>
      <w:r w:rsidR="00534C7D">
        <w:t xml:space="preserve"> distribución de horas por mes:</w:t>
      </w:r>
    </w:p>
    <w:p w14:paraId="2B9F13F5" w14:textId="147CCAC0" w:rsidR="00354BDC" w:rsidRDefault="00354BDC" w:rsidP="00354BDC">
      <w:pPr>
        <w:pStyle w:val="Caption"/>
      </w:pPr>
      <w:r>
        <w:t xml:space="preserve">Figura </w:t>
      </w:r>
      <w:r>
        <w:fldChar w:fldCharType="begin"/>
      </w:r>
      <w:r>
        <w:instrText xml:space="preserve"> SEQ Figura \* ARABIC </w:instrText>
      </w:r>
      <w:r>
        <w:fldChar w:fldCharType="separate"/>
      </w:r>
      <w:r w:rsidR="00F41806">
        <w:rPr>
          <w:noProof/>
        </w:rPr>
        <w:t>20</w:t>
      </w:r>
      <w:r>
        <w:fldChar w:fldCharType="end"/>
      </w:r>
      <w:r>
        <w:t>: Gráfica mes a mes</w:t>
      </w:r>
    </w:p>
    <w:p w14:paraId="5333CB14" w14:textId="77777777" w:rsidR="002A4F6B" w:rsidRPr="002A4F6B" w:rsidRDefault="002A4F6B" w:rsidP="002A4F6B"/>
    <w:p w14:paraId="244B028A" w14:textId="7022C6BC" w:rsidR="001B1D28" w:rsidRDefault="00E92A92" w:rsidP="0087754E">
      <w:r>
        <w:t>Como se puede ver en la figura inferior, s</w:t>
      </w:r>
      <w:r w:rsidR="001B1D28">
        <w:t xml:space="preserve">i se compara la gráfica de tiempo por cada mes con respecto a la gráfica de </w:t>
      </w:r>
      <w:r w:rsidR="001B1D28" w:rsidRPr="001B1D28">
        <w:rPr>
          <w:i/>
        </w:rPr>
        <w:t>commits</w:t>
      </w:r>
      <w:r w:rsidR="001B1D28">
        <w:t xml:space="preserve"> en GitHub se puede observar una correspondencia lógica.</w:t>
      </w:r>
    </w:p>
    <w:p w14:paraId="670C65DE" w14:textId="77777777" w:rsidR="001B1D28" w:rsidRDefault="001B1D28" w:rsidP="001B1D28">
      <w:pPr>
        <w:keepNext/>
      </w:pPr>
      <w:r>
        <w:rPr>
          <w:noProof/>
          <w:lang w:val="en-US" w:eastAsia="en-U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29">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36AB4C87" w:rsidR="001B1D28" w:rsidRDefault="001B1D28" w:rsidP="001B1D28">
      <w:pPr>
        <w:pStyle w:val="Caption"/>
      </w:pPr>
      <w:bookmarkStart w:id="274" w:name="_Ref453839526"/>
      <w:bookmarkStart w:id="275" w:name="_Toc454030232"/>
      <w:r>
        <w:t xml:space="preserve">Figura </w:t>
      </w:r>
      <w:r>
        <w:fldChar w:fldCharType="begin"/>
      </w:r>
      <w:r>
        <w:instrText xml:space="preserve"> SEQ Figura \* ARABIC </w:instrText>
      </w:r>
      <w:r>
        <w:fldChar w:fldCharType="separate"/>
      </w:r>
      <w:r w:rsidR="00F41806">
        <w:rPr>
          <w:noProof/>
        </w:rPr>
        <w:t>21</w:t>
      </w:r>
      <w:r>
        <w:fldChar w:fldCharType="end"/>
      </w:r>
      <w:bookmarkEnd w:id="274"/>
      <w:r w:rsidR="00E92A92">
        <w:t>: Gráfica commits GitHub</w:t>
      </w:r>
      <w:bookmarkEnd w:id="275"/>
    </w:p>
    <w:p w14:paraId="1E8D8EC7" w14:textId="6EE7FBD8" w:rsidR="001B1D28" w:rsidRDefault="001B1D28" w:rsidP="0087754E"/>
    <w:p w14:paraId="54B58F3E" w14:textId="286D804A" w:rsidR="00992214" w:rsidRDefault="00992214" w:rsidP="0087754E"/>
    <w:p w14:paraId="0BDF54DA" w14:textId="3348DBA7" w:rsidR="00992214" w:rsidRDefault="00992214" w:rsidP="0087754E"/>
    <w:p w14:paraId="0D1F779A" w14:textId="4F1EECFA" w:rsidR="00992214" w:rsidRDefault="00992214" w:rsidP="0087754E"/>
    <w:p w14:paraId="70760BE8" w14:textId="7C779EB0" w:rsidR="00992214" w:rsidRDefault="00992214" w:rsidP="0087754E"/>
    <w:p w14:paraId="140FCADD" w14:textId="5E56A7D5" w:rsidR="00992214" w:rsidRDefault="00992214" w:rsidP="0087754E"/>
    <w:p w14:paraId="3D716CD9" w14:textId="392E282B" w:rsidR="00992214" w:rsidRDefault="00992214" w:rsidP="0087754E"/>
    <w:p w14:paraId="3AC7CD65" w14:textId="025B8799" w:rsidR="00992214" w:rsidRDefault="00992214" w:rsidP="0087754E"/>
    <w:p w14:paraId="0C6D9C07" w14:textId="6933F7A3" w:rsidR="00992214" w:rsidRDefault="00992214" w:rsidP="0087754E"/>
    <w:p w14:paraId="09B00BE0" w14:textId="0B57A53C" w:rsidR="00992214" w:rsidRDefault="00992214" w:rsidP="0087754E"/>
    <w:p w14:paraId="3C6AAB7D" w14:textId="2552074F" w:rsidR="00992214" w:rsidRDefault="00992214" w:rsidP="0087754E"/>
    <w:p w14:paraId="56EF3013" w14:textId="49604984" w:rsidR="00992214" w:rsidRDefault="00992214" w:rsidP="0087754E"/>
    <w:p w14:paraId="0DF137F4" w14:textId="1FC01A92" w:rsidR="00992214" w:rsidRDefault="00992214" w:rsidP="0087754E"/>
    <w:p w14:paraId="27C810B5" w14:textId="7EA65752" w:rsidR="00992214" w:rsidRDefault="00992214"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13DFE594" w:rsidR="001B1D28" w:rsidRDefault="00354BDC" w:rsidP="001B1D28">
      <w:pPr>
        <w:keepNext/>
      </w:pPr>
      <w:r>
        <w:rPr>
          <w:noProof/>
          <w:lang w:val="en-US" w:eastAsia="en-US"/>
        </w:rPr>
        <w:drawing>
          <wp:inline distT="0" distB="0" distL="0" distR="0" wp14:anchorId="0F771D69" wp14:editId="50AA4C5B">
            <wp:extent cx="5396230" cy="34080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brero.png"/>
                    <pic:cNvPicPr/>
                  </pic:nvPicPr>
                  <pic:blipFill>
                    <a:blip r:embed="rId130">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534C08C7" w14:textId="2E040872" w:rsidR="001B1D28" w:rsidRDefault="001B1D28" w:rsidP="001B1D28">
      <w:pPr>
        <w:pStyle w:val="Caption"/>
      </w:pPr>
      <w:bookmarkStart w:id="276" w:name="_Toc454030233"/>
      <w:r>
        <w:t xml:space="preserve">Figura </w:t>
      </w:r>
      <w:r>
        <w:fldChar w:fldCharType="begin"/>
      </w:r>
      <w:r>
        <w:instrText xml:space="preserve"> SEQ Figura \* ARABIC </w:instrText>
      </w:r>
      <w:r>
        <w:fldChar w:fldCharType="separate"/>
      </w:r>
      <w:r w:rsidR="00F41806">
        <w:rPr>
          <w:noProof/>
        </w:rPr>
        <w:t>22</w:t>
      </w:r>
      <w:r>
        <w:fldChar w:fldCharType="end"/>
      </w:r>
      <w:r w:rsidR="00E92A92">
        <w:t>: Desglose febrero</w:t>
      </w:r>
      <w:bookmarkEnd w:id="276"/>
    </w:p>
    <w:p w14:paraId="605F8BA4" w14:textId="77777777" w:rsidR="001B1D28" w:rsidRDefault="001B1D28" w:rsidP="0087754E"/>
    <w:p w14:paraId="389F6130" w14:textId="1E00EFDC" w:rsidR="001B1D28" w:rsidRDefault="001B1D28" w:rsidP="0087754E"/>
    <w:p w14:paraId="6E9977AF" w14:textId="1A65258D" w:rsidR="001B1D28" w:rsidRDefault="00354BDC" w:rsidP="001B1D28">
      <w:pPr>
        <w:keepNext/>
      </w:pPr>
      <w:r>
        <w:rPr>
          <w:noProof/>
          <w:lang w:val="en-US" w:eastAsia="en-US"/>
        </w:rPr>
        <w:lastRenderedPageBreak/>
        <w:drawing>
          <wp:inline distT="0" distB="0" distL="0" distR="0" wp14:anchorId="355E5463" wp14:editId="3FE799E5">
            <wp:extent cx="5396230" cy="34080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rzo.png"/>
                    <pic:cNvPicPr/>
                  </pic:nvPicPr>
                  <pic:blipFill>
                    <a:blip r:embed="rId131">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24FE9CF8" w14:textId="462AAE39" w:rsidR="001B1D28" w:rsidRDefault="001B1D28" w:rsidP="001B1D28">
      <w:pPr>
        <w:pStyle w:val="Caption"/>
      </w:pPr>
      <w:bookmarkStart w:id="277" w:name="_Toc454030234"/>
      <w:r>
        <w:t xml:space="preserve">Figura </w:t>
      </w:r>
      <w:r>
        <w:fldChar w:fldCharType="begin"/>
      </w:r>
      <w:r>
        <w:instrText xml:space="preserve"> SEQ Figura \* ARABIC </w:instrText>
      </w:r>
      <w:r>
        <w:fldChar w:fldCharType="separate"/>
      </w:r>
      <w:r w:rsidR="00F41806">
        <w:rPr>
          <w:noProof/>
        </w:rPr>
        <w:t>23</w:t>
      </w:r>
      <w:r>
        <w:fldChar w:fldCharType="end"/>
      </w:r>
      <w:r w:rsidR="00E92A92">
        <w:t>: Desglose marzo</w:t>
      </w:r>
      <w:bookmarkEnd w:id="277"/>
    </w:p>
    <w:p w14:paraId="251F7ADF" w14:textId="77777777" w:rsidR="00354BDC" w:rsidRDefault="00354BDC" w:rsidP="00354BDC">
      <w:pPr>
        <w:keepNext/>
      </w:pPr>
      <w:r>
        <w:rPr>
          <w:noProof/>
          <w:lang w:val="en-US" w:eastAsia="en-US"/>
        </w:rPr>
        <w:drawing>
          <wp:inline distT="0" distB="0" distL="0" distR="0" wp14:anchorId="735566B1" wp14:editId="0CA3F3C7">
            <wp:extent cx="5396230" cy="37585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ril.png"/>
                    <pic:cNvPicPr/>
                  </pic:nvPicPr>
                  <pic:blipFill>
                    <a:blip r:embed="rId132">
                      <a:extLst>
                        <a:ext uri="{28A0092B-C50C-407E-A947-70E740481C1C}">
                          <a14:useLocalDpi xmlns:a14="http://schemas.microsoft.com/office/drawing/2010/main" val="0"/>
                        </a:ext>
                      </a:extLst>
                    </a:blip>
                    <a:stretch>
                      <a:fillRect/>
                    </a:stretch>
                  </pic:blipFill>
                  <pic:spPr>
                    <a:xfrm>
                      <a:off x="0" y="0"/>
                      <a:ext cx="5396230" cy="3758565"/>
                    </a:xfrm>
                    <a:prstGeom prst="rect">
                      <a:avLst/>
                    </a:prstGeom>
                  </pic:spPr>
                </pic:pic>
              </a:graphicData>
            </a:graphic>
          </wp:inline>
        </w:drawing>
      </w:r>
    </w:p>
    <w:p w14:paraId="013469C6" w14:textId="306EC9E7" w:rsidR="00C2506E" w:rsidRPr="00C2506E" w:rsidRDefault="00354BDC" w:rsidP="00354BDC">
      <w:pPr>
        <w:pStyle w:val="Caption"/>
      </w:pPr>
      <w:r>
        <w:t xml:space="preserve">Figura </w:t>
      </w:r>
      <w:r>
        <w:fldChar w:fldCharType="begin"/>
      </w:r>
      <w:r>
        <w:instrText xml:space="preserve"> SEQ Figura \* ARABIC </w:instrText>
      </w:r>
      <w:r>
        <w:fldChar w:fldCharType="separate"/>
      </w:r>
      <w:r w:rsidR="00F41806">
        <w:rPr>
          <w:noProof/>
        </w:rPr>
        <w:t>24</w:t>
      </w:r>
      <w:r>
        <w:fldChar w:fldCharType="end"/>
      </w:r>
      <w:r>
        <w:t>: Desglose abril</w:t>
      </w:r>
    </w:p>
    <w:p w14:paraId="43FDDB9B" w14:textId="0F0ED1A8" w:rsidR="001B1D28" w:rsidRDefault="00354BDC" w:rsidP="001B1D28">
      <w:pPr>
        <w:keepNext/>
      </w:pPr>
      <w:r>
        <w:rPr>
          <w:noProof/>
          <w:lang w:val="en-US" w:eastAsia="en-US"/>
        </w:rPr>
        <w:lastRenderedPageBreak/>
        <w:drawing>
          <wp:inline distT="0" distB="0" distL="0" distR="0" wp14:anchorId="468DD992" wp14:editId="277586B3">
            <wp:extent cx="5396230" cy="34080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yo.png"/>
                    <pic:cNvPicPr/>
                  </pic:nvPicPr>
                  <pic:blipFill>
                    <a:blip r:embed="rId133">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6D9103F2" w14:textId="637EB9C4" w:rsidR="001B1D28" w:rsidRDefault="001B1D28" w:rsidP="001B1D28">
      <w:pPr>
        <w:pStyle w:val="Caption"/>
      </w:pPr>
      <w:bookmarkStart w:id="278" w:name="_Toc454030236"/>
      <w:r>
        <w:t xml:space="preserve">Figura </w:t>
      </w:r>
      <w:r>
        <w:fldChar w:fldCharType="begin"/>
      </w:r>
      <w:r>
        <w:instrText xml:space="preserve"> SEQ Figura \* ARABIC </w:instrText>
      </w:r>
      <w:r>
        <w:fldChar w:fldCharType="separate"/>
      </w:r>
      <w:r w:rsidR="00F41806">
        <w:rPr>
          <w:noProof/>
        </w:rPr>
        <w:t>25</w:t>
      </w:r>
      <w:r>
        <w:fldChar w:fldCharType="end"/>
      </w:r>
      <w:r w:rsidR="00E92A92">
        <w:t>: Desglose mayo</w:t>
      </w:r>
      <w:bookmarkEnd w:id="278"/>
    </w:p>
    <w:p w14:paraId="178451E5" w14:textId="44110DB9" w:rsidR="001B1D28" w:rsidRDefault="00354BDC" w:rsidP="001B1D28">
      <w:pPr>
        <w:keepNext/>
      </w:pPr>
      <w:r>
        <w:rPr>
          <w:noProof/>
          <w:lang w:val="en-US" w:eastAsia="en-US"/>
        </w:rPr>
        <w:drawing>
          <wp:inline distT="0" distB="0" distL="0" distR="0" wp14:anchorId="5D483AA9" wp14:editId="4C149929">
            <wp:extent cx="5396230" cy="35591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nio.png"/>
                    <pic:cNvPicPr/>
                  </pic:nvPicPr>
                  <pic:blipFill>
                    <a:blip r:embed="rId134">
                      <a:extLst>
                        <a:ext uri="{28A0092B-C50C-407E-A947-70E740481C1C}">
                          <a14:useLocalDpi xmlns:a14="http://schemas.microsoft.com/office/drawing/2010/main" val="0"/>
                        </a:ext>
                      </a:extLst>
                    </a:blip>
                    <a:stretch>
                      <a:fillRect/>
                    </a:stretch>
                  </pic:blipFill>
                  <pic:spPr>
                    <a:xfrm>
                      <a:off x="0" y="0"/>
                      <a:ext cx="5396230" cy="3559175"/>
                    </a:xfrm>
                    <a:prstGeom prst="rect">
                      <a:avLst/>
                    </a:prstGeom>
                  </pic:spPr>
                </pic:pic>
              </a:graphicData>
            </a:graphic>
          </wp:inline>
        </w:drawing>
      </w:r>
    </w:p>
    <w:p w14:paraId="1C0299E6" w14:textId="191B2B20" w:rsidR="001B1D28" w:rsidRDefault="001B1D28" w:rsidP="001B1D28">
      <w:pPr>
        <w:pStyle w:val="Caption"/>
      </w:pPr>
      <w:bookmarkStart w:id="279" w:name="_Toc454030237"/>
      <w:r>
        <w:t xml:space="preserve">Figura </w:t>
      </w:r>
      <w:r>
        <w:fldChar w:fldCharType="begin"/>
      </w:r>
      <w:r>
        <w:instrText xml:space="preserve"> SEQ Figura \* ARABIC </w:instrText>
      </w:r>
      <w:r>
        <w:fldChar w:fldCharType="separate"/>
      </w:r>
      <w:r w:rsidR="00F41806">
        <w:rPr>
          <w:noProof/>
        </w:rPr>
        <w:t>26</w:t>
      </w:r>
      <w:r>
        <w:fldChar w:fldCharType="end"/>
      </w:r>
      <w:r w:rsidR="00E92A92">
        <w:t>: Desglose junio</w:t>
      </w:r>
      <w:bookmarkEnd w:id="279"/>
    </w:p>
    <w:p w14:paraId="0B618187" w14:textId="655EFD44" w:rsidR="00344C3D" w:rsidRDefault="00344C3D" w:rsidP="00344C3D"/>
    <w:p w14:paraId="082713EA" w14:textId="07395820" w:rsidR="00344C3D" w:rsidRDefault="00344C3D" w:rsidP="00344C3D">
      <w:pPr>
        <w:pStyle w:val="Heading1"/>
      </w:pPr>
      <w:bookmarkStart w:id="280" w:name="_Ref453840567"/>
      <w:bookmarkStart w:id="281" w:name="_Toc454029460"/>
      <w:r>
        <w:lastRenderedPageBreak/>
        <w:t>Anexo F – DOM</w:t>
      </w:r>
      <w:bookmarkEnd w:id="280"/>
      <w:bookmarkEnd w:id="281"/>
    </w:p>
    <w:p w14:paraId="798EC9CE" w14:textId="6B4E2856"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"manualFormatting" : "[9]", "plainTextFormattedCitation" : "[20]", "previouslyFormattedCitation" : "[19]"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Emph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3A3F9F7E"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F41806">
        <w:t xml:space="preserve">Ilustración </w:t>
      </w:r>
      <w:r w:rsidR="00F41806">
        <w:rPr>
          <w:noProof/>
        </w:rPr>
        <w:t>1</w:t>
      </w:r>
      <w:r>
        <w:fldChar w:fldCharType="end"/>
      </w:r>
      <w:r>
        <w:t xml:space="preserve"> de puede ver un esquema de una jerarquía generada por un documento XHTML al ser transformado en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"plainTextFormattedCitation" : "[20]", "previouslyFormattedCitation" : "[19]" }, "properties" : { "noteIndex" : 0 }, "schema" : "https://github.com/citation-style-language/schema/raw/master/csl-citation.json" }</w:instrText>
      </w:r>
      <w:r>
        <w:fldChar w:fldCharType="separate"/>
      </w:r>
      <w:r w:rsidR="003F0F51" w:rsidRPr="003F0F51">
        <w:rPr>
          <w:noProof/>
        </w:rPr>
        <w:t>[20]</w:t>
      </w:r>
      <w:r>
        <w:fldChar w:fldCharType="end"/>
      </w:r>
      <w:r>
        <w:t>.</w:t>
      </w:r>
    </w:p>
    <w:p w14:paraId="4CC73008" w14:textId="77777777" w:rsidR="00344C3D" w:rsidRDefault="00344C3D" w:rsidP="00344C3D">
      <w:pPr>
        <w:keepNext/>
        <w:jc w:val="center"/>
      </w:pPr>
      <w:r>
        <w:rPr>
          <w:noProof/>
          <w:lang w:val="en-US" w:eastAsia="en-U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35">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4462498E" w:rsidR="00344C3D" w:rsidRPr="00F559D9" w:rsidRDefault="00344C3D" w:rsidP="00344C3D">
      <w:pPr>
        <w:pStyle w:val="Caption"/>
        <w:jc w:val="center"/>
      </w:pPr>
      <w:bookmarkStart w:id="282" w:name="_Toc453684235"/>
      <w:bookmarkStart w:id="283" w:name="_Toc453842964"/>
      <w:bookmarkStart w:id="284" w:name="_Ref452741122"/>
      <w:r>
        <w:t xml:space="preserve">Ilustración </w:t>
      </w:r>
      <w:r>
        <w:fldChar w:fldCharType="begin"/>
      </w:r>
      <w:r>
        <w:instrText xml:space="preserve"> SEQ Ilustración \* ARABIC </w:instrText>
      </w:r>
      <w:r>
        <w:fldChar w:fldCharType="separate"/>
      </w:r>
      <w:r w:rsidR="00F41806">
        <w:rPr>
          <w:noProof/>
        </w:rPr>
        <w:t>1</w:t>
      </w:r>
      <w:bookmarkEnd w:id="282"/>
      <w:bookmarkEnd w:id="283"/>
      <w:r>
        <w:fldChar w:fldCharType="end"/>
      </w:r>
      <w:bookmarkEnd w:id="284"/>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r>
        <w:rPr>
          <w:i/>
          <w:lang w:val="es-ES"/>
        </w:rPr>
        <w:t>parser</w:t>
      </w:r>
      <w:r>
        <w:rPr>
          <w:lang w:val="es-ES"/>
        </w:rPr>
        <w:t xml:space="preserve"> para este tipo de contenidos. Viene implementado en </w:t>
      </w:r>
      <w:r>
        <w:rPr>
          <w:i/>
          <w:lang w:val="es-ES"/>
        </w:rPr>
        <w:t>Tika Parser</w:t>
      </w:r>
      <w:r>
        <w:rPr>
          <w:lang w:val="es-ES"/>
        </w:rPr>
        <w:t xml:space="preserve">. </w:t>
      </w:r>
      <w:r>
        <w:rPr>
          <w:i/>
          <w:lang w:val="es-ES"/>
        </w:rPr>
        <w:t>Tika Parser</w:t>
      </w:r>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 . </w:t>
      </w:r>
    </w:p>
    <w:p w14:paraId="3DF67215" w14:textId="77777777" w:rsidR="00344C3D" w:rsidRPr="00344C3D" w:rsidRDefault="00344C3D" w:rsidP="00344C3D">
      <w:pPr>
        <w:rPr>
          <w:lang w:val="es-ES"/>
        </w:rPr>
      </w:pPr>
    </w:p>
    <w:sectPr w:rsidR="00344C3D" w:rsidRPr="00344C3D" w:rsidSect="00B52B78">
      <w:footerReference w:type="default" r:id="rId136"/>
      <w:footerReference w:type="first" r:id="rId137"/>
      <w:pgSz w:w="11900" w:h="16840"/>
      <w:pgMar w:top="1417" w:right="1701" w:bottom="1417" w:left="1701" w:header="708" w:footer="708" w:gutter="0"/>
      <w:pgNumType w:start="1"/>
      <w:cols w:space="708"/>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Francisco J Lopez Pellicer" w:date="2016-06-18T20:28:00Z" w:initials="FJLP">
    <w:p w14:paraId="4EA9EBDB" w14:textId="4E81CB44" w:rsidR="00B464BD" w:rsidRDefault="00B464BD">
      <w:pPr>
        <w:pStyle w:val="CommentText"/>
      </w:pPr>
      <w:r>
        <w:rPr>
          <w:rStyle w:val="CommentReference"/>
        </w:rPr>
        <w:annotationRef/>
      </w:r>
      <w:r>
        <w:t>Falta la tabla de figuras.</w:t>
      </w:r>
    </w:p>
  </w:comment>
  <w:comment w:id="224" w:author="Francisco J Lopez Pellicer" w:date="2016-06-18T20:27:00Z" w:initials="FJLP">
    <w:p w14:paraId="5540666A" w14:textId="667DFB32" w:rsidR="00B464BD" w:rsidRDefault="00B464BD">
      <w:pPr>
        <w:pStyle w:val="CommentText"/>
      </w:pPr>
      <w:r>
        <w:rPr>
          <w:rStyle w:val="CommentReference"/>
        </w:rPr>
        <w:annotationRef/>
      </w:r>
      <w:r>
        <w:t>Mejora las referencias (por ejemplo, es mejor una referencia a un libro cuando solo tienes una referencia a una web o a Wikipedia)). y añade enlaces cuando existan.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A9EBDB" w15:done="0"/>
  <w15:commentEx w15:paraId="5540666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705942" w14:textId="77777777" w:rsidR="00E05725" w:rsidRDefault="00E05725" w:rsidP="00E23636">
      <w:r>
        <w:separator/>
      </w:r>
    </w:p>
  </w:endnote>
  <w:endnote w:type="continuationSeparator" w:id="0">
    <w:p w14:paraId="42349DF7" w14:textId="77777777" w:rsidR="00E05725" w:rsidRDefault="00E05725" w:rsidP="00E23636">
      <w:r>
        <w:continuationSeparator/>
      </w:r>
    </w:p>
  </w:endnote>
  <w:endnote w:type="continuationNotice" w:id="1">
    <w:p w14:paraId="5A37B5D9" w14:textId="77777777" w:rsidR="00E05725" w:rsidRDefault="00E05725"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Myriad Pro">
    <w:panose1 w:val="020B0503030403020204"/>
    <w:charset w:val="00"/>
    <w:family w:val="auto"/>
    <w:pitch w:val="variable"/>
    <w:sig w:usb0="20000287" w:usb1="00000001"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98852"/>
      <w:docPartObj>
        <w:docPartGallery w:val="Page Numbers (Bottom of Page)"/>
        <w:docPartUnique/>
      </w:docPartObj>
    </w:sdtPr>
    <w:sdtEndPr/>
    <w:sdtContent>
      <w:p w14:paraId="7279C431" w14:textId="0E08A296" w:rsidR="001B1786" w:rsidRDefault="001B1786">
        <w:pPr>
          <w:pStyle w:val="Footer"/>
          <w:jc w:val="right"/>
        </w:pPr>
        <w:r>
          <w:fldChar w:fldCharType="begin"/>
        </w:r>
        <w:r>
          <w:instrText>PAGE   \* MERGEFORMAT</w:instrText>
        </w:r>
        <w:r>
          <w:fldChar w:fldCharType="separate"/>
        </w:r>
        <w:r w:rsidR="00B464BD" w:rsidRPr="00B464BD">
          <w:rPr>
            <w:noProof/>
            <w:lang w:val="es-ES"/>
          </w:rPr>
          <w:t>74</w:t>
        </w:r>
        <w:r>
          <w:fldChar w:fldCharType="end"/>
        </w:r>
      </w:p>
    </w:sdtContent>
  </w:sdt>
  <w:p w14:paraId="44688842" w14:textId="77777777" w:rsidR="001B1786" w:rsidRDefault="001B178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2228245"/>
      <w:docPartObj>
        <w:docPartGallery w:val="Page Numbers (Bottom of Page)"/>
        <w:docPartUnique/>
      </w:docPartObj>
    </w:sdtPr>
    <w:sdtEndPr/>
    <w:sdtContent>
      <w:p w14:paraId="18E2F37D" w14:textId="77777777" w:rsidR="001B1786" w:rsidRDefault="001B1786">
        <w:pPr>
          <w:pStyle w:val="Footer"/>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1B1786" w:rsidRDefault="001B178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D29F0" w14:textId="77777777" w:rsidR="00E05725" w:rsidRDefault="00E05725" w:rsidP="00E23636">
      <w:r>
        <w:separator/>
      </w:r>
    </w:p>
  </w:footnote>
  <w:footnote w:type="continuationSeparator" w:id="0">
    <w:p w14:paraId="7B1EFD6F" w14:textId="77777777" w:rsidR="00E05725" w:rsidRDefault="00E05725" w:rsidP="00E23636">
      <w:r>
        <w:continuationSeparator/>
      </w:r>
    </w:p>
  </w:footnote>
  <w:footnote w:type="continuationNotice" w:id="1">
    <w:p w14:paraId="29D7EE2C" w14:textId="77777777" w:rsidR="00E05725" w:rsidRDefault="00E05725" w:rsidP="00DB3A94">
      <w:pPr>
        <w:spacing w:before="0" w:after="0"/>
      </w:pPr>
    </w:p>
  </w:footnote>
  <w:footnote w:id="2">
    <w:p w14:paraId="76F96185" w14:textId="77777777" w:rsidR="001B1786" w:rsidRPr="00776873" w:rsidRDefault="001B1786" w:rsidP="00722739">
      <w:pPr>
        <w:pStyle w:val="FootnoteText"/>
      </w:pPr>
      <w:r w:rsidRPr="000E566C">
        <w:rPr>
          <w:rStyle w:val="FootnoteReference"/>
        </w:rPr>
        <w:footnoteRef/>
      </w:r>
      <w:r>
        <w:t xml:space="preserve"> Desarrollador también de Lucene y Hadoop</w:t>
      </w:r>
    </w:p>
  </w:footnote>
  <w:footnote w:id="3">
    <w:p w14:paraId="581F23A6" w14:textId="77777777" w:rsidR="001B1786" w:rsidRPr="00776873" w:rsidRDefault="001B1786" w:rsidP="00722739">
      <w:pPr>
        <w:pStyle w:val="FootnoteText"/>
      </w:pPr>
      <w:r w:rsidRPr="000E566C">
        <w:rPr>
          <w:rStyle w:val="FootnoteReference"/>
        </w:rPr>
        <w:footnoteRef/>
      </w:r>
      <w:r>
        <w:t xml:space="preserve"> </w:t>
      </w:r>
      <w:r>
        <w:t>Programa de candidatos para convertirse un parte de la fundación Apache.</w:t>
      </w:r>
    </w:p>
  </w:footnote>
  <w:footnote w:id="4">
    <w:p w14:paraId="73E5FEF0" w14:textId="2E28049D" w:rsidR="001B1786" w:rsidRPr="00817E0C" w:rsidRDefault="001B1786">
      <w:pPr>
        <w:pStyle w:val="FootnoteText"/>
      </w:pPr>
      <w:r>
        <w:rPr>
          <w:rStyle w:val="FootnoteReference"/>
        </w:rPr>
        <w:footnoteRef/>
      </w:r>
      <w:r>
        <w:t xml:space="preserve"> </w:t>
      </w:r>
      <w:r w:rsidRPr="00817E0C">
        <w:t>http://ant.apache.org/</w:t>
      </w:r>
    </w:p>
  </w:footnote>
  <w:footnote w:id="5">
    <w:p w14:paraId="4C6442A4" w14:textId="319A5879" w:rsidR="001B1786" w:rsidRPr="00817E0C" w:rsidRDefault="001B1786">
      <w:pPr>
        <w:pStyle w:val="FootnoteText"/>
      </w:pPr>
      <w:r>
        <w:rPr>
          <w:rStyle w:val="FootnoteReference"/>
        </w:rPr>
        <w:footnoteRef/>
      </w:r>
      <w:r>
        <w:t xml:space="preserve"> </w:t>
      </w:r>
      <w:r w:rsidRPr="00817E0C">
        <w:t>http://ant.apache.org/ivy/</w:t>
      </w:r>
    </w:p>
  </w:footnote>
  <w:footnote w:id="6">
    <w:p w14:paraId="3DA78CB8" w14:textId="77777777" w:rsidR="001B1786" w:rsidRPr="00000DC7" w:rsidRDefault="001B1786">
      <w:pPr>
        <w:pStyle w:val="FootnoteText"/>
        <w:rPr>
          <w:lang w:val="es-ES"/>
        </w:rPr>
      </w:pPr>
      <w:r w:rsidRPr="000E566C">
        <w:rPr>
          <w:rStyle w:val="FootnoteReference"/>
        </w:rPr>
        <w:footnoteRef/>
      </w:r>
      <w:r>
        <w:t xml:space="preserve"> </w:t>
      </w:r>
      <w:r>
        <w:rPr>
          <w:lang w:val="es-ES"/>
        </w:rPr>
        <w:t>Anchor: Nombre con el que aparecen los enlaces en el navegador.</w:t>
      </w:r>
    </w:p>
  </w:footnote>
  <w:footnote w:id="7">
    <w:p w14:paraId="5FCE3A85" w14:textId="77777777" w:rsidR="001B1786" w:rsidRPr="009C481F" w:rsidRDefault="001B1786">
      <w:pPr>
        <w:pStyle w:val="FootnoteText"/>
        <w:rPr>
          <w:lang w:val="en-US"/>
        </w:rPr>
      </w:pPr>
      <w:r w:rsidRPr="000E566C">
        <w:rPr>
          <w:rStyle w:val="FootnoteReference"/>
        </w:rPr>
        <w:footnoteRef/>
      </w:r>
      <w:r w:rsidRPr="009C481F">
        <w:rPr>
          <w:lang w:val="en-US"/>
        </w:rPr>
        <w:t xml:space="preserve"> </w:t>
      </w:r>
      <w:proofErr w:type="spellStart"/>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proofErr w:type="spellEnd"/>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8">
    <w:p w14:paraId="05A7EBB1" w14:textId="77777777" w:rsidR="001B1786" w:rsidRPr="009C481F" w:rsidRDefault="001B1786">
      <w:pPr>
        <w:pStyle w:val="FootnoteText"/>
        <w:rPr>
          <w:lang w:val="en-US"/>
        </w:rPr>
      </w:pPr>
      <w:r w:rsidRPr="000E566C">
        <w:rPr>
          <w:rStyle w:val="FootnoteReference"/>
        </w:rPr>
        <w:footnoteRef/>
      </w:r>
      <w:r w:rsidRPr="009C481F">
        <w:rPr>
          <w:lang w:val="en-US"/>
        </w:rPr>
        <w:t xml:space="preserve"> Document Object Model</w:t>
      </w:r>
    </w:p>
  </w:footnote>
  <w:footnote w:id="9">
    <w:p w14:paraId="2A4B4875" w14:textId="52218679" w:rsidR="001B1786" w:rsidRPr="00817E0C" w:rsidRDefault="001B1786">
      <w:pPr>
        <w:pStyle w:val="FootnoteText"/>
      </w:pPr>
      <w:r>
        <w:rPr>
          <w:rStyle w:val="FootnoteReference"/>
        </w:rPr>
        <w:footnoteRef/>
      </w:r>
      <w:r>
        <w:t xml:space="preserve"> </w:t>
      </w:r>
      <w:r>
        <w:t>Solr es un motor de búsqueda basado en Lucene.</w:t>
      </w:r>
    </w:p>
  </w:footnote>
  <w:footnote w:id="10">
    <w:p w14:paraId="25CABACA" w14:textId="64637583" w:rsidR="001B1786" w:rsidRPr="00817E0C" w:rsidRDefault="001B1786">
      <w:pPr>
        <w:pStyle w:val="FootnoteText"/>
        <w:rPr>
          <w:lang w:val="es-ES"/>
        </w:rPr>
      </w:pPr>
      <w:r>
        <w:rPr>
          <w:rStyle w:val="FootnoteReference"/>
        </w:rPr>
        <w:footnoteRef/>
      </w:r>
      <w:r w:rsidRPr="00817E0C">
        <w:rPr>
          <w:lang w:val="es-ES"/>
        </w:rPr>
        <w:t xml:space="preserve"> </w:t>
      </w:r>
      <w:r w:rsidRPr="00817E0C">
        <w:rPr>
          <w:lang w:val="es-ES"/>
        </w:rPr>
        <w:t xml:space="preserve">El </w:t>
      </w:r>
      <w:proofErr w:type="spellStart"/>
      <w:r w:rsidRPr="00817E0C">
        <w:rPr>
          <w:lang w:val="es-ES"/>
        </w:rPr>
        <w:t>CrawlDatum</w:t>
      </w:r>
      <w:proofErr w:type="spellEnd"/>
      <w:r w:rsidRPr="00817E0C">
        <w:rPr>
          <w:lang w:val="es-ES"/>
        </w:rPr>
        <w:t xml:space="preserve"> contiene toda la informaci</w:t>
      </w:r>
      <w:r>
        <w:rPr>
          <w:lang w:val="es-ES"/>
        </w:rPr>
        <w:t>ón de cada URL.</w:t>
      </w:r>
    </w:p>
  </w:footnote>
  <w:footnote w:id="11">
    <w:p w14:paraId="1609A3F2" w14:textId="77777777" w:rsidR="001B1786" w:rsidRPr="000E566C" w:rsidRDefault="001B1786">
      <w:pPr>
        <w:pStyle w:val="FootnoteText"/>
        <w:rPr>
          <w:lang w:val="en-US"/>
        </w:rPr>
      </w:pPr>
      <w:r w:rsidRPr="000E566C">
        <w:rPr>
          <w:rStyle w:val="FootnoteReference"/>
        </w:rPr>
        <w:footnoteRef/>
      </w:r>
      <w:r w:rsidRPr="000E566C">
        <w:rPr>
          <w:lang w:val="en-US"/>
        </w:rPr>
        <w:t xml:space="preserve"> Open Geo Spatial - </w:t>
      </w:r>
      <w:hyperlink r:id="rId1" w:history="1">
        <w:r w:rsidRPr="000E566C">
          <w:rPr>
            <w:rStyle w:val="Hyperlink"/>
            <w:lang w:val="en-US"/>
          </w:rPr>
          <w:t>http://www.opengeospatial.org</w:t>
        </w:r>
      </w:hyperlink>
      <w:r w:rsidRPr="000E566C">
        <w:rPr>
          <w:lang w:val="en-US"/>
        </w:rPr>
        <w:t xml:space="preserve"> </w:t>
      </w:r>
    </w:p>
  </w:footnote>
  <w:footnote w:id="12">
    <w:p w14:paraId="0AE328B3" w14:textId="77777777" w:rsidR="001B1786" w:rsidRPr="000C3809" w:rsidRDefault="001B1786">
      <w:pPr>
        <w:pStyle w:val="FootnoteText"/>
        <w:rPr>
          <w:lang w:val="es-ES"/>
        </w:rPr>
      </w:pPr>
      <w:r w:rsidRPr="000E566C">
        <w:rPr>
          <w:rStyle w:val="FootnoteReference"/>
        </w:rPr>
        <w:footnoteRef/>
      </w:r>
      <w:r>
        <w:t xml:space="preserve"> </w:t>
      </w:r>
      <w:r>
        <w:t xml:space="preserve">Tesauro: </w:t>
      </w:r>
      <w:r>
        <w:rPr>
          <w:lang w:val="es-ES"/>
        </w:rPr>
        <w:t>Lista de palabras o términos utilizados para representar conceptos.</w:t>
      </w:r>
    </w:p>
  </w:footnote>
  <w:footnote w:id="13">
    <w:p w14:paraId="479D0DD4" w14:textId="77777777" w:rsidR="001B1786" w:rsidRPr="009631D8" w:rsidRDefault="001B1786">
      <w:pPr>
        <w:pStyle w:val="FootnoteText"/>
        <w:rPr>
          <w:lang w:val="es-ES"/>
        </w:rPr>
      </w:pPr>
      <w:r w:rsidRPr="000E566C">
        <w:rPr>
          <w:rStyle w:val="FootnoteReference"/>
        </w:rPr>
        <w:footnoteRef/>
      </w:r>
      <w:r>
        <w:t xml:space="preserve"> </w:t>
      </w:r>
      <w:r>
        <w:t>Lista de palabra que deben ser ignoradas en estos cálculos (de, el, la, y…)</w:t>
      </w:r>
    </w:p>
  </w:footnote>
  <w:footnote w:id="14">
    <w:p w14:paraId="6F285DB2" w14:textId="77777777" w:rsidR="001B1786" w:rsidRPr="0018380A" w:rsidRDefault="001B1786">
      <w:pPr>
        <w:pStyle w:val="FootnoteText"/>
        <w:rPr>
          <w:lang w:val="en-US"/>
        </w:rPr>
      </w:pPr>
      <w:r w:rsidRPr="000E566C">
        <w:rPr>
          <w:rStyle w:val="FootnoteReference"/>
        </w:rPr>
        <w:footnoteRef/>
      </w:r>
      <w:r w:rsidRPr="0018380A">
        <w:rPr>
          <w:lang w:val="en-US"/>
        </w:rPr>
        <w:t xml:space="preserve"> Simple Knowledge Organization System</w:t>
      </w:r>
    </w:p>
  </w:footnote>
  <w:footnote w:id="15">
    <w:p w14:paraId="7A9F7424" w14:textId="77777777" w:rsidR="001B1786" w:rsidRPr="0018380A" w:rsidRDefault="001B1786">
      <w:pPr>
        <w:pStyle w:val="FootnoteText"/>
        <w:rPr>
          <w:lang w:val="en-US"/>
        </w:rPr>
      </w:pPr>
      <w:r w:rsidRPr="000E566C">
        <w:rPr>
          <w:rStyle w:val="FootnoteReference"/>
        </w:rPr>
        <w:footnoteRef/>
      </w:r>
      <w:r w:rsidRPr="0018380A">
        <w:rPr>
          <w:lang w:val="en-US"/>
        </w:rPr>
        <w:t xml:space="preserve"> World Wide Web Consortium</w:t>
      </w:r>
    </w:p>
  </w:footnote>
  <w:footnote w:id="16">
    <w:p w14:paraId="52377A4B" w14:textId="77777777" w:rsidR="001B1786" w:rsidRPr="008E2B8A" w:rsidRDefault="001B1786">
      <w:pPr>
        <w:pStyle w:val="FootnoteText"/>
        <w:rPr>
          <w:lang w:val="es-ES"/>
        </w:rPr>
      </w:pPr>
      <w:r w:rsidRPr="000E566C">
        <w:rPr>
          <w:rStyle w:val="FootnoteReference"/>
        </w:rPr>
        <w:footnoteRef/>
      </w:r>
      <w:r>
        <w:t xml:space="preserve"> </w:t>
      </w:r>
      <w:proofErr w:type="spellStart"/>
      <w:r>
        <w:rPr>
          <w:lang w:val="es-ES"/>
        </w:rPr>
        <w:t>Linked</w:t>
      </w:r>
      <w:proofErr w:type="spellEnd"/>
      <w:r>
        <w:rPr>
          <w:lang w:val="es-ES"/>
        </w:rPr>
        <w:t xml:space="preserve"> Open Data</w:t>
      </w:r>
    </w:p>
  </w:footnote>
  <w:footnote w:id="17">
    <w:p w14:paraId="355B7AC5" w14:textId="77777777" w:rsidR="001B1786" w:rsidRPr="00743077" w:rsidRDefault="001B1786" w:rsidP="00EA3A59">
      <w:pPr>
        <w:pStyle w:val="FootnoteText"/>
        <w:rPr>
          <w:lang w:val="es-ES"/>
        </w:rPr>
      </w:pPr>
      <w:r w:rsidRPr="000E566C">
        <w:rPr>
          <w:rStyle w:val="FootnoteReference"/>
        </w:rPr>
        <w:footnoteRef/>
      </w:r>
      <w:r>
        <w:t xml:space="preserve"> </w:t>
      </w:r>
      <w:proofErr w:type="spellStart"/>
      <w:r>
        <w:rPr>
          <w:lang w:val="es-ES"/>
        </w:rPr>
        <w:t>El</w:t>
      </w:r>
      <w:proofErr w:type="spellEnd"/>
      <w:r>
        <w:rPr>
          <w:lang w:val="es-ES"/>
        </w:rPr>
        <w:t xml:space="preserve"> </w:t>
      </w:r>
      <w:r>
        <w:rPr>
          <w:i/>
          <w:lang w:val="es-ES"/>
        </w:rPr>
        <w:t>es</w:t>
      </w:r>
      <w:r>
        <w:rPr>
          <w:lang w:val="es-ES"/>
        </w:rPr>
        <w:t xml:space="preserve"> referencia al idioma español, existen para los 22 idiomas soportados.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2"/>
    <w:multiLevelType w:val="singleLevel"/>
    <w:tmpl w:val="1F3A3502"/>
    <w:lvl w:ilvl="0">
      <w:start w:val="1"/>
      <w:numFmt w:val="bullet"/>
      <w:pStyle w:val="ListBullet3"/>
      <w:lvlText w:val=""/>
      <w:lvlJc w:val="left"/>
      <w:pPr>
        <w:tabs>
          <w:tab w:val="num" w:pos="926"/>
        </w:tabs>
        <w:ind w:left="926" w:hanging="360"/>
      </w:pPr>
      <w:rPr>
        <w:rFonts w:ascii="Symbol" w:hAnsi="Symbol" w:hint="default"/>
      </w:rPr>
    </w:lvl>
  </w:abstractNum>
  <w:abstractNum w:abstractNumId="2">
    <w:nsid w:val="FFFFFF83"/>
    <w:multiLevelType w:val="singleLevel"/>
    <w:tmpl w:val="E7AEB414"/>
    <w:lvl w:ilvl="0">
      <w:start w:val="1"/>
      <w:numFmt w:val="bullet"/>
      <w:pStyle w:val="ListBullet2"/>
      <w:lvlText w:val=""/>
      <w:lvlJc w:val="left"/>
      <w:pPr>
        <w:tabs>
          <w:tab w:val="num" w:pos="643"/>
        </w:tabs>
        <w:ind w:left="643" w:hanging="360"/>
      </w:pPr>
      <w:rPr>
        <w:rFonts w:ascii="Symbol" w:hAnsi="Symbol" w:hint="default"/>
      </w:rPr>
    </w:lvl>
  </w:abstractNum>
  <w:abstractNum w:abstractNumId="3">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co J Lopez Pellicer">
    <w15:presenceInfo w15:providerId="Windows Live" w15:userId="e3a885b06c2abe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263C7"/>
    <w:rsid w:val="00034561"/>
    <w:rsid w:val="000465D2"/>
    <w:rsid w:val="00050E42"/>
    <w:rsid w:val="00052409"/>
    <w:rsid w:val="0006245E"/>
    <w:rsid w:val="000626F1"/>
    <w:rsid w:val="00064443"/>
    <w:rsid w:val="000654A6"/>
    <w:rsid w:val="00072F22"/>
    <w:rsid w:val="00074A8E"/>
    <w:rsid w:val="00080324"/>
    <w:rsid w:val="00082ED0"/>
    <w:rsid w:val="00087245"/>
    <w:rsid w:val="000942D3"/>
    <w:rsid w:val="00095AE2"/>
    <w:rsid w:val="00095B1B"/>
    <w:rsid w:val="00096715"/>
    <w:rsid w:val="000A5566"/>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76069"/>
    <w:rsid w:val="0018380A"/>
    <w:rsid w:val="00190AA7"/>
    <w:rsid w:val="0019136B"/>
    <w:rsid w:val="00193F2E"/>
    <w:rsid w:val="00194AD1"/>
    <w:rsid w:val="00194FBE"/>
    <w:rsid w:val="001A4E7E"/>
    <w:rsid w:val="001B1786"/>
    <w:rsid w:val="001B1D28"/>
    <w:rsid w:val="001B2B38"/>
    <w:rsid w:val="001B2D57"/>
    <w:rsid w:val="001B37D5"/>
    <w:rsid w:val="001B4ADA"/>
    <w:rsid w:val="001B4FA1"/>
    <w:rsid w:val="001C619E"/>
    <w:rsid w:val="001D1D41"/>
    <w:rsid w:val="001D4C11"/>
    <w:rsid w:val="001E2206"/>
    <w:rsid w:val="001E6EEC"/>
    <w:rsid w:val="001E7C4F"/>
    <w:rsid w:val="001F326B"/>
    <w:rsid w:val="001F3D68"/>
    <w:rsid w:val="001F3FF8"/>
    <w:rsid w:val="001F5BDC"/>
    <w:rsid w:val="00200829"/>
    <w:rsid w:val="0020247F"/>
    <w:rsid w:val="00206EE7"/>
    <w:rsid w:val="002138B2"/>
    <w:rsid w:val="0022714D"/>
    <w:rsid w:val="002360B4"/>
    <w:rsid w:val="002367F4"/>
    <w:rsid w:val="00237E0E"/>
    <w:rsid w:val="00241409"/>
    <w:rsid w:val="002441BF"/>
    <w:rsid w:val="00246E1E"/>
    <w:rsid w:val="00247648"/>
    <w:rsid w:val="002478C4"/>
    <w:rsid w:val="00247C15"/>
    <w:rsid w:val="00251770"/>
    <w:rsid w:val="00260FDB"/>
    <w:rsid w:val="0027033D"/>
    <w:rsid w:val="002736AA"/>
    <w:rsid w:val="0027571F"/>
    <w:rsid w:val="002763C8"/>
    <w:rsid w:val="00280105"/>
    <w:rsid w:val="00280272"/>
    <w:rsid w:val="00284894"/>
    <w:rsid w:val="00293F00"/>
    <w:rsid w:val="00295827"/>
    <w:rsid w:val="002A4F6B"/>
    <w:rsid w:val="002A6C9F"/>
    <w:rsid w:val="002B6704"/>
    <w:rsid w:val="002C097D"/>
    <w:rsid w:val="002D4355"/>
    <w:rsid w:val="002D67E9"/>
    <w:rsid w:val="002E616A"/>
    <w:rsid w:val="002F5879"/>
    <w:rsid w:val="002F5E3F"/>
    <w:rsid w:val="002F6749"/>
    <w:rsid w:val="00302AEC"/>
    <w:rsid w:val="00307F95"/>
    <w:rsid w:val="00330932"/>
    <w:rsid w:val="00334916"/>
    <w:rsid w:val="00334B49"/>
    <w:rsid w:val="003374C5"/>
    <w:rsid w:val="00342D8D"/>
    <w:rsid w:val="00342FF5"/>
    <w:rsid w:val="00344C3D"/>
    <w:rsid w:val="00351361"/>
    <w:rsid w:val="00354BDC"/>
    <w:rsid w:val="0036241A"/>
    <w:rsid w:val="00377B78"/>
    <w:rsid w:val="0038435D"/>
    <w:rsid w:val="00386249"/>
    <w:rsid w:val="0038627D"/>
    <w:rsid w:val="003A013F"/>
    <w:rsid w:val="003A31B9"/>
    <w:rsid w:val="003A371B"/>
    <w:rsid w:val="003A4FF8"/>
    <w:rsid w:val="003A674A"/>
    <w:rsid w:val="003A7FE7"/>
    <w:rsid w:val="003B1186"/>
    <w:rsid w:val="003B1C16"/>
    <w:rsid w:val="003C040D"/>
    <w:rsid w:val="003C086B"/>
    <w:rsid w:val="003C6997"/>
    <w:rsid w:val="003C7ADF"/>
    <w:rsid w:val="003E12F7"/>
    <w:rsid w:val="003E757C"/>
    <w:rsid w:val="003F0F51"/>
    <w:rsid w:val="003F5363"/>
    <w:rsid w:val="004023A8"/>
    <w:rsid w:val="004032E9"/>
    <w:rsid w:val="00406D1D"/>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F92"/>
    <w:rsid w:val="004B2535"/>
    <w:rsid w:val="004B78CE"/>
    <w:rsid w:val="004C2A1B"/>
    <w:rsid w:val="004C4DF2"/>
    <w:rsid w:val="004C77FC"/>
    <w:rsid w:val="0051229E"/>
    <w:rsid w:val="00513B82"/>
    <w:rsid w:val="00514A11"/>
    <w:rsid w:val="00515DA9"/>
    <w:rsid w:val="0051609A"/>
    <w:rsid w:val="00520DCC"/>
    <w:rsid w:val="00521D5C"/>
    <w:rsid w:val="00523161"/>
    <w:rsid w:val="00534C7D"/>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D7902"/>
    <w:rsid w:val="005E30AD"/>
    <w:rsid w:val="005E536D"/>
    <w:rsid w:val="005F1BE2"/>
    <w:rsid w:val="005F333B"/>
    <w:rsid w:val="005F607A"/>
    <w:rsid w:val="006035B9"/>
    <w:rsid w:val="006052B3"/>
    <w:rsid w:val="00606058"/>
    <w:rsid w:val="0060786F"/>
    <w:rsid w:val="006107A5"/>
    <w:rsid w:val="00612C9C"/>
    <w:rsid w:val="006159F4"/>
    <w:rsid w:val="00623C70"/>
    <w:rsid w:val="00624DFC"/>
    <w:rsid w:val="0062563E"/>
    <w:rsid w:val="00635F08"/>
    <w:rsid w:val="00645084"/>
    <w:rsid w:val="006532FD"/>
    <w:rsid w:val="0066762F"/>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E4540"/>
    <w:rsid w:val="006E6AFA"/>
    <w:rsid w:val="006F08A1"/>
    <w:rsid w:val="00711E64"/>
    <w:rsid w:val="0071662B"/>
    <w:rsid w:val="007219CF"/>
    <w:rsid w:val="00722739"/>
    <w:rsid w:val="00726AA1"/>
    <w:rsid w:val="00732575"/>
    <w:rsid w:val="00733248"/>
    <w:rsid w:val="00741255"/>
    <w:rsid w:val="00743077"/>
    <w:rsid w:val="00752638"/>
    <w:rsid w:val="00762A8B"/>
    <w:rsid w:val="007662F0"/>
    <w:rsid w:val="007668EB"/>
    <w:rsid w:val="00772006"/>
    <w:rsid w:val="00772EAF"/>
    <w:rsid w:val="007755B9"/>
    <w:rsid w:val="00776873"/>
    <w:rsid w:val="007822BB"/>
    <w:rsid w:val="00782CE5"/>
    <w:rsid w:val="0079539C"/>
    <w:rsid w:val="00796041"/>
    <w:rsid w:val="007A1925"/>
    <w:rsid w:val="007A546A"/>
    <w:rsid w:val="007A6612"/>
    <w:rsid w:val="007A7880"/>
    <w:rsid w:val="007A7FF1"/>
    <w:rsid w:val="007B6C2D"/>
    <w:rsid w:val="007B7C75"/>
    <w:rsid w:val="007D10E2"/>
    <w:rsid w:val="007D1D52"/>
    <w:rsid w:val="007E4457"/>
    <w:rsid w:val="007F0C06"/>
    <w:rsid w:val="007F1650"/>
    <w:rsid w:val="00805B88"/>
    <w:rsid w:val="00806449"/>
    <w:rsid w:val="00812585"/>
    <w:rsid w:val="00817E0C"/>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5C43"/>
    <w:rsid w:val="0087754E"/>
    <w:rsid w:val="008810F8"/>
    <w:rsid w:val="0088308C"/>
    <w:rsid w:val="00884E73"/>
    <w:rsid w:val="008850B6"/>
    <w:rsid w:val="00890EC2"/>
    <w:rsid w:val="008A0898"/>
    <w:rsid w:val="008A09F8"/>
    <w:rsid w:val="008A6B3C"/>
    <w:rsid w:val="008A6E2A"/>
    <w:rsid w:val="008B1E86"/>
    <w:rsid w:val="008B4F6E"/>
    <w:rsid w:val="008B7333"/>
    <w:rsid w:val="008C271B"/>
    <w:rsid w:val="008C3C01"/>
    <w:rsid w:val="008D0CBF"/>
    <w:rsid w:val="008D78FC"/>
    <w:rsid w:val="008E0B20"/>
    <w:rsid w:val="008E1D94"/>
    <w:rsid w:val="008E24FD"/>
    <w:rsid w:val="008E2954"/>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2214"/>
    <w:rsid w:val="00995225"/>
    <w:rsid w:val="009A69F2"/>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53786"/>
    <w:rsid w:val="00A56245"/>
    <w:rsid w:val="00A60FD9"/>
    <w:rsid w:val="00A771E4"/>
    <w:rsid w:val="00A81868"/>
    <w:rsid w:val="00A8332F"/>
    <w:rsid w:val="00A8341A"/>
    <w:rsid w:val="00A838D1"/>
    <w:rsid w:val="00A84936"/>
    <w:rsid w:val="00A8533A"/>
    <w:rsid w:val="00A855A0"/>
    <w:rsid w:val="00A867CD"/>
    <w:rsid w:val="00A90DA0"/>
    <w:rsid w:val="00A9328A"/>
    <w:rsid w:val="00A97BDE"/>
    <w:rsid w:val="00AB7ED1"/>
    <w:rsid w:val="00AC4789"/>
    <w:rsid w:val="00AD0A45"/>
    <w:rsid w:val="00AD0D42"/>
    <w:rsid w:val="00AD1ED5"/>
    <w:rsid w:val="00AF1389"/>
    <w:rsid w:val="00AF2604"/>
    <w:rsid w:val="00AF4D88"/>
    <w:rsid w:val="00B0076A"/>
    <w:rsid w:val="00B069BD"/>
    <w:rsid w:val="00B14B33"/>
    <w:rsid w:val="00B23BF0"/>
    <w:rsid w:val="00B2656A"/>
    <w:rsid w:val="00B2776A"/>
    <w:rsid w:val="00B32125"/>
    <w:rsid w:val="00B34F9C"/>
    <w:rsid w:val="00B365EB"/>
    <w:rsid w:val="00B464BD"/>
    <w:rsid w:val="00B516AA"/>
    <w:rsid w:val="00B52B78"/>
    <w:rsid w:val="00B53F0A"/>
    <w:rsid w:val="00B55DA4"/>
    <w:rsid w:val="00B57CF8"/>
    <w:rsid w:val="00B65B50"/>
    <w:rsid w:val="00B664B9"/>
    <w:rsid w:val="00B75BEB"/>
    <w:rsid w:val="00B77571"/>
    <w:rsid w:val="00B844DD"/>
    <w:rsid w:val="00B84DE7"/>
    <w:rsid w:val="00B85C76"/>
    <w:rsid w:val="00B86701"/>
    <w:rsid w:val="00B90438"/>
    <w:rsid w:val="00BA3DC4"/>
    <w:rsid w:val="00BA52C6"/>
    <w:rsid w:val="00BA62EA"/>
    <w:rsid w:val="00BB4D3C"/>
    <w:rsid w:val="00BC6B81"/>
    <w:rsid w:val="00BD078F"/>
    <w:rsid w:val="00BD0DD8"/>
    <w:rsid w:val="00BE621D"/>
    <w:rsid w:val="00BF6A6A"/>
    <w:rsid w:val="00BF7299"/>
    <w:rsid w:val="00C124BE"/>
    <w:rsid w:val="00C24DF5"/>
    <w:rsid w:val="00C24EC8"/>
    <w:rsid w:val="00C2506E"/>
    <w:rsid w:val="00C2581D"/>
    <w:rsid w:val="00C311E3"/>
    <w:rsid w:val="00C3155C"/>
    <w:rsid w:val="00C316B3"/>
    <w:rsid w:val="00C35B8F"/>
    <w:rsid w:val="00C40B90"/>
    <w:rsid w:val="00C41601"/>
    <w:rsid w:val="00C42257"/>
    <w:rsid w:val="00C44581"/>
    <w:rsid w:val="00C47750"/>
    <w:rsid w:val="00C478A4"/>
    <w:rsid w:val="00C602F1"/>
    <w:rsid w:val="00C67F3E"/>
    <w:rsid w:val="00C749D3"/>
    <w:rsid w:val="00C74F39"/>
    <w:rsid w:val="00C8497C"/>
    <w:rsid w:val="00C86C01"/>
    <w:rsid w:val="00C911E3"/>
    <w:rsid w:val="00C94E1E"/>
    <w:rsid w:val="00C9758A"/>
    <w:rsid w:val="00C97BE8"/>
    <w:rsid w:val="00CA5ACD"/>
    <w:rsid w:val="00CB2304"/>
    <w:rsid w:val="00CB6ACA"/>
    <w:rsid w:val="00CC00B1"/>
    <w:rsid w:val="00CC5867"/>
    <w:rsid w:val="00CF0F78"/>
    <w:rsid w:val="00CF22DB"/>
    <w:rsid w:val="00CF404C"/>
    <w:rsid w:val="00CF49FE"/>
    <w:rsid w:val="00CF588A"/>
    <w:rsid w:val="00CF76C8"/>
    <w:rsid w:val="00D01AE6"/>
    <w:rsid w:val="00D266F5"/>
    <w:rsid w:val="00D30DD5"/>
    <w:rsid w:val="00D36F1D"/>
    <w:rsid w:val="00D4184F"/>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A708A"/>
    <w:rsid w:val="00DB34F7"/>
    <w:rsid w:val="00DB3A94"/>
    <w:rsid w:val="00DB464F"/>
    <w:rsid w:val="00DC17B9"/>
    <w:rsid w:val="00DC46A8"/>
    <w:rsid w:val="00DC7DD8"/>
    <w:rsid w:val="00DE033E"/>
    <w:rsid w:val="00DE098F"/>
    <w:rsid w:val="00DE0B18"/>
    <w:rsid w:val="00DE3971"/>
    <w:rsid w:val="00DE74C0"/>
    <w:rsid w:val="00DF7B0B"/>
    <w:rsid w:val="00E03753"/>
    <w:rsid w:val="00E05725"/>
    <w:rsid w:val="00E20F92"/>
    <w:rsid w:val="00E23636"/>
    <w:rsid w:val="00E35B4D"/>
    <w:rsid w:val="00E41047"/>
    <w:rsid w:val="00E420DB"/>
    <w:rsid w:val="00E446A2"/>
    <w:rsid w:val="00E45E60"/>
    <w:rsid w:val="00E51734"/>
    <w:rsid w:val="00E575CE"/>
    <w:rsid w:val="00E6215B"/>
    <w:rsid w:val="00E73653"/>
    <w:rsid w:val="00E82347"/>
    <w:rsid w:val="00E83181"/>
    <w:rsid w:val="00E84FA8"/>
    <w:rsid w:val="00E85CF2"/>
    <w:rsid w:val="00E92A92"/>
    <w:rsid w:val="00E92E9C"/>
    <w:rsid w:val="00E94AC1"/>
    <w:rsid w:val="00EA3A59"/>
    <w:rsid w:val="00EA74D8"/>
    <w:rsid w:val="00EB3741"/>
    <w:rsid w:val="00EB5262"/>
    <w:rsid w:val="00EB6ED8"/>
    <w:rsid w:val="00EC566A"/>
    <w:rsid w:val="00ED3496"/>
    <w:rsid w:val="00ED413F"/>
    <w:rsid w:val="00EE6475"/>
    <w:rsid w:val="00EE69F2"/>
    <w:rsid w:val="00EE7164"/>
    <w:rsid w:val="00EF427B"/>
    <w:rsid w:val="00EF5C01"/>
    <w:rsid w:val="00F024EF"/>
    <w:rsid w:val="00F055B2"/>
    <w:rsid w:val="00F07439"/>
    <w:rsid w:val="00F07B42"/>
    <w:rsid w:val="00F15EC6"/>
    <w:rsid w:val="00F1634A"/>
    <w:rsid w:val="00F21730"/>
    <w:rsid w:val="00F21AF0"/>
    <w:rsid w:val="00F23EFD"/>
    <w:rsid w:val="00F25BCC"/>
    <w:rsid w:val="00F30345"/>
    <w:rsid w:val="00F41806"/>
    <w:rsid w:val="00F42D86"/>
    <w:rsid w:val="00F53FA8"/>
    <w:rsid w:val="00F54B98"/>
    <w:rsid w:val="00F559D9"/>
    <w:rsid w:val="00F61FAE"/>
    <w:rsid w:val="00F7520B"/>
    <w:rsid w:val="00F87E88"/>
    <w:rsid w:val="00F9369A"/>
    <w:rsid w:val="00F94FAA"/>
    <w:rsid w:val="00FB2A4D"/>
    <w:rsid w:val="00FB4B61"/>
    <w:rsid w:val="00FB5AB4"/>
    <w:rsid w:val="00FC6409"/>
    <w:rsid w:val="00FD3C78"/>
    <w:rsid w:val="00FD59C5"/>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Heading1">
    <w:name w:val="heading 1"/>
    <w:basedOn w:val="Normal"/>
    <w:next w:val="Normal"/>
    <w:link w:val="Heading1Char"/>
    <w:uiPriority w:val="9"/>
    <w:qFormat/>
    <w:rsid w:val="00247C15"/>
    <w:pPr>
      <w:keepNext/>
      <w:pageBreakBefore/>
      <w:spacing w:before="240" w:after="240"/>
      <w:outlineLvl w:val="0"/>
    </w:pPr>
    <w:rPr>
      <w:rFonts w:eastAsia="Times New Roman"/>
      <w:b/>
      <w:bCs/>
      <w:color w:val="538135"/>
      <w:kern w:val="32"/>
      <w:sz w:val="32"/>
      <w:szCs w:val="32"/>
    </w:rPr>
  </w:style>
  <w:style w:type="paragraph" w:styleId="Heading2">
    <w:name w:val="heading 2"/>
    <w:basedOn w:val="Normal"/>
    <w:next w:val="Normal"/>
    <w:link w:val="Heading2Char"/>
    <w:uiPriority w:val="9"/>
    <w:unhideWhenUsed/>
    <w:qFormat/>
    <w:rsid w:val="002763C8"/>
    <w:pPr>
      <w:keepNext/>
      <w:spacing w:before="240" w:after="60"/>
      <w:outlineLvl w:val="1"/>
    </w:pPr>
    <w:rPr>
      <w:rFonts w:eastAsia="Times New Roman"/>
      <w:b/>
      <w:bCs/>
      <w:i/>
      <w:iCs/>
      <w:color w:val="6FAB47"/>
      <w:sz w:val="28"/>
      <w:szCs w:val="28"/>
    </w:rPr>
  </w:style>
  <w:style w:type="paragraph" w:styleId="Heading3">
    <w:name w:val="heading 3"/>
    <w:basedOn w:val="Normal"/>
    <w:next w:val="Normal"/>
    <w:link w:val="Heading3Char"/>
    <w:uiPriority w:val="9"/>
    <w:unhideWhenUsed/>
    <w:qFormat/>
    <w:rsid w:val="00D9777B"/>
    <w:pPr>
      <w:keepNext/>
      <w:spacing w:before="240" w:after="60"/>
      <w:outlineLvl w:val="2"/>
    </w:pPr>
    <w:rPr>
      <w:rFonts w:eastAsia="Times New Roman"/>
      <w:b/>
      <w:bCs/>
      <w:color w:val="A8D08D"/>
      <w:szCs w:val="26"/>
    </w:rPr>
  </w:style>
  <w:style w:type="paragraph" w:styleId="Heading4">
    <w:name w:val="heading 4"/>
    <w:basedOn w:val="Normal"/>
    <w:next w:val="Normal"/>
    <w:link w:val="Heading4Ch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636"/>
    <w:rPr>
      <w:rFonts w:ascii="Lucida Grande" w:hAnsi="Lucida Grande" w:cs="Lucida Grande"/>
      <w:sz w:val="18"/>
      <w:szCs w:val="18"/>
    </w:rPr>
  </w:style>
  <w:style w:type="character" w:customStyle="1" w:styleId="BalloonTextChar">
    <w:name w:val="Balloon Text Char"/>
    <w:link w:val="BalloonText"/>
    <w:uiPriority w:val="99"/>
    <w:semiHidden/>
    <w:rsid w:val="00E23636"/>
    <w:rPr>
      <w:rFonts w:ascii="Lucida Grande" w:hAnsi="Lucida Grande" w:cs="Lucida Grande"/>
      <w:sz w:val="18"/>
      <w:szCs w:val="18"/>
      <w:lang w:eastAsia="es-ES_tradnl"/>
    </w:rPr>
  </w:style>
  <w:style w:type="paragraph" w:styleId="Header">
    <w:name w:val="header"/>
    <w:basedOn w:val="Normal"/>
    <w:link w:val="HeaderChar"/>
    <w:uiPriority w:val="99"/>
    <w:unhideWhenUsed/>
    <w:rsid w:val="00E23636"/>
    <w:pPr>
      <w:tabs>
        <w:tab w:val="center" w:pos="4252"/>
        <w:tab w:val="right" w:pos="8504"/>
      </w:tabs>
    </w:pPr>
  </w:style>
  <w:style w:type="character" w:customStyle="1" w:styleId="HeaderChar">
    <w:name w:val="Header Char"/>
    <w:link w:val="Header"/>
    <w:uiPriority w:val="99"/>
    <w:rsid w:val="00E23636"/>
    <w:rPr>
      <w:sz w:val="24"/>
      <w:szCs w:val="24"/>
      <w:lang w:eastAsia="es-ES_tradnl"/>
    </w:rPr>
  </w:style>
  <w:style w:type="paragraph" w:styleId="Footer">
    <w:name w:val="footer"/>
    <w:basedOn w:val="Normal"/>
    <w:link w:val="FooterChar"/>
    <w:uiPriority w:val="99"/>
    <w:unhideWhenUsed/>
    <w:rsid w:val="00E23636"/>
    <w:pPr>
      <w:tabs>
        <w:tab w:val="center" w:pos="4252"/>
        <w:tab w:val="right" w:pos="8504"/>
      </w:tabs>
    </w:pPr>
  </w:style>
  <w:style w:type="character" w:customStyle="1" w:styleId="FooterChar">
    <w:name w:val="Footer Char"/>
    <w:link w:val="Footer"/>
    <w:uiPriority w:val="99"/>
    <w:rsid w:val="00E23636"/>
    <w:rPr>
      <w:sz w:val="24"/>
      <w:szCs w:val="24"/>
      <w:lang w:eastAsia="es-ES_tradnl"/>
    </w:rPr>
  </w:style>
  <w:style w:type="table" w:customStyle="1" w:styleId="Citadestacada1">
    <w:name w:val="Cita destacada1"/>
    <w:basedOn w:val="TableNormal"/>
    <w:uiPriority w:val="60"/>
    <w:qFormat/>
    <w:rsid w:val="00E23636"/>
    <w:rPr>
      <w:rFonts w:ascii="Cambria" w:hAnsi="Cambria"/>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uiPriority w:val="99"/>
    <w:unhideWhenUsed/>
    <w:rsid w:val="004B78CE"/>
    <w:rPr>
      <w:color w:val="0000FF"/>
      <w:u w:val="single"/>
    </w:rPr>
  </w:style>
  <w:style w:type="character" w:styleId="FollowedHyperlink">
    <w:name w:val="FollowedHyperlink"/>
    <w:uiPriority w:val="99"/>
    <w:semiHidden/>
    <w:unhideWhenUsed/>
    <w:rsid w:val="004B78CE"/>
    <w:rPr>
      <w:color w:val="800080"/>
      <w:u w:val="single"/>
    </w:rPr>
  </w:style>
  <w:style w:type="character" w:customStyle="1" w:styleId="Heading1Char">
    <w:name w:val="Heading 1 Char"/>
    <w:link w:val="Heading1"/>
    <w:uiPriority w:val="9"/>
    <w:rsid w:val="00A855A0"/>
    <w:rPr>
      <w:rFonts w:ascii="Myriad Pro" w:eastAsia="Times New Roman" w:hAnsi="Myriad Pro"/>
      <w:b/>
      <w:bCs/>
      <w:color w:val="538135"/>
      <w:kern w:val="32"/>
      <w:sz w:val="32"/>
      <w:szCs w:val="32"/>
      <w:lang w:val="es-ES_tradnl" w:eastAsia="es-ES_tradnl"/>
    </w:rPr>
  </w:style>
  <w:style w:type="paragraph" w:styleId="TOCHeading">
    <w:name w:val="TOC Heading"/>
    <w:basedOn w:val="Heading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Heading2Char">
    <w:name w:val="Heading 2 Char"/>
    <w:link w:val="Heading2"/>
    <w:uiPriority w:val="9"/>
    <w:rsid w:val="002763C8"/>
    <w:rPr>
      <w:rFonts w:ascii="Myriad Pro" w:eastAsia="Times New Roman" w:hAnsi="Myriad Pro"/>
      <w:b/>
      <w:bCs/>
      <w:i/>
      <w:iCs/>
      <w:color w:val="6FAB47"/>
      <w:sz w:val="28"/>
      <w:szCs w:val="28"/>
      <w:lang w:val="es-ES_tradnl" w:eastAsia="es-ES_tradnl"/>
    </w:rPr>
  </w:style>
  <w:style w:type="paragraph" w:styleId="Title">
    <w:name w:val="Title"/>
    <w:basedOn w:val="Normal"/>
    <w:next w:val="Normal"/>
    <w:link w:val="TitleCh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itleChar">
    <w:name w:val="Title Char"/>
    <w:link w:val="Title"/>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itle">
    <w:name w:val="Subtitle"/>
    <w:basedOn w:val="Normal"/>
    <w:next w:val="Normal"/>
    <w:link w:val="SubtitleChar"/>
    <w:uiPriority w:val="11"/>
    <w:qFormat/>
    <w:rsid w:val="001E7C4F"/>
    <w:pPr>
      <w:spacing w:after="60"/>
      <w:jc w:val="center"/>
      <w:outlineLvl w:val="1"/>
    </w:pPr>
    <w:rPr>
      <w:rFonts w:eastAsia="Times New Roman"/>
    </w:rPr>
  </w:style>
  <w:style w:type="character" w:customStyle="1" w:styleId="SubtitleChar">
    <w:name w:val="Subtitle Char"/>
    <w:link w:val="Subtitle"/>
    <w:uiPriority w:val="11"/>
    <w:rsid w:val="001E7C4F"/>
    <w:rPr>
      <w:rFonts w:ascii="Myriad Pro" w:eastAsia="Times New Roman" w:hAnsi="Myriad Pro" w:cs="Times New Roman"/>
      <w:sz w:val="24"/>
      <w:szCs w:val="24"/>
      <w:lang w:val="es-ES_tradnl" w:eastAsia="es-ES_tradnl"/>
    </w:rPr>
  </w:style>
  <w:style w:type="paragraph" w:styleId="TOC1">
    <w:name w:val="toc 1"/>
    <w:basedOn w:val="Normal"/>
    <w:next w:val="Normal"/>
    <w:autoRedefine/>
    <w:uiPriority w:val="39"/>
    <w:unhideWhenUsed/>
    <w:rsid w:val="00247C15"/>
    <w:pPr>
      <w:spacing w:before="0" w:after="0"/>
    </w:pPr>
  </w:style>
  <w:style w:type="paragraph" w:styleId="TOC2">
    <w:name w:val="toc 2"/>
    <w:basedOn w:val="Normal"/>
    <w:next w:val="Normal"/>
    <w:autoRedefine/>
    <w:uiPriority w:val="39"/>
    <w:unhideWhenUsed/>
    <w:rsid w:val="00247C15"/>
    <w:pPr>
      <w:spacing w:before="0" w:after="0"/>
      <w:ind w:left="280"/>
    </w:pPr>
  </w:style>
  <w:style w:type="character" w:customStyle="1" w:styleId="Heading3Char">
    <w:name w:val="Heading 3 Char"/>
    <w:link w:val="Heading3"/>
    <w:uiPriority w:val="9"/>
    <w:rsid w:val="00D9777B"/>
    <w:rPr>
      <w:rFonts w:ascii="Myriad Pro" w:eastAsia="Times New Roman" w:hAnsi="Myriad Pro"/>
      <w:b/>
      <w:bCs/>
      <w:color w:val="A8D08D"/>
      <w:sz w:val="24"/>
      <w:szCs w:val="26"/>
      <w:lang w:val="es-ES_tradnl" w:eastAsia="es-ES_tradnl"/>
    </w:rPr>
  </w:style>
  <w:style w:type="paragraph" w:styleId="TO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OC5">
    <w:name w:val="toc 5"/>
    <w:basedOn w:val="Normal"/>
    <w:next w:val="Normal"/>
    <w:autoRedefine/>
    <w:uiPriority w:val="39"/>
    <w:semiHidden/>
    <w:unhideWhenUsed/>
    <w:rsid w:val="00B23BF0"/>
    <w:pPr>
      <w:ind w:left="1120"/>
    </w:pPr>
  </w:style>
  <w:style w:type="paragraph" w:styleId="Caption">
    <w:name w:val="caption"/>
    <w:basedOn w:val="Normal"/>
    <w:next w:val="Normal"/>
    <w:uiPriority w:val="35"/>
    <w:unhideWhenUsed/>
    <w:qFormat/>
    <w:rsid w:val="00C602F1"/>
    <w:pPr>
      <w:spacing w:before="0" w:after="0"/>
    </w:pPr>
    <w:rPr>
      <w:b/>
      <w:bCs/>
      <w:sz w:val="20"/>
      <w:szCs w:val="20"/>
    </w:rPr>
  </w:style>
  <w:style w:type="paragraph" w:styleId="TableofFigures">
    <w:name w:val="table of figures"/>
    <w:basedOn w:val="Normal"/>
    <w:next w:val="Normal"/>
    <w:uiPriority w:val="99"/>
    <w:unhideWhenUsed/>
    <w:rsid w:val="009F2E71"/>
  </w:style>
  <w:style w:type="paragraph" w:styleId="HTMLPreformatted">
    <w:name w:val="HTML Preformatted"/>
    <w:basedOn w:val="Normal"/>
    <w:link w:val="HTMLPreformattedCh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PreformattedChar">
    <w:name w:val="HTML Preformatted Char"/>
    <w:link w:val="HTMLPreformatted"/>
    <w:uiPriority w:val="99"/>
    <w:semiHidden/>
    <w:rsid w:val="00C74F39"/>
    <w:rPr>
      <w:rFonts w:ascii="Courier New" w:eastAsia="Times New Roman" w:hAnsi="Courier New" w:cs="Courier New"/>
    </w:rPr>
  </w:style>
  <w:style w:type="paragraph" w:styleId="ListParagraph">
    <w:name w:val="List Paragraph"/>
    <w:basedOn w:val="Normal"/>
    <w:uiPriority w:val="72"/>
    <w:qFormat/>
    <w:rsid w:val="00080324"/>
    <w:pPr>
      <w:ind w:left="720"/>
      <w:contextualSpacing/>
    </w:pPr>
  </w:style>
  <w:style w:type="paragraph" w:styleId="FootnoteText">
    <w:name w:val="footnote text"/>
    <w:basedOn w:val="Normal"/>
    <w:link w:val="FootnoteTextChar"/>
    <w:uiPriority w:val="99"/>
    <w:semiHidden/>
    <w:unhideWhenUsed/>
    <w:rsid w:val="00000DC7"/>
    <w:rPr>
      <w:sz w:val="20"/>
      <w:szCs w:val="20"/>
    </w:rPr>
  </w:style>
  <w:style w:type="character" w:customStyle="1" w:styleId="FootnoteTextChar">
    <w:name w:val="Footnote Text Char"/>
    <w:basedOn w:val="DefaultParagraphFont"/>
    <w:link w:val="FootnoteText"/>
    <w:uiPriority w:val="99"/>
    <w:semiHidden/>
    <w:rsid w:val="00000DC7"/>
    <w:rPr>
      <w:rFonts w:ascii="Myriad Pro" w:hAnsi="Myriad Pro"/>
      <w:lang w:val="es-ES_tradnl" w:eastAsia="es-ES_tradnl"/>
    </w:rPr>
  </w:style>
  <w:style w:type="character" w:styleId="FootnoteReference">
    <w:name w:val="footnote reference"/>
    <w:basedOn w:val="DefaultParagraphFont"/>
    <w:uiPriority w:val="99"/>
    <w:semiHidden/>
    <w:unhideWhenUsed/>
    <w:rsid w:val="00000DC7"/>
    <w:rPr>
      <w:vertAlign w:val="superscript"/>
    </w:rPr>
  </w:style>
  <w:style w:type="character" w:styleId="Emphasis">
    <w:name w:val="Emphasis"/>
    <w:basedOn w:val="DefaultParagraphFont"/>
    <w:uiPriority w:val="20"/>
    <w:qFormat/>
    <w:rsid w:val="00B664B9"/>
    <w:rPr>
      <w:i/>
      <w:iCs/>
    </w:rPr>
  </w:style>
  <w:style w:type="character" w:customStyle="1" w:styleId="Heading4Char">
    <w:name w:val="Heading 4 Char"/>
    <w:basedOn w:val="DefaultParagraphFont"/>
    <w:link w:val="Heading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
    <w:name w:val="List"/>
    <w:basedOn w:val="Normal"/>
    <w:uiPriority w:val="99"/>
    <w:unhideWhenUsed/>
    <w:rsid w:val="002736AA"/>
    <w:pPr>
      <w:ind w:left="283" w:hanging="283"/>
      <w:contextualSpacing/>
    </w:pPr>
  </w:style>
  <w:style w:type="paragraph" w:styleId="Salutation">
    <w:name w:val="Salutation"/>
    <w:basedOn w:val="Normal"/>
    <w:next w:val="Normal"/>
    <w:link w:val="SalutationChar"/>
    <w:uiPriority w:val="99"/>
    <w:unhideWhenUsed/>
    <w:rsid w:val="002736AA"/>
  </w:style>
  <w:style w:type="character" w:customStyle="1" w:styleId="SalutationChar">
    <w:name w:val="Salutation Char"/>
    <w:basedOn w:val="DefaultParagraphFont"/>
    <w:link w:val="Salutation"/>
    <w:uiPriority w:val="99"/>
    <w:rsid w:val="002736AA"/>
    <w:rPr>
      <w:rFonts w:ascii="Myriad Pro" w:hAnsi="Myriad Pro"/>
      <w:sz w:val="26"/>
      <w:szCs w:val="24"/>
      <w:lang w:val="es-ES_tradnl" w:eastAsia="es-ES_tradnl"/>
    </w:rPr>
  </w:style>
  <w:style w:type="paragraph" w:styleId="ListBullet2">
    <w:name w:val="List Bullet 2"/>
    <w:basedOn w:val="Normal"/>
    <w:uiPriority w:val="99"/>
    <w:unhideWhenUsed/>
    <w:rsid w:val="002736AA"/>
    <w:pPr>
      <w:numPr>
        <w:numId w:val="18"/>
      </w:numPr>
      <w:contextualSpacing/>
    </w:pPr>
  </w:style>
  <w:style w:type="paragraph" w:styleId="ListBullet3">
    <w:name w:val="List Bullet 3"/>
    <w:basedOn w:val="Normal"/>
    <w:uiPriority w:val="99"/>
    <w:unhideWhenUsed/>
    <w:rsid w:val="002736AA"/>
    <w:pPr>
      <w:numPr>
        <w:numId w:val="19"/>
      </w:numPr>
      <w:contextualSpacing/>
    </w:pPr>
  </w:style>
  <w:style w:type="paragraph" w:styleId="BodyTextIndent">
    <w:name w:val="Body Text Indent"/>
    <w:basedOn w:val="Normal"/>
    <w:link w:val="BodyTextIndentChar"/>
    <w:uiPriority w:val="99"/>
    <w:unhideWhenUsed/>
    <w:rsid w:val="002736AA"/>
    <w:pPr>
      <w:ind w:left="283"/>
    </w:pPr>
  </w:style>
  <w:style w:type="character" w:customStyle="1" w:styleId="BodyTextIndentChar">
    <w:name w:val="Body Text Indent Char"/>
    <w:basedOn w:val="DefaultParagraphFont"/>
    <w:link w:val="BodyTextIndent"/>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Heading5Char">
    <w:name w:val="Heading 5 Char"/>
    <w:basedOn w:val="DefaultParagraphFont"/>
    <w:link w:val="Heading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DefaultParagraphFont"/>
    <w:link w:val="Ficherosycarpetas"/>
    <w:rsid w:val="00D36F1D"/>
    <w:rPr>
      <w:rFonts w:ascii="Consolas" w:hAnsi="Consolas"/>
      <w:sz w:val="24"/>
      <w:szCs w:val="24"/>
      <w:lang w:val="es-ES_tradnl" w:eastAsia="es-ES_tradnl"/>
    </w:rPr>
  </w:style>
  <w:style w:type="character" w:styleId="PlaceholderText">
    <w:name w:val="Placeholder Text"/>
    <w:basedOn w:val="DefaultParagraphFont"/>
    <w:uiPriority w:val="99"/>
    <w:unhideWhenUsed/>
    <w:rsid w:val="009631D8"/>
    <w:rPr>
      <w:color w:val="808080"/>
    </w:rPr>
  </w:style>
  <w:style w:type="paragraph" w:customStyle="1" w:styleId="Style1">
    <w:name w:val="Style1"/>
    <w:basedOn w:val="Heading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BodyText">
    <w:name w:val="Body Text"/>
    <w:basedOn w:val="Normal"/>
    <w:link w:val="BodyTextChar"/>
    <w:uiPriority w:val="99"/>
    <w:unhideWhenUsed/>
    <w:rsid w:val="00247C15"/>
    <w:pPr>
      <w:spacing w:before="0"/>
    </w:pPr>
  </w:style>
  <w:style w:type="character" w:customStyle="1" w:styleId="BodyTextChar">
    <w:name w:val="Body Text Char"/>
    <w:basedOn w:val="DefaultParagraphFont"/>
    <w:link w:val="BodyText"/>
    <w:uiPriority w:val="99"/>
    <w:rsid w:val="00247C15"/>
    <w:rPr>
      <w:rFonts w:ascii="Myriad Pro" w:hAnsi="Myriad Pro"/>
      <w:sz w:val="24"/>
      <w:szCs w:val="24"/>
      <w:lang w:val="es-ES_tradnl" w:eastAsia="es-ES_tradnl"/>
    </w:rPr>
  </w:style>
  <w:style w:type="paragraph" w:styleId="BodyTextFirstIndent2">
    <w:name w:val="Body Text First Indent 2"/>
    <w:basedOn w:val="BodyTextIndent"/>
    <w:link w:val="BodyTextFirstIndent2Char"/>
    <w:uiPriority w:val="99"/>
    <w:unhideWhenUsed/>
    <w:rsid w:val="00247C15"/>
    <w:pPr>
      <w:spacing w:before="0" w:after="0"/>
      <w:ind w:left="360" w:firstLine="360"/>
    </w:pPr>
  </w:style>
  <w:style w:type="character" w:customStyle="1" w:styleId="BodyTextFirstIndent2Char">
    <w:name w:val="Body Text First Indent 2 Char"/>
    <w:basedOn w:val="BodyTextIndentChar"/>
    <w:link w:val="BodyTextFirstIndent2"/>
    <w:uiPriority w:val="99"/>
    <w:rsid w:val="00247C15"/>
    <w:rPr>
      <w:rFonts w:ascii="Myriad Pro" w:hAnsi="Myriad Pro"/>
      <w:sz w:val="24"/>
      <w:szCs w:val="24"/>
      <w:lang w:val="es-ES_tradnl" w:eastAsia="es-ES_tradnl"/>
    </w:rPr>
  </w:style>
  <w:style w:type="paragraph" w:styleId="Revision">
    <w:name w:val="Revision"/>
    <w:hidden/>
    <w:uiPriority w:val="71"/>
    <w:rsid w:val="00DB3A94"/>
    <w:rPr>
      <w:rFonts w:ascii="Myriad Pro" w:hAnsi="Myriad Pro"/>
      <w:sz w:val="24"/>
      <w:szCs w:val="24"/>
      <w:lang w:val="es-ES_tradnl" w:eastAsia="es-ES_tradnl"/>
    </w:rPr>
  </w:style>
  <w:style w:type="character" w:styleId="EndnoteReference">
    <w:name w:val="endnote reference"/>
    <w:basedOn w:val="DefaultParagraphFont"/>
    <w:uiPriority w:val="99"/>
    <w:semiHidden/>
    <w:unhideWhenUsed/>
    <w:rsid w:val="000E566C"/>
    <w:rPr>
      <w:vertAlign w:val="superscript"/>
    </w:rPr>
  </w:style>
  <w:style w:type="paragraph" w:styleId="DocumentMap">
    <w:name w:val="Document Map"/>
    <w:basedOn w:val="Normal"/>
    <w:link w:val="DocumentMapChar"/>
    <w:uiPriority w:val="99"/>
    <w:semiHidden/>
    <w:unhideWhenUsed/>
    <w:rsid w:val="00B464BD"/>
    <w:pPr>
      <w:spacing w:before="0" w:after="0"/>
    </w:pPr>
    <w:rPr>
      <w:rFonts w:ascii="Times New Roman" w:hAnsi="Times New Roman"/>
    </w:rPr>
  </w:style>
  <w:style w:type="character" w:customStyle="1" w:styleId="DocumentMapChar">
    <w:name w:val="Document Map Char"/>
    <w:basedOn w:val="DefaultParagraphFont"/>
    <w:link w:val="DocumentMap"/>
    <w:uiPriority w:val="99"/>
    <w:semiHidden/>
    <w:rsid w:val="00B464BD"/>
    <w:rPr>
      <w:sz w:val="24"/>
      <w:szCs w:val="24"/>
      <w:lang w:val="es-ES_tradnl" w:eastAsia="es-ES_tradnl"/>
    </w:rPr>
  </w:style>
  <w:style w:type="character" w:styleId="CommentReference">
    <w:name w:val="annotation reference"/>
    <w:basedOn w:val="DefaultParagraphFont"/>
    <w:uiPriority w:val="99"/>
    <w:semiHidden/>
    <w:unhideWhenUsed/>
    <w:rsid w:val="00B464BD"/>
    <w:rPr>
      <w:sz w:val="18"/>
      <w:szCs w:val="18"/>
    </w:rPr>
  </w:style>
  <w:style w:type="paragraph" w:styleId="CommentText">
    <w:name w:val="annotation text"/>
    <w:basedOn w:val="Normal"/>
    <w:link w:val="CommentTextChar"/>
    <w:uiPriority w:val="99"/>
    <w:semiHidden/>
    <w:unhideWhenUsed/>
    <w:rsid w:val="00B464BD"/>
  </w:style>
  <w:style w:type="character" w:customStyle="1" w:styleId="CommentTextChar">
    <w:name w:val="Comment Text Char"/>
    <w:basedOn w:val="DefaultParagraphFont"/>
    <w:link w:val="CommentText"/>
    <w:uiPriority w:val="99"/>
    <w:semiHidden/>
    <w:rsid w:val="00B464BD"/>
    <w:rPr>
      <w:rFonts w:ascii="Myriad Pro" w:hAnsi="Myriad Pro"/>
      <w:sz w:val="24"/>
      <w:szCs w:val="24"/>
      <w:lang w:val="es-ES_tradnl" w:eastAsia="es-ES_tradnl"/>
    </w:rPr>
  </w:style>
  <w:style w:type="paragraph" w:styleId="CommentSubject">
    <w:name w:val="annotation subject"/>
    <w:basedOn w:val="CommentText"/>
    <w:next w:val="CommentText"/>
    <w:link w:val="CommentSubjectChar"/>
    <w:uiPriority w:val="99"/>
    <w:semiHidden/>
    <w:unhideWhenUsed/>
    <w:rsid w:val="00B464BD"/>
    <w:rPr>
      <w:b/>
      <w:bCs/>
      <w:sz w:val="20"/>
      <w:szCs w:val="20"/>
    </w:rPr>
  </w:style>
  <w:style w:type="character" w:customStyle="1" w:styleId="CommentSubjectChar">
    <w:name w:val="Comment Subject Char"/>
    <w:basedOn w:val="CommentTextChar"/>
    <w:link w:val="CommentSubject"/>
    <w:uiPriority w:val="99"/>
    <w:semiHidden/>
    <w:rsid w:val="00B464BD"/>
    <w:rPr>
      <w:rFonts w:ascii="Myriad Pro" w:hAnsi="Myriad Pro"/>
      <w:b/>
      <w:bCs/>
      <w:sz w:val="24"/>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ww.opengis.net/spec/WCS_service-model_scaling+interpolation/1.0/conf/scaling+interpolation" TargetMode="External"/><Relationship Id="rId17" Type="http://schemas.openxmlformats.org/officeDocument/2006/relationships/hyperlink" Target="http://www.opengis.net/spec/WCS_service-model_scaling+interpolation/1.0/conf/scaling+interpolation" TargetMode="External"/><Relationship Id="rId18" Type="http://schemas.openxmlformats.org/officeDocument/2006/relationships/hyperlink" Target="http://www.opengis.net/spec/WCS_service-model_scaling+interpolation/1.0/conf/scaling+interpolation" TargetMode="External"/><Relationship Id="rId19" Type="http://schemas.openxmlformats.org/officeDocument/2006/relationships/hyperlink" Target="http://www.opengis.net/spec/WCS_service-model_scaling+interpolation/1.0/conf/scaling+interpolation" TargetMode="External"/><Relationship Id="rId60" Type="http://schemas.openxmlformats.org/officeDocument/2006/relationships/image" Target="media/image25.wmf"/><Relationship Id="rId61" Type="http://schemas.openxmlformats.org/officeDocument/2006/relationships/oleObject" Target="embeddings/oleObject15.bin"/><Relationship Id="rId62" Type="http://schemas.openxmlformats.org/officeDocument/2006/relationships/image" Target="media/image26.png"/><Relationship Id="rId63" Type="http://schemas.openxmlformats.org/officeDocument/2006/relationships/image" Target="media/image27.emf"/><Relationship Id="rId64" Type="http://schemas.openxmlformats.org/officeDocument/2006/relationships/oleObject" Target="embeddings/oleObject16.bin"/><Relationship Id="rId65" Type="http://schemas.openxmlformats.org/officeDocument/2006/relationships/image" Target="media/image28.wmf"/><Relationship Id="rId66" Type="http://schemas.openxmlformats.org/officeDocument/2006/relationships/oleObject" Target="embeddings/oleObject17.bin"/><Relationship Id="rId67" Type="http://schemas.openxmlformats.org/officeDocument/2006/relationships/image" Target="media/image29.wmf"/><Relationship Id="rId68" Type="http://schemas.openxmlformats.org/officeDocument/2006/relationships/oleObject" Target="embeddings/oleObject18.bin"/><Relationship Id="rId69" Type="http://schemas.openxmlformats.org/officeDocument/2006/relationships/image" Target="media/image30.wmf"/><Relationship Id="rId120" Type="http://schemas.openxmlformats.org/officeDocument/2006/relationships/image" Target="media/image47.emf"/><Relationship Id="rId121" Type="http://schemas.openxmlformats.org/officeDocument/2006/relationships/oleObject" Target="embeddings/oleObject32.bin"/><Relationship Id="rId122" Type="http://schemas.openxmlformats.org/officeDocument/2006/relationships/image" Target="media/image48.emf"/><Relationship Id="rId123" Type="http://schemas.openxmlformats.org/officeDocument/2006/relationships/oleObject" Target="embeddings/oleObject33.bin"/><Relationship Id="rId124" Type="http://schemas.openxmlformats.org/officeDocument/2006/relationships/image" Target="media/image49.emf"/><Relationship Id="rId125" Type="http://schemas.openxmlformats.org/officeDocument/2006/relationships/oleObject" Target="embeddings/oleObject34.bin"/><Relationship Id="rId126" Type="http://schemas.openxmlformats.org/officeDocument/2006/relationships/image" Target="media/image50.emf"/><Relationship Id="rId127" Type="http://schemas.openxmlformats.org/officeDocument/2006/relationships/oleObject" Target="embeddings/oleObject35.bin"/><Relationship Id="rId128" Type="http://schemas.openxmlformats.org/officeDocument/2006/relationships/image" Target="media/image51.png"/><Relationship Id="rId129" Type="http://schemas.openxmlformats.org/officeDocument/2006/relationships/image" Target="media/image52.png"/><Relationship Id="rId40" Type="http://schemas.openxmlformats.org/officeDocument/2006/relationships/image" Target="media/image13.wmf"/><Relationship Id="rId41" Type="http://schemas.openxmlformats.org/officeDocument/2006/relationships/oleObject" Target="embeddings/oleObject7.bin"/><Relationship Id="rId42" Type="http://schemas.openxmlformats.org/officeDocument/2006/relationships/image" Target="media/image14.emf"/><Relationship Id="rId90" Type="http://schemas.openxmlformats.org/officeDocument/2006/relationships/hyperlink" Target="https://es.wikipedia.org/wiki/Interfaz" TargetMode="External"/><Relationship Id="rId91" Type="http://schemas.openxmlformats.org/officeDocument/2006/relationships/hyperlink" Target="https://es.wikipedia.org/wiki/WMS" TargetMode="External"/><Relationship Id="rId92" Type="http://schemas.openxmlformats.org/officeDocument/2006/relationships/hyperlink" Target="https://es.wikipedia.org/wiki/WMS" TargetMode="External"/><Relationship Id="rId93" Type="http://schemas.openxmlformats.org/officeDocument/2006/relationships/hyperlink" Target="https://es.wikipedia.org/wiki/GML" TargetMode="External"/><Relationship Id="rId94" Type="http://schemas.openxmlformats.org/officeDocument/2006/relationships/hyperlink" Target="https://es.wikipedia.org/wiki/XML" TargetMode="External"/><Relationship Id="rId95" Type="http://schemas.openxmlformats.org/officeDocument/2006/relationships/hyperlink" Target="https://es.wikipedia.org/wiki/Interfaz" TargetMode="External"/><Relationship Id="rId96" Type="http://schemas.openxmlformats.org/officeDocument/2006/relationships/hyperlink" Target="https://es.wikipedia.org/wiki/Geograf%C3%ADa" TargetMode="External"/><Relationship Id="rId101" Type="http://schemas.openxmlformats.org/officeDocument/2006/relationships/hyperlink" Target="https://es.wikipedia.org/wiki/Metadato" TargetMode="External"/><Relationship Id="rId102" Type="http://schemas.openxmlformats.org/officeDocument/2006/relationships/image" Target="media/image38.emf"/><Relationship Id="rId103" Type="http://schemas.openxmlformats.org/officeDocument/2006/relationships/oleObject" Target="embeddings/oleObject23.bin"/><Relationship Id="rId104" Type="http://schemas.openxmlformats.org/officeDocument/2006/relationships/image" Target="media/image39.emf"/><Relationship Id="rId105" Type="http://schemas.openxmlformats.org/officeDocument/2006/relationships/oleObject" Target="embeddings/oleObject24.bin"/><Relationship Id="rId106" Type="http://schemas.openxmlformats.org/officeDocument/2006/relationships/image" Target="media/image40.emf"/><Relationship Id="rId107" Type="http://schemas.openxmlformats.org/officeDocument/2006/relationships/oleObject" Target="embeddings/oleObject25.bin"/><Relationship Id="rId108" Type="http://schemas.openxmlformats.org/officeDocument/2006/relationships/image" Target="media/image41.emf"/><Relationship Id="rId109" Type="http://schemas.openxmlformats.org/officeDocument/2006/relationships/oleObject" Target="embeddings/oleObject26.bin"/><Relationship Id="rId97" Type="http://schemas.openxmlformats.org/officeDocument/2006/relationships/hyperlink" Target="https://es.wikipedia.org/wiki/World_Wide_Web" TargetMode="External"/><Relationship Id="rId98" Type="http://schemas.openxmlformats.org/officeDocument/2006/relationships/hyperlink" Target="https://es.wikipedia.org/wiki/Web_Map_Service" TargetMode="External"/><Relationship Id="rId99" Type="http://schemas.openxmlformats.org/officeDocument/2006/relationships/hyperlink" Target="https://es.wikipedia.org/wiki/Google_Maps" TargetMode="External"/><Relationship Id="rId43" Type="http://schemas.openxmlformats.org/officeDocument/2006/relationships/oleObject" Target="embeddings/oleObject8.bin"/><Relationship Id="rId44" Type="http://schemas.openxmlformats.org/officeDocument/2006/relationships/image" Target="media/image15.emf"/><Relationship Id="rId45" Type="http://schemas.openxmlformats.org/officeDocument/2006/relationships/oleObject" Target="embeddings/oleObject9.bin"/><Relationship Id="rId46" Type="http://schemas.openxmlformats.org/officeDocument/2006/relationships/image" Target="media/image16.emf"/><Relationship Id="rId47" Type="http://schemas.openxmlformats.org/officeDocument/2006/relationships/oleObject" Target="embeddings/oleObject10.bin"/><Relationship Id="rId48" Type="http://schemas.openxmlformats.org/officeDocument/2006/relationships/image" Target="media/image17.emf"/><Relationship Id="rId49" Type="http://schemas.openxmlformats.org/officeDocument/2006/relationships/oleObject" Target="embeddings/oleObject11.bin"/><Relationship Id="rId100" Type="http://schemas.openxmlformats.org/officeDocument/2006/relationships/hyperlink" Target="https://es.wikipedia.org/wiki/Sistema_de_Informaci%C3%B3n_Geogr%C3%A1fica" TargetMode="External"/><Relationship Id="rId20" Type="http://schemas.openxmlformats.org/officeDocument/2006/relationships/hyperlink" Target="http://www.opengis.uab.es/cgi-bin/IdoneitatPI/MiraMon5_0.cgi?request=GetCapabilities&amp;service=WMS" TargetMode="External"/><Relationship Id="rId21" Type="http://schemas.openxmlformats.org/officeDocument/2006/relationships/hyperlink" Target="http://www.opengis.uab.es/cgi-" TargetMode="External"/><Relationship Id="rId22" Type="http://schemas.openxmlformats.org/officeDocument/2006/relationships/hyperlink" Target="http://www.opengis.uab.es/cgi-bin/IdoneitatPI/MiraMon5_0.cgi" TargetMode="External"/><Relationship Id="rId70" Type="http://schemas.openxmlformats.org/officeDocument/2006/relationships/oleObject" Target="embeddings/oleObject19.bin"/><Relationship Id="rId71" Type="http://schemas.openxmlformats.org/officeDocument/2006/relationships/image" Target="media/image31.wmf"/><Relationship Id="rId72" Type="http://schemas.openxmlformats.org/officeDocument/2006/relationships/oleObject" Target="embeddings/oleObject20.bin"/><Relationship Id="rId73" Type="http://schemas.openxmlformats.org/officeDocument/2006/relationships/image" Target="media/image32.emf"/><Relationship Id="rId74" Type="http://schemas.openxmlformats.org/officeDocument/2006/relationships/oleObject" Target="embeddings/oleObject21.bin"/><Relationship Id="rId75" Type="http://schemas.openxmlformats.org/officeDocument/2006/relationships/image" Target="media/image33.wmf"/><Relationship Id="rId76" Type="http://schemas.openxmlformats.org/officeDocument/2006/relationships/oleObject" Target="embeddings/oleObject22.bin"/><Relationship Id="rId77" Type="http://schemas.openxmlformats.org/officeDocument/2006/relationships/hyperlink" Target="http://www.idee.es)" TargetMode="External"/><Relationship Id="rId78" Type="http://schemas.openxmlformats.org/officeDocument/2006/relationships/image" Target="media/image34.png"/><Relationship Id="rId79" Type="http://schemas.openxmlformats.org/officeDocument/2006/relationships/image" Target="media/image35.png"/><Relationship Id="rId23" Type="http://schemas.openxmlformats.org/officeDocument/2006/relationships/hyperlink" Target="http://www.opengis.uab.es/cgi-bin/IdoneitatPI/MiraMon5_0.cgi?request=GetCapabilities&amp;service=WMS" TargetMode="External"/><Relationship Id="rId24" Type="http://schemas.openxmlformats.org/officeDocument/2006/relationships/hyperlink" Target="http://www.opengis.uab.es/cgi-" TargetMode="External"/><Relationship Id="rId25" Type="http://schemas.openxmlformats.org/officeDocument/2006/relationships/hyperlink" Target="http://www.opengis.uab.es/cgi-bin/IdoneitatPI/MiraMon5_0.cgi" TargetMode="External"/><Relationship Id="rId26" Type="http://schemas.openxmlformats.org/officeDocument/2006/relationships/hyperlink" Target="http://www.opengis.uab.es/cgi-bin/Educacio/MiraMon.cgi?REQUEST=GetCapabilities&amp;SERVICE=WMS&amp;VERSION=1.3.0" TargetMode="External"/><Relationship Id="rId27" Type="http://schemas.openxmlformats.org/officeDocument/2006/relationships/hyperlink" Target="http://www.opengis.uab.es/cgi-bin/Educacio/MiraMon.cgi?REQUEST=GetCapabilities&amp;SERVICE=WMS&amp;VERSION=1.3.0" TargetMode="External"/><Relationship Id="rId28" Type="http://schemas.openxmlformats.org/officeDocument/2006/relationships/image" Target="media/image7.wmf"/><Relationship Id="rId29" Type="http://schemas.openxmlformats.org/officeDocument/2006/relationships/oleObject" Target="embeddings/oleObject1.bin"/><Relationship Id="rId130" Type="http://schemas.openxmlformats.org/officeDocument/2006/relationships/image" Target="media/image53.png"/><Relationship Id="rId131" Type="http://schemas.openxmlformats.org/officeDocument/2006/relationships/image" Target="media/image54.png"/><Relationship Id="rId132" Type="http://schemas.openxmlformats.org/officeDocument/2006/relationships/image" Target="media/image55.png"/><Relationship Id="rId133" Type="http://schemas.openxmlformats.org/officeDocument/2006/relationships/image" Target="media/image56.png"/><Relationship Id="rId134" Type="http://schemas.openxmlformats.org/officeDocument/2006/relationships/image" Target="media/image57.png"/><Relationship Id="rId135" Type="http://schemas.openxmlformats.org/officeDocument/2006/relationships/image" Target="media/image58.gif"/><Relationship Id="rId136" Type="http://schemas.openxmlformats.org/officeDocument/2006/relationships/footer" Target="footer1.xml"/><Relationship Id="rId137" Type="http://schemas.openxmlformats.org/officeDocument/2006/relationships/footer" Target="footer2.xml"/><Relationship Id="rId138" Type="http://schemas.openxmlformats.org/officeDocument/2006/relationships/fontTable" Target="fontTable.xml"/><Relationship Id="rId13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50" Type="http://schemas.openxmlformats.org/officeDocument/2006/relationships/image" Target="media/image18.emf"/><Relationship Id="rId51" Type="http://schemas.openxmlformats.org/officeDocument/2006/relationships/oleObject" Target="embeddings/oleObject12.bin"/><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wmf"/><Relationship Id="rId55" Type="http://schemas.openxmlformats.org/officeDocument/2006/relationships/oleObject" Target="embeddings/oleObject13.bin"/><Relationship Id="rId56" Type="http://schemas.openxmlformats.org/officeDocument/2006/relationships/image" Target="media/image22.png"/><Relationship Id="rId57" Type="http://schemas.openxmlformats.org/officeDocument/2006/relationships/image" Target="media/image23.wmf"/><Relationship Id="rId58" Type="http://schemas.openxmlformats.org/officeDocument/2006/relationships/oleObject" Target="embeddings/oleObject14.bin"/><Relationship Id="rId59" Type="http://schemas.openxmlformats.org/officeDocument/2006/relationships/image" Target="media/image24.png"/><Relationship Id="rId110" Type="http://schemas.openxmlformats.org/officeDocument/2006/relationships/image" Target="media/image42.emf"/><Relationship Id="rId111" Type="http://schemas.openxmlformats.org/officeDocument/2006/relationships/oleObject" Target="embeddings/oleObject27.bin"/><Relationship Id="rId112" Type="http://schemas.openxmlformats.org/officeDocument/2006/relationships/image" Target="media/image43.emf"/><Relationship Id="rId113" Type="http://schemas.openxmlformats.org/officeDocument/2006/relationships/oleObject" Target="embeddings/oleObject28.bin"/><Relationship Id="rId114" Type="http://schemas.openxmlformats.org/officeDocument/2006/relationships/image" Target="media/image44.emf"/><Relationship Id="rId115" Type="http://schemas.openxmlformats.org/officeDocument/2006/relationships/oleObject" Target="embeddings/oleObject29.bin"/><Relationship Id="rId116" Type="http://schemas.openxmlformats.org/officeDocument/2006/relationships/image" Target="media/image45.emf"/><Relationship Id="rId117" Type="http://schemas.openxmlformats.org/officeDocument/2006/relationships/oleObject" Target="embeddings/oleObject30.bin"/><Relationship Id="rId118" Type="http://schemas.openxmlformats.org/officeDocument/2006/relationships/image" Target="media/image46.emf"/><Relationship Id="rId119" Type="http://schemas.openxmlformats.org/officeDocument/2006/relationships/oleObject" Target="embeddings/oleObject31.bin"/><Relationship Id="rId30" Type="http://schemas.openxmlformats.org/officeDocument/2006/relationships/image" Target="media/image8.wmf"/><Relationship Id="rId31" Type="http://schemas.openxmlformats.org/officeDocument/2006/relationships/oleObject" Target="embeddings/oleObject2.bin"/><Relationship Id="rId32" Type="http://schemas.openxmlformats.org/officeDocument/2006/relationships/image" Target="media/image9.wmf"/><Relationship Id="rId33" Type="http://schemas.openxmlformats.org/officeDocument/2006/relationships/oleObject" Target="embeddings/oleObject3.bin"/><Relationship Id="rId34" Type="http://schemas.openxmlformats.org/officeDocument/2006/relationships/image" Target="media/image10.emf"/><Relationship Id="rId35" Type="http://schemas.openxmlformats.org/officeDocument/2006/relationships/oleObject" Target="embeddings/oleObject4.bin"/><Relationship Id="rId36" Type="http://schemas.openxmlformats.org/officeDocument/2006/relationships/image" Target="media/image11.emf"/><Relationship Id="rId37" Type="http://schemas.openxmlformats.org/officeDocument/2006/relationships/oleObject" Target="embeddings/oleObject5.bin"/><Relationship Id="rId38" Type="http://schemas.openxmlformats.org/officeDocument/2006/relationships/image" Target="media/image12.emf"/><Relationship Id="rId39" Type="http://schemas.openxmlformats.org/officeDocument/2006/relationships/oleObject" Target="embeddings/oleObject6.bin"/><Relationship Id="rId80" Type="http://schemas.openxmlformats.org/officeDocument/2006/relationships/image" Target="media/image36.png"/><Relationship Id="rId81" Type="http://schemas.openxmlformats.org/officeDocument/2006/relationships/image" Target="media/image37.png"/><Relationship Id="rId82" Type="http://schemas.openxmlformats.org/officeDocument/2006/relationships/hyperlink" Target="https://es.wikipedia.org/wiki/Mapa" TargetMode="External"/><Relationship Id="rId83" Type="http://schemas.openxmlformats.org/officeDocument/2006/relationships/hyperlink" Target="https://es.wikipedia.org/wiki/Informaci%C3%B3n_geogr%C3%A1fica" TargetMode="External"/><Relationship Id="rId84" Type="http://schemas.openxmlformats.org/officeDocument/2006/relationships/hyperlink" Target="https://es.wikipedia.org/wiki/Normalizaci%C3%B3n" TargetMode="External"/><Relationship Id="rId85" Type="http://schemas.openxmlformats.org/officeDocument/2006/relationships/hyperlink" Target="https://es.wikipedia.org/wiki/PNG" TargetMode="External"/><Relationship Id="rId86" Type="http://schemas.openxmlformats.org/officeDocument/2006/relationships/hyperlink" Target="https://es.wikipedia.org/wiki/GIF" TargetMode="External"/><Relationship Id="rId87" Type="http://schemas.openxmlformats.org/officeDocument/2006/relationships/hyperlink" Target="https://es.wikipedia.org/wiki/JPEG" TargetMode="External"/><Relationship Id="rId88" Type="http://schemas.openxmlformats.org/officeDocument/2006/relationships/hyperlink" Target="https://es.wikipedia.org/wiki/Scalable_Vector_Graphics" TargetMode="External"/><Relationship Id="rId89" Type="http://schemas.openxmlformats.org/officeDocument/2006/relationships/hyperlink" Target="https://es.wikipedia.org/w/index.php?title=WebCGM&amp;action=edit&amp;redlink=1" TargetMode="External"/><Relationship Id="rId14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6930DB56-831A-F446-B4A5-B41707526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79</Pages>
  <Words>13842</Words>
  <Characters>78902</Characters>
  <Application>Microsoft Macintosh Word</Application>
  <DocSecurity>0</DocSecurity>
  <Lines>657</Lines>
  <Paragraphs>185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92559</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Francisco J Lopez Pellicer</cp:lastModifiedBy>
  <cp:revision>100</cp:revision>
  <cp:lastPrinted>2016-06-18T17:26:00Z</cp:lastPrinted>
  <dcterms:created xsi:type="dcterms:W3CDTF">2016-06-16T13:21:00Z</dcterms:created>
  <dcterms:modified xsi:type="dcterms:W3CDTF">2016-06-18T18:28:00Z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