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58B45C" w14:textId="77777777" w:rsidR="00E23636" w:rsidRDefault="000B3E1E" w:rsidP="009B5C8D">
      <w:pPr>
        <w:jc w:val="center"/>
      </w:pPr>
      <w:r>
        <w:rPr>
          <w:noProof/>
          <w:lang w:val="en-US" w:eastAsia="en-US"/>
        </w:rPr>
        <w:drawing>
          <wp:anchor distT="0" distB="0" distL="114300" distR="114300" simplePos="0" relativeHeight="251654144" behindDoc="0" locked="0" layoutInCell="1" allowOverlap="1" wp14:anchorId="0CC7FCC5" wp14:editId="6F38B71A">
            <wp:simplePos x="0" y="0"/>
            <wp:positionH relativeFrom="column">
              <wp:posOffset>1028700</wp:posOffset>
            </wp:positionH>
            <wp:positionV relativeFrom="paragraph">
              <wp:posOffset>17145</wp:posOffset>
            </wp:positionV>
            <wp:extent cx="3427095" cy="1257300"/>
            <wp:effectExtent l="0" t="0" r="0" b="0"/>
            <wp:wrapThrough wrapText="bothSides">
              <wp:wrapPolygon edited="0">
                <wp:start x="2641" y="3927"/>
                <wp:lineTo x="2521" y="4909"/>
                <wp:lineTo x="3122" y="10145"/>
                <wp:lineTo x="2281" y="14400"/>
                <wp:lineTo x="3002" y="17018"/>
                <wp:lineTo x="3122" y="17673"/>
                <wp:lineTo x="5163" y="17673"/>
                <wp:lineTo x="5283" y="17018"/>
                <wp:lineTo x="5883" y="15055"/>
                <wp:lineTo x="14528" y="15055"/>
                <wp:lineTo x="14528" y="11127"/>
                <wp:lineTo x="4803" y="9818"/>
                <wp:lineTo x="18730" y="9818"/>
                <wp:lineTo x="18730" y="4582"/>
                <wp:lineTo x="5523" y="3927"/>
                <wp:lineTo x="2641" y="3927"/>
              </wp:wrapPolygon>
            </wp:wrapThrough>
            <wp:docPr id="10" name="Imagen 1" descr="Descripción: logo_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_gener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7095"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C3809" w14:textId="77777777" w:rsidR="00E23636" w:rsidRDefault="00E23636" w:rsidP="009B5C8D">
      <w:pPr>
        <w:jc w:val="center"/>
      </w:pPr>
    </w:p>
    <w:p w14:paraId="35CEB2F9" w14:textId="77777777" w:rsidR="00E23636" w:rsidRDefault="00E23636" w:rsidP="009B5C8D">
      <w:pPr>
        <w:jc w:val="center"/>
      </w:pPr>
    </w:p>
    <w:p w14:paraId="55B4BE1E" w14:textId="77777777" w:rsidR="00F055B2" w:rsidRDefault="00F055B2" w:rsidP="009B5C8D">
      <w:pPr>
        <w:jc w:val="center"/>
      </w:pPr>
    </w:p>
    <w:p w14:paraId="11EE5F91" w14:textId="77777777" w:rsidR="007822BB" w:rsidRDefault="007822BB" w:rsidP="009B5C8D">
      <w:pPr>
        <w:jc w:val="center"/>
      </w:pPr>
    </w:p>
    <w:p w14:paraId="00D4E8EA" w14:textId="77777777" w:rsidR="007822BB" w:rsidRDefault="007822BB" w:rsidP="009B5C8D">
      <w:pPr>
        <w:jc w:val="center"/>
      </w:pPr>
    </w:p>
    <w:p w14:paraId="02F80512" w14:textId="77777777" w:rsidR="004B78CE" w:rsidRDefault="004B78CE" w:rsidP="009B5C8D">
      <w:pPr>
        <w:jc w:val="center"/>
        <w:rPr>
          <w:sz w:val="56"/>
          <w:szCs w:val="56"/>
        </w:rPr>
      </w:pPr>
    </w:p>
    <w:p w14:paraId="7FE72F85" w14:textId="77777777" w:rsidR="004B78CE" w:rsidRDefault="00BF7299" w:rsidP="009B5C8D">
      <w:pPr>
        <w:jc w:val="center"/>
        <w:rPr>
          <w:sz w:val="56"/>
          <w:szCs w:val="56"/>
        </w:rPr>
      </w:pPr>
      <w:r>
        <w:rPr>
          <w:sz w:val="56"/>
          <w:szCs w:val="56"/>
        </w:rPr>
        <w:t xml:space="preserve"> </w:t>
      </w:r>
    </w:p>
    <w:p w14:paraId="6316FE8E" w14:textId="77777777" w:rsidR="007822BB" w:rsidRPr="001E7C4F" w:rsidRDefault="00926622" w:rsidP="00FE1A05">
      <w:pPr>
        <w:pBdr>
          <w:top w:val="single" w:sz="8" w:space="1" w:color="70AD47"/>
          <w:left w:val="single" w:sz="8" w:space="4" w:color="70AD47"/>
          <w:bottom w:val="single" w:sz="8" w:space="1" w:color="70AD47"/>
          <w:right w:val="single" w:sz="8" w:space="4" w:color="70AD47"/>
        </w:pBdr>
        <w:jc w:val="center"/>
        <w:rPr>
          <w:sz w:val="56"/>
          <w:szCs w:val="56"/>
        </w:rPr>
      </w:pPr>
      <w:r w:rsidRPr="001E7C4F">
        <w:rPr>
          <w:sz w:val="56"/>
          <w:szCs w:val="56"/>
        </w:rPr>
        <w:t>Trabajo Fin de Grado</w:t>
      </w:r>
    </w:p>
    <w:p w14:paraId="04307B36" w14:textId="77777777" w:rsidR="004B78CE" w:rsidRDefault="004B78CE" w:rsidP="009B5C8D">
      <w:pPr>
        <w:jc w:val="center"/>
        <w:rPr>
          <w:sz w:val="40"/>
          <w:szCs w:val="40"/>
        </w:rPr>
      </w:pPr>
    </w:p>
    <w:p w14:paraId="52F37020" w14:textId="77777777" w:rsidR="004B78CE" w:rsidDel="00E575CE" w:rsidRDefault="004B78CE" w:rsidP="009B5C8D">
      <w:pPr>
        <w:jc w:val="center"/>
        <w:rPr>
          <w:del w:id="0" w:author="Francisco J Lopez Pellicer" w:date="2016-06-15T18:15:00Z"/>
          <w:sz w:val="40"/>
          <w:szCs w:val="40"/>
        </w:rPr>
      </w:pPr>
    </w:p>
    <w:p w14:paraId="60216D97" w14:textId="77777777" w:rsidR="004B78CE" w:rsidRDefault="004B78CE" w:rsidP="00E575CE">
      <w:pPr>
        <w:rPr>
          <w:sz w:val="40"/>
          <w:szCs w:val="40"/>
        </w:rPr>
        <w:pPrChange w:id="1" w:author="Francisco J Lopez Pellicer" w:date="2016-06-15T18:15:00Z">
          <w:pPr>
            <w:jc w:val="center"/>
          </w:pPr>
        </w:pPrChange>
      </w:pPr>
    </w:p>
    <w:p w14:paraId="7D761E42" w14:textId="77777777" w:rsidR="004B78CE" w:rsidRPr="009B5C8D" w:rsidRDefault="007A1925" w:rsidP="009B5C8D">
      <w:pPr>
        <w:jc w:val="center"/>
        <w:rPr>
          <w:b/>
          <w:sz w:val="46"/>
          <w:szCs w:val="40"/>
        </w:rPr>
      </w:pPr>
      <w:r w:rsidRPr="009B5C8D">
        <w:rPr>
          <w:b/>
          <w:sz w:val="46"/>
          <w:szCs w:val="40"/>
        </w:rPr>
        <w:t>GeoCrawler:</w:t>
      </w:r>
      <w:r w:rsidR="00DB34F7" w:rsidRPr="009B5C8D">
        <w:rPr>
          <w:b/>
          <w:sz w:val="46"/>
          <w:szCs w:val="40"/>
        </w:rPr>
        <w:t xml:space="preserve"> </w:t>
      </w:r>
      <w:r w:rsidR="00582DF3" w:rsidRPr="009B5C8D">
        <w:rPr>
          <w:b/>
          <w:sz w:val="46"/>
          <w:szCs w:val="40"/>
        </w:rPr>
        <w:t>sistema de crawler web enfocado al descubrimiento de información geográfica</w:t>
      </w:r>
    </w:p>
    <w:p w14:paraId="3773B31A" w14:textId="77777777" w:rsidR="004B78CE" w:rsidDel="00E575CE" w:rsidRDefault="004B78CE" w:rsidP="009B5C8D">
      <w:pPr>
        <w:jc w:val="center"/>
        <w:rPr>
          <w:del w:id="2" w:author="Francisco J Lopez Pellicer" w:date="2016-06-15T18:15:00Z"/>
          <w:sz w:val="40"/>
          <w:szCs w:val="40"/>
        </w:rPr>
      </w:pPr>
    </w:p>
    <w:p w14:paraId="6CAAC04A" w14:textId="77777777" w:rsidR="004B78CE" w:rsidRDefault="004B78CE" w:rsidP="00E575CE">
      <w:pPr>
        <w:rPr>
          <w:sz w:val="40"/>
          <w:szCs w:val="40"/>
        </w:rPr>
        <w:pPrChange w:id="3" w:author="Francisco J Lopez Pellicer" w:date="2016-06-15T18:15:00Z">
          <w:pPr>
            <w:jc w:val="center"/>
          </w:pPr>
        </w:pPrChange>
      </w:pPr>
    </w:p>
    <w:p w14:paraId="6D9FBA89" w14:textId="77777777" w:rsidR="004B78CE" w:rsidRPr="009B5C8D" w:rsidRDefault="00911204" w:rsidP="009B5C8D">
      <w:pPr>
        <w:jc w:val="center"/>
        <w:rPr>
          <w:sz w:val="46"/>
          <w:szCs w:val="32"/>
        </w:rPr>
      </w:pPr>
      <w:r w:rsidRPr="009B5C8D">
        <w:rPr>
          <w:sz w:val="38"/>
        </w:rPr>
        <w:t>Autor</w:t>
      </w:r>
    </w:p>
    <w:p w14:paraId="23C40A17" w14:textId="77777777" w:rsidR="00CC5867" w:rsidRPr="009B5C8D" w:rsidRDefault="00582DF3" w:rsidP="009B5C8D">
      <w:pPr>
        <w:jc w:val="center"/>
        <w:rPr>
          <w:b/>
          <w:sz w:val="60"/>
          <w:szCs w:val="36"/>
        </w:rPr>
      </w:pPr>
      <w:r w:rsidRPr="009B5C8D">
        <w:rPr>
          <w:b/>
          <w:sz w:val="60"/>
          <w:szCs w:val="36"/>
        </w:rPr>
        <w:t>Jorge Cáncer Gil</w:t>
      </w:r>
    </w:p>
    <w:p w14:paraId="32C3D29F" w14:textId="77777777" w:rsidR="00911204" w:rsidRPr="009B5C8D" w:rsidDel="00E575CE" w:rsidRDefault="00911204" w:rsidP="009B5C8D">
      <w:pPr>
        <w:jc w:val="center"/>
        <w:rPr>
          <w:del w:id="4" w:author="Francisco J Lopez Pellicer" w:date="2016-06-15T18:15:00Z"/>
          <w:sz w:val="44"/>
          <w:szCs w:val="40"/>
        </w:rPr>
      </w:pPr>
    </w:p>
    <w:p w14:paraId="1D73F56E" w14:textId="77777777" w:rsidR="00911204" w:rsidRPr="009B5C8D" w:rsidRDefault="00911204" w:rsidP="00E575CE">
      <w:pPr>
        <w:rPr>
          <w:sz w:val="44"/>
          <w:szCs w:val="40"/>
        </w:rPr>
        <w:pPrChange w:id="5" w:author="Francisco J Lopez Pellicer" w:date="2016-06-15T18:15:00Z">
          <w:pPr>
            <w:jc w:val="center"/>
          </w:pPr>
        </w:pPrChange>
      </w:pPr>
    </w:p>
    <w:p w14:paraId="049B445F" w14:textId="77777777" w:rsidR="004328B4" w:rsidRPr="009B5C8D" w:rsidRDefault="00582DF3" w:rsidP="009B5C8D">
      <w:pPr>
        <w:jc w:val="center"/>
        <w:rPr>
          <w:sz w:val="38"/>
          <w:szCs w:val="28"/>
        </w:rPr>
      </w:pPr>
      <w:r w:rsidRPr="009B5C8D">
        <w:rPr>
          <w:sz w:val="34"/>
        </w:rPr>
        <w:t>Director</w:t>
      </w:r>
    </w:p>
    <w:p w14:paraId="539AA7F5" w14:textId="77777777" w:rsidR="00911204" w:rsidRPr="009B5C8D" w:rsidRDefault="00582DF3" w:rsidP="009B5C8D">
      <w:pPr>
        <w:jc w:val="center"/>
        <w:rPr>
          <w:b/>
          <w:sz w:val="40"/>
          <w:szCs w:val="28"/>
        </w:rPr>
      </w:pPr>
      <w:r w:rsidRPr="009B5C8D">
        <w:rPr>
          <w:b/>
          <w:sz w:val="40"/>
          <w:szCs w:val="28"/>
        </w:rPr>
        <w:t xml:space="preserve">Francisco Javier </w:t>
      </w:r>
      <w:r w:rsidR="004328B4" w:rsidRPr="009B5C8D">
        <w:rPr>
          <w:b/>
          <w:sz w:val="40"/>
          <w:szCs w:val="28"/>
        </w:rPr>
        <w:t>López</w:t>
      </w:r>
      <w:r w:rsidRPr="009B5C8D">
        <w:rPr>
          <w:b/>
          <w:sz w:val="40"/>
          <w:szCs w:val="28"/>
        </w:rPr>
        <w:t xml:space="preserve"> Pellicer</w:t>
      </w:r>
    </w:p>
    <w:p w14:paraId="6F2A4BBA" w14:textId="77777777" w:rsidR="00911204" w:rsidDel="00E575CE" w:rsidRDefault="00911204" w:rsidP="009B5C8D">
      <w:pPr>
        <w:jc w:val="center"/>
        <w:rPr>
          <w:del w:id="6" w:author="Francisco J Lopez Pellicer" w:date="2016-06-15T18:15:00Z"/>
          <w:sz w:val="36"/>
          <w:szCs w:val="36"/>
        </w:rPr>
      </w:pPr>
    </w:p>
    <w:p w14:paraId="44A803B9" w14:textId="77777777" w:rsidR="00582DF3" w:rsidRDefault="00582DF3" w:rsidP="00E575CE">
      <w:pPr>
        <w:rPr>
          <w:sz w:val="36"/>
          <w:szCs w:val="36"/>
        </w:rPr>
        <w:pPrChange w:id="7" w:author="Francisco J Lopez Pellicer" w:date="2016-06-15T18:15:00Z">
          <w:pPr>
            <w:jc w:val="center"/>
          </w:pPr>
        </w:pPrChange>
      </w:pPr>
    </w:p>
    <w:p w14:paraId="7CA3B26F" w14:textId="77777777" w:rsidR="009F7B04" w:rsidRDefault="009F7B04" w:rsidP="009B5C8D">
      <w:pPr>
        <w:jc w:val="center"/>
        <w:rPr>
          <w:sz w:val="36"/>
          <w:szCs w:val="36"/>
        </w:rPr>
      </w:pPr>
    </w:p>
    <w:p w14:paraId="2F01518C" w14:textId="77777777" w:rsidR="00911204" w:rsidRPr="009B5C8D" w:rsidRDefault="00582DF3" w:rsidP="009B5C8D">
      <w:pPr>
        <w:jc w:val="center"/>
      </w:pPr>
      <w:r w:rsidRPr="009B5C8D">
        <w:t>Escuela de Ingeniería y Arquitectura</w:t>
      </w:r>
    </w:p>
    <w:p w14:paraId="60A24033" w14:textId="77777777" w:rsidR="00911204" w:rsidRPr="009B5C8D" w:rsidDel="00E575CE" w:rsidRDefault="00582DF3" w:rsidP="009B5C8D">
      <w:pPr>
        <w:jc w:val="center"/>
        <w:rPr>
          <w:del w:id="8" w:author="Francisco J Lopez Pellicer" w:date="2016-06-15T18:15:00Z"/>
        </w:rPr>
      </w:pPr>
      <w:r w:rsidRPr="009B5C8D">
        <w:t>2016</w:t>
      </w:r>
    </w:p>
    <w:p w14:paraId="4B85C449" w14:textId="77777777" w:rsidR="00911204" w:rsidDel="00E575CE" w:rsidRDefault="00911204" w:rsidP="002441BF">
      <w:pPr>
        <w:rPr>
          <w:del w:id="9" w:author="Francisco J Lopez Pellicer" w:date="2016-06-15T18:15:00Z"/>
          <w:szCs w:val="28"/>
        </w:rPr>
      </w:pPr>
    </w:p>
    <w:p w14:paraId="65C8039A" w14:textId="77777777" w:rsidR="009F7B04" w:rsidDel="00E575CE" w:rsidRDefault="009F7B04" w:rsidP="002441BF">
      <w:pPr>
        <w:rPr>
          <w:del w:id="10" w:author="Francisco J Lopez Pellicer" w:date="2016-06-15T18:15:00Z"/>
          <w:szCs w:val="28"/>
        </w:rPr>
      </w:pPr>
    </w:p>
    <w:p w14:paraId="453F180A" w14:textId="77777777" w:rsidR="009F7B04" w:rsidRDefault="009F7B04" w:rsidP="00E575CE">
      <w:pPr>
        <w:jc w:val="center"/>
        <w:rPr>
          <w:szCs w:val="28"/>
        </w:rPr>
        <w:pPrChange w:id="11" w:author="Francisco J Lopez Pellicer" w:date="2016-06-15T18:15:00Z">
          <w:pPr/>
        </w:pPrChange>
      </w:pPr>
    </w:p>
    <w:p w14:paraId="208A2375" w14:textId="77777777" w:rsidR="009F7B04" w:rsidRDefault="00C24DF5" w:rsidP="00C24DF5">
      <w:pPr>
        <w:jc w:val="center"/>
        <w:rPr>
          <w:szCs w:val="28"/>
        </w:rPr>
      </w:pPr>
      <w:r>
        <w:rPr>
          <w:noProof/>
          <w:lang w:val="en-US" w:eastAsia="en-US"/>
        </w:rPr>
        <w:lastRenderedPageBreak/>
        <w:drawing>
          <wp:anchor distT="0" distB="0" distL="114300" distR="114300" simplePos="0" relativeHeight="251673600" behindDoc="0" locked="0" layoutInCell="1" allowOverlap="1" wp14:anchorId="6DD560B8" wp14:editId="2DEC71D9">
            <wp:simplePos x="0" y="0"/>
            <wp:positionH relativeFrom="margin">
              <wp:align>center</wp:align>
            </wp:positionH>
            <wp:positionV relativeFrom="paragraph">
              <wp:posOffset>0</wp:posOffset>
            </wp:positionV>
            <wp:extent cx="6448425" cy="9809976"/>
            <wp:effectExtent l="0" t="0" r="0" b="1270"/>
            <wp:wrapSquare wrapText="bothSides"/>
            <wp:docPr id="9" name="Imagen 3" descr="9086068ce425e5ab25d7842ef8adbb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086068ce425e5ab25d7842ef8adbbb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8425" cy="9809976"/>
                    </a:xfrm>
                    <a:prstGeom prst="rect">
                      <a:avLst/>
                    </a:prstGeom>
                    <a:noFill/>
                    <a:ln>
                      <a:noFill/>
                    </a:ln>
                  </pic:spPr>
                </pic:pic>
              </a:graphicData>
            </a:graphic>
            <wp14:sizeRelV relativeFrom="margin">
              <wp14:pctHeight>0</wp14:pctHeight>
            </wp14:sizeRelV>
          </wp:anchor>
        </w:drawing>
      </w:r>
    </w:p>
    <w:p w14:paraId="6E7F0197" w14:textId="77777777" w:rsidR="00164F47" w:rsidRPr="001E7C4F" w:rsidRDefault="00164F47" w:rsidP="00164F47">
      <w:pPr>
        <w:jc w:val="center"/>
        <w:rPr>
          <w:b/>
          <w:sz w:val="44"/>
          <w:szCs w:val="40"/>
        </w:rPr>
      </w:pPr>
      <w:r w:rsidRPr="001E7C4F">
        <w:rPr>
          <w:b/>
          <w:sz w:val="44"/>
          <w:szCs w:val="40"/>
        </w:rPr>
        <w:lastRenderedPageBreak/>
        <w:t>GeoCrawler: sistema de crawler web enfocado al descubrimiento de información geográfica</w:t>
      </w:r>
    </w:p>
    <w:p w14:paraId="196CDFA4" w14:textId="77777777" w:rsidR="00164F47" w:rsidRDefault="00164F47" w:rsidP="002441BF"/>
    <w:p w14:paraId="00CC4BB5" w14:textId="77777777" w:rsidR="00164F47" w:rsidRPr="001E7C4F" w:rsidRDefault="00164F47" w:rsidP="00164F47">
      <w:pPr>
        <w:jc w:val="center"/>
        <w:rPr>
          <w:rFonts w:ascii="Verdana" w:hAnsi="Verdana"/>
          <w:sz w:val="36"/>
        </w:rPr>
      </w:pPr>
      <w:r w:rsidRPr="001E7C4F">
        <w:rPr>
          <w:rFonts w:ascii="Verdana" w:hAnsi="Verdana"/>
          <w:sz w:val="36"/>
        </w:rPr>
        <w:t>RESUMEN</w:t>
      </w:r>
    </w:p>
    <w:p w14:paraId="388109EA" w14:textId="77777777" w:rsidR="00164F47" w:rsidRDefault="00164F47" w:rsidP="002441BF"/>
    <w:p w14:paraId="49662176" w14:textId="77777777" w:rsidR="009B5C8D" w:rsidRDefault="00164F47" w:rsidP="00164F47">
      <w:r w:rsidRPr="00164F47">
        <w:t xml:space="preserve">Actualmente, los videojuegos están experimentando un gran auge tanto a nivel industrial como de volumen de jugadores. Uno de los formatos más populares es, sin duda, el de los videojuegos multijugador online. </w:t>
      </w:r>
    </w:p>
    <w:p w14:paraId="6E1E8DCC" w14:textId="77777777" w:rsidR="009B5C8D" w:rsidRDefault="009B5C8D" w:rsidP="00164F47"/>
    <w:p w14:paraId="2532B476" w14:textId="77777777" w:rsidR="009B5C8D" w:rsidRDefault="00164F47" w:rsidP="00164F47">
      <w:r w:rsidRPr="00164F47">
        <w:t xml:space="preserve">En este tipo de juegos, el modelo de interacción entre jugadores consiste en que cada jugador controla una entidad dentro del juego, normalmente independiente del resto de jugadores, por ejemplo, un personaje, un vehículo o un ejército. </w:t>
      </w:r>
    </w:p>
    <w:p w14:paraId="2541D555" w14:textId="77777777" w:rsidR="009B5C8D" w:rsidRDefault="009B5C8D" w:rsidP="00164F47"/>
    <w:p w14:paraId="69A1D5C6" w14:textId="77777777" w:rsidR="009B5C8D" w:rsidRDefault="00164F47" w:rsidP="00164F47">
      <w:r w:rsidRPr="00164F47">
        <w:t xml:space="preserve">Este trabajo explora la idea de que varios jugadores controlen de forma simultánea a la misma entidad mediante un sistema que ejecute en tiempo real la voluntad de la mayoría. </w:t>
      </w:r>
    </w:p>
    <w:p w14:paraId="0092FA1B" w14:textId="77777777" w:rsidR="009B5C8D" w:rsidRDefault="009B5C8D" w:rsidP="00164F47"/>
    <w:p w14:paraId="219183E0" w14:textId="77777777" w:rsidR="009B5C8D" w:rsidRDefault="00164F47" w:rsidP="00164F47">
      <w:r w:rsidRPr="00164F47">
        <w:t xml:space="preserve">Con este sistema de "control compartido", se persigue que los jugadores tengan que adaptarse al curso de acción decidido por la mayoría en cada momento y tengan que reevaluar constantemente su estrategia en función de lo que está sucediendo y no de los planes que tuvieran previamente. </w:t>
      </w:r>
    </w:p>
    <w:p w14:paraId="667CE657" w14:textId="77777777" w:rsidR="009B5C8D" w:rsidRDefault="009B5C8D" w:rsidP="00164F47"/>
    <w:p w14:paraId="609D8543" w14:textId="77777777" w:rsidR="009B5C8D" w:rsidRDefault="00164F47" w:rsidP="00164F47">
      <w:r w:rsidRPr="00164F47">
        <w:t xml:space="preserve">Para lograr esto, se ha desarrollado un sencillo videojuego de plataformas en dos dimensiones, en el cual los jugadores controlan a un robot que recolecta mineral en un planeta desconocido. </w:t>
      </w:r>
    </w:p>
    <w:p w14:paraId="160E41D8" w14:textId="77777777" w:rsidR="009B5C8D" w:rsidRDefault="009B5C8D" w:rsidP="00164F47"/>
    <w:p w14:paraId="3C00C187" w14:textId="77777777" w:rsidR="009B5C8D" w:rsidRDefault="00164F47" w:rsidP="00164F47">
      <w:r w:rsidRPr="00164F47">
        <w:t xml:space="preserve">El mundo por el que se mueve el robot se genera de forma distinta en cada partida, para evitar que los jugadores puedan memorizar los caminos, de forma que no se pierda el componente de incertidumbre, que es esencial en este modelo de interacción. </w:t>
      </w:r>
    </w:p>
    <w:p w14:paraId="040D2B84" w14:textId="77777777" w:rsidR="009B5C8D" w:rsidRDefault="009B5C8D" w:rsidP="00164F47"/>
    <w:p w14:paraId="084B27C5" w14:textId="77777777" w:rsidR="00164F47" w:rsidRDefault="00164F47" w:rsidP="002441BF">
      <w:r w:rsidRPr="00164F47">
        <w:t>Una vez se terminaron el videojuego y el sistema de control compartido, se realizaron pruebas con usuarios para comprobar si el sistema funciona de forma adecuada y si este tipo de interacción es atractiva para los jugadores.</w:t>
      </w:r>
    </w:p>
    <w:p w14:paraId="4641689D" w14:textId="77777777" w:rsidR="009F7B04" w:rsidRDefault="009F7B04" w:rsidP="002441BF"/>
    <w:p w14:paraId="565723C7" w14:textId="28A0BF16" w:rsidR="009F7B04" w:rsidDel="00E575CE" w:rsidRDefault="009F7B04" w:rsidP="002441BF">
      <w:pPr>
        <w:rPr>
          <w:del w:id="12" w:author="Francisco J Lopez Pellicer" w:date="2016-06-15T18:16:00Z"/>
        </w:rPr>
      </w:pPr>
    </w:p>
    <w:p w14:paraId="680473D7" w14:textId="39CF853C" w:rsidR="008B4F6E" w:rsidDel="00E575CE" w:rsidRDefault="008B4F6E" w:rsidP="002441BF">
      <w:pPr>
        <w:rPr>
          <w:del w:id="13" w:author="Francisco J Lopez Pellicer" w:date="2016-06-15T18:16:00Z"/>
        </w:rPr>
      </w:pPr>
    </w:p>
    <w:p w14:paraId="0DDCE430" w14:textId="69372B42" w:rsidR="008B4F6E" w:rsidDel="00E575CE" w:rsidRDefault="008B4F6E" w:rsidP="002441BF">
      <w:pPr>
        <w:rPr>
          <w:del w:id="14" w:author="Francisco J Lopez Pellicer" w:date="2016-06-15T18:16:00Z"/>
        </w:rPr>
      </w:pPr>
    </w:p>
    <w:p w14:paraId="6E2ABA2F" w14:textId="0483625D" w:rsidR="008B4F6E" w:rsidDel="00E575CE" w:rsidRDefault="008B4F6E" w:rsidP="002441BF">
      <w:pPr>
        <w:rPr>
          <w:del w:id="15" w:author="Francisco J Lopez Pellicer" w:date="2016-06-15T18:16:00Z"/>
        </w:rPr>
      </w:pPr>
    </w:p>
    <w:p w14:paraId="7835987A" w14:textId="3F614607" w:rsidR="008B4F6E" w:rsidDel="00E575CE" w:rsidRDefault="008B4F6E" w:rsidP="002441BF">
      <w:pPr>
        <w:rPr>
          <w:del w:id="16" w:author="Francisco J Lopez Pellicer" w:date="2016-06-15T18:16:00Z"/>
        </w:rPr>
      </w:pPr>
    </w:p>
    <w:p w14:paraId="3B2786D1" w14:textId="11C855E2" w:rsidR="009F7B04" w:rsidDel="00E575CE" w:rsidRDefault="009F7B04" w:rsidP="002441BF">
      <w:pPr>
        <w:rPr>
          <w:del w:id="17" w:author="Francisco J Lopez Pellicer" w:date="2016-06-15T18:16:00Z"/>
        </w:rPr>
      </w:pPr>
    </w:p>
    <w:p w14:paraId="766BDB8F" w14:textId="4D9382B0" w:rsidR="009F7B04" w:rsidDel="00E575CE" w:rsidRDefault="009F7B04" w:rsidP="002441BF">
      <w:pPr>
        <w:rPr>
          <w:del w:id="18" w:author="Francisco J Lopez Pellicer" w:date="2016-06-15T18:16:00Z"/>
        </w:rPr>
      </w:pPr>
    </w:p>
    <w:p w14:paraId="22D302C6" w14:textId="2F096DA2" w:rsidR="009F7B04" w:rsidDel="00E575CE" w:rsidRDefault="009F7B04" w:rsidP="002441BF">
      <w:pPr>
        <w:rPr>
          <w:del w:id="19" w:author="Francisco J Lopez Pellicer" w:date="2016-06-15T18:16:00Z"/>
          <w:szCs w:val="28"/>
        </w:rPr>
      </w:pPr>
    </w:p>
    <w:p w14:paraId="141E294B" w14:textId="77777777" w:rsidR="00B90438" w:rsidRDefault="00B90438" w:rsidP="002441BF">
      <w:pPr>
        <w:rPr>
          <w:szCs w:val="28"/>
        </w:rPr>
      </w:pPr>
    </w:p>
    <w:sdt>
      <w:sdtPr>
        <w:rPr>
          <w:rFonts w:eastAsia="MS Mincho"/>
          <w:color w:val="auto"/>
          <w:sz w:val="26"/>
          <w:szCs w:val="24"/>
          <w:lang w:val="es-ES_tradnl" w:eastAsia="es-ES_tradnl"/>
        </w:rPr>
        <w:id w:val="-1158917769"/>
        <w:docPartObj>
          <w:docPartGallery w:val="Table of Contents"/>
          <w:docPartUnique/>
        </w:docPartObj>
      </w:sdtPr>
      <w:sdtEndPr>
        <w:rPr>
          <w:b/>
          <w:bCs/>
          <w:sz w:val="24"/>
        </w:rPr>
      </w:sdtEndPr>
      <w:sdtContent>
        <w:p w14:paraId="6422E109" w14:textId="2C30AE16" w:rsidR="0013575C" w:rsidRDefault="0013575C">
          <w:pPr>
            <w:pStyle w:val="TOCHeading"/>
          </w:pPr>
          <w:r>
            <w:t>Contenido</w:t>
          </w:r>
        </w:p>
        <w:p w14:paraId="7B103A11" w14:textId="77777777" w:rsidR="00A9328A" w:rsidRDefault="0013575C">
          <w:pPr>
            <w:pStyle w:val="TOC1"/>
            <w:tabs>
              <w:tab w:val="right" w:leader="dot" w:pos="8488"/>
            </w:tabs>
            <w:rPr>
              <w:ins w:id="20" w:author="Francisco J Lopez Pellicer" w:date="2016-06-15T18:42:00Z"/>
              <w:rFonts w:asciiTheme="minorHAnsi" w:eastAsiaTheme="minorEastAsia" w:hAnsiTheme="minorHAnsi" w:cstheme="minorBidi"/>
              <w:noProof/>
              <w:lang w:val="en-US" w:eastAsia="en-US"/>
            </w:rPr>
          </w:pPr>
          <w:r>
            <w:fldChar w:fldCharType="begin"/>
          </w:r>
          <w:r>
            <w:instrText xml:space="preserve"> TOC \o "1-3" \h \z \u </w:instrText>
          </w:r>
          <w:r>
            <w:fldChar w:fldCharType="separate"/>
          </w:r>
          <w:ins w:id="21" w:author="Francisco J Lopez Pellicer" w:date="2016-06-15T18:42:00Z">
            <w:r w:rsidR="00A9328A" w:rsidRPr="00CF55AC">
              <w:rPr>
                <w:rStyle w:val="Hyperlink"/>
                <w:noProof/>
              </w:rPr>
              <w:fldChar w:fldCharType="begin"/>
            </w:r>
            <w:r w:rsidR="00A9328A" w:rsidRPr="00CF55AC">
              <w:rPr>
                <w:rStyle w:val="Hyperlink"/>
                <w:noProof/>
              </w:rPr>
              <w:instrText xml:space="preserve"> </w:instrText>
            </w:r>
            <w:r w:rsidR="00A9328A">
              <w:rPr>
                <w:noProof/>
              </w:rPr>
              <w:instrText>HYPERLINK \l "_Toc453779463"</w:instrText>
            </w:r>
            <w:r w:rsidR="00A9328A" w:rsidRPr="00CF55AC">
              <w:rPr>
                <w:rStyle w:val="Hyperlink"/>
                <w:noProof/>
              </w:rPr>
              <w:instrText xml:space="preserve"> </w:instrText>
            </w:r>
            <w:r w:rsidR="00A9328A" w:rsidRPr="00CF55AC">
              <w:rPr>
                <w:rStyle w:val="Hyperlink"/>
                <w:noProof/>
              </w:rPr>
            </w:r>
            <w:r w:rsidR="00A9328A" w:rsidRPr="00CF55AC">
              <w:rPr>
                <w:rStyle w:val="Hyperlink"/>
                <w:noProof/>
              </w:rPr>
              <w:fldChar w:fldCharType="separate"/>
            </w:r>
            <w:r w:rsidR="00A9328A" w:rsidRPr="00CF55AC">
              <w:rPr>
                <w:rStyle w:val="Hyperlink"/>
                <w:noProof/>
              </w:rPr>
              <w:t>Tabla de ejemplos</w:t>
            </w:r>
            <w:r w:rsidR="00A9328A">
              <w:rPr>
                <w:noProof/>
                <w:webHidden/>
              </w:rPr>
              <w:tab/>
            </w:r>
            <w:r w:rsidR="00A9328A">
              <w:rPr>
                <w:noProof/>
                <w:webHidden/>
              </w:rPr>
              <w:fldChar w:fldCharType="begin"/>
            </w:r>
            <w:r w:rsidR="00A9328A">
              <w:rPr>
                <w:noProof/>
                <w:webHidden/>
              </w:rPr>
              <w:instrText xml:space="preserve"> PAGEREF _Toc453779463 \h </w:instrText>
            </w:r>
            <w:r w:rsidR="00A9328A">
              <w:rPr>
                <w:noProof/>
                <w:webHidden/>
              </w:rPr>
            </w:r>
          </w:ins>
          <w:r w:rsidR="00A9328A">
            <w:rPr>
              <w:noProof/>
              <w:webHidden/>
            </w:rPr>
            <w:fldChar w:fldCharType="separate"/>
          </w:r>
          <w:ins w:id="22" w:author="Francisco J Lopez Pellicer" w:date="2016-06-15T18:42:00Z">
            <w:r w:rsidR="00A9328A">
              <w:rPr>
                <w:noProof/>
                <w:webHidden/>
              </w:rPr>
              <w:t>6</w:t>
            </w:r>
            <w:r w:rsidR="00A9328A">
              <w:rPr>
                <w:noProof/>
                <w:webHidden/>
              </w:rPr>
              <w:fldChar w:fldCharType="end"/>
            </w:r>
            <w:r w:rsidR="00A9328A" w:rsidRPr="00CF55AC">
              <w:rPr>
                <w:rStyle w:val="Hyperlink"/>
                <w:noProof/>
              </w:rPr>
              <w:fldChar w:fldCharType="end"/>
            </w:r>
          </w:ins>
        </w:p>
        <w:p w14:paraId="3890A100" w14:textId="77777777" w:rsidR="00A9328A" w:rsidRDefault="00A9328A">
          <w:pPr>
            <w:pStyle w:val="TOC1"/>
            <w:tabs>
              <w:tab w:val="right" w:leader="dot" w:pos="8488"/>
            </w:tabs>
            <w:rPr>
              <w:ins w:id="23" w:author="Francisco J Lopez Pellicer" w:date="2016-06-15T18:42:00Z"/>
              <w:rFonts w:asciiTheme="minorHAnsi" w:eastAsiaTheme="minorEastAsia" w:hAnsiTheme="minorHAnsi" w:cstheme="minorBidi"/>
              <w:noProof/>
              <w:lang w:val="en-US" w:eastAsia="en-US"/>
            </w:rPr>
          </w:pPr>
          <w:ins w:id="24"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"_Toc453779464"</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Tabla de figuras</w:t>
            </w:r>
            <w:r>
              <w:rPr>
                <w:noProof/>
                <w:webHidden/>
              </w:rPr>
              <w:tab/>
            </w:r>
            <w:r>
              <w:rPr>
                <w:noProof/>
                <w:webHidden/>
              </w:rPr>
              <w:fldChar w:fldCharType="begin"/>
            </w:r>
            <w:r>
              <w:rPr>
                <w:noProof/>
                <w:webHidden/>
              </w:rPr>
              <w:instrText xml:space="preserve"> PAGEREF _Toc453779464 \h </w:instrText>
            </w:r>
            <w:r>
              <w:rPr>
                <w:noProof/>
                <w:webHidden/>
              </w:rPr>
            </w:r>
          </w:ins>
          <w:r>
            <w:rPr>
              <w:noProof/>
              <w:webHidden/>
            </w:rPr>
            <w:fldChar w:fldCharType="separate"/>
          </w:r>
          <w:ins w:id="25" w:author="Francisco J Lopez Pellicer" w:date="2016-06-15T18:42:00Z">
            <w:r>
              <w:rPr>
                <w:noProof/>
                <w:webHidden/>
              </w:rPr>
              <w:t>7</w:t>
            </w:r>
            <w:r>
              <w:rPr>
                <w:noProof/>
                <w:webHidden/>
              </w:rPr>
              <w:fldChar w:fldCharType="end"/>
            </w:r>
            <w:r w:rsidRPr="00CF55AC">
              <w:rPr>
                <w:rStyle w:val="Hyperlink"/>
                <w:noProof/>
              </w:rPr>
              <w:fldChar w:fldCharType="end"/>
            </w:r>
          </w:ins>
        </w:p>
        <w:p w14:paraId="1F7D5C89" w14:textId="77777777" w:rsidR="00A9328A" w:rsidRDefault="00A9328A">
          <w:pPr>
            <w:pStyle w:val="TOC1"/>
            <w:tabs>
              <w:tab w:val="right" w:leader="dot" w:pos="8488"/>
            </w:tabs>
            <w:rPr>
              <w:ins w:id="26" w:author="Francisco J Lopez Pellicer" w:date="2016-06-15T18:42:00Z"/>
              <w:rFonts w:asciiTheme="minorHAnsi" w:eastAsiaTheme="minorEastAsia" w:hAnsiTheme="minorHAnsi" w:cstheme="minorBidi"/>
              <w:noProof/>
              <w:lang w:val="en-US" w:eastAsia="en-US"/>
            </w:rPr>
          </w:pPr>
          <w:ins w:id="27"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"_Toc453779465"</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Tabla de ilustraciones</w:t>
            </w:r>
            <w:r>
              <w:rPr>
                <w:noProof/>
                <w:webHidden/>
              </w:rPr>
              <w:tab/>
            </w:r>
            <w:r>
              <w:rPr>
                <w:noProof/>
                <w:webHidden/>
              </w:rPr>
              <w:fldChar w:fldCharType="begin"/>
            </w:r>
            <w:r>
              <w:rPr>
                <w:noProof/>
                <w:webHidden/>
              </w:rPr>
              <w:instrText xml:space="preserve"> PAGEREF _Toc453779465 \h </w:instrText>
            </w:r>
            <w:r>
              <w:rPr>
                <w:noProof/>
                <w:webHidden/>
              </w:rPr>
            </w:r>
          </w:ins>
          <w:r>
            <w:rPr>
              <w:noProof/>
              <w:webHidden/>
            </w:rPr>
            <w:fldChar w:fldCharType="separate"/>
          </w:r>
          <w:ins w:id="28" w:author="Francisco J Lopez Pellicer" w:date="2016-06-15T18:42:00Z">
            <w:r>
              <w:rPr>
                <w:noProof/>
                <w:webHidden/>
              </w:rPr>
              <w:t>8</w:t>
            </w:r>
            <w:r>
              <w:rPr>
                <w:noProof/>
                <w:webHidden/>
              </w:rPr>
              <w:fldChar w:fldCharType="end"/>
            </w:r>
            <w:r w:rsidRPr="00CF55AC">
              <w:rPr>
                <w:rStyle w:val="Hyperlink"/>
                <w:noProof/>
              </w:rPr>
              <w:fldChar w:fldCharType="end"/>
            </w:r>
          </w:ins>
        </w:p>
        <w:p w14:paraId="2753BDF3" w14:textId="77777777" w:rsidR="00A9328A" w:rsidRDefault="00A9328A">
          <w:pPr>
            <w:pStyle w:val="TOC1"/>
            <w:tabs>
              <w:tab w:val="left" w:pos="560"/>
              <w:tab w:val="right" w:leader="dot" w:pos="8488"/>
            </w:tabs>
            <w:rPr>
              <w:ins w:id="29" w:author="Francisco J Lopez Pellicer" w:date="2016-06-15T18:42:00Z"/>
              <w:rFonts w:asciiTheme="minorHAnsi" w:eastAsiaTheme="minorEastAsia" w:hAnsiTheme="minorHAnsi" w:cstheme="minorBidi"/>
              <w:noProof/>
              <w:lang w:val="en-US" w:eastAsia="en-US"/>
            </w:rPr>
          </w:pPr>
          <w:ins w:id="30"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"_Toc453779466"</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1.</w:t>
            </w:r>
            <w:r>
              <w:rPr>
                <w:rFonts w:asciiTheme="minorHAnsi" w:eastAsiaTheme="minorEastAsia" w:hAnsiTheme="minorHAnsi" w:cstheme="minorBidi"/>
                <w:noProof/>
                <w:lang w:val="en-US" w:eastAsia="en-US"/>
              </w:rPr>
              <w:tab/>
            </w:r>
            <w:r w:rsidRPr="00CF55AC">
              <w:rPr>
                <w:rStyle w:val="Hyperlink"/>
                <w:noProof/>
              </w:rPr>
              <w:t>Introducción</w:t>
            </w:r>
            <w:r>
              <w:rPr>
                <w:noProof/>
                <w:webHidden/>
              </w:rPr>
              <w:tab/>
            </w:r>
            <w:r>
              <w:rPr>
                <w:noProof/>
                <w:webHidden/>
              </w:rPr>
              <w:fldChar w:fldCharType="begin"/>
            </w:r>
            <w:r>
              <w:rPr>
                <w:noProof/>
                <w:webHidden/>
              </w:rPr>
              <w:instrText xml:space="preserve"> PAGEREF _Toc453779466 \h </w:instrText>
            </w:r>
            <w:r>
              <w:rPr>
                <w:noProof/>
                <w:webHidden/>
              </w:rPr>
            </w:r>
          </w:ins>
          <w:r>
            <w:rPr>
              <w:noProof/>
              <w:webHidden/>
            </w:rPr>
            <w:fldChar w:fldCharType="separate"/>
          </w:r>
          <w:ins w:id="31" w:author="Francisco J Lopez Pellicer" w:date="2016-06-15T18:42:00Z">
            <w:r>
              <w:rPr>
                <w:noProof/>
                <w:webHidden/>
              </w:rPr>
              <w:t>1</w:t>
            </w:r>
            <w:r>
              <w:rPr>
                <w:noProof/>
                <w:webHidden/>
              </w:rPr>
              <w:fldChar w:fldCharType="end"/>
            </w:r>
            <w:r w:rsidRPr="00CF55AC">
              <w:rPr>
                <w:rStyle w:val="Hyperlink"/>
                <w:noProof/>
              </w:rPr>
              <w:fldChar w:fldCharType="end"/>
            </w:r>
          </w:ins>
        </w:p>
        <w:p w14:paraId="52AAE65F" w14:textId="77777777" w:rsidR="00A9328A" w:rsidRDefault="00A9328A">
          <w:pPr>
            <w:pStyle w:val="TOC2"/>
            <w:tabs>
              <w:tab w:val="left" w:pos="1120"/>
              <w:tab w:val="right" w:leader="dot" w:pos="8488"/>
            </w:tabs>
            <w:rPr>
              <w:ins w:id="32" w:author="Francisco J Lopez Pellicer" w:date="2016-06-15T18:42:00Z"/>
              <w:rFonts w:asciiTheme="minorHAnsi" w:eastAsiaTheme="minorEastAsia" w:hAnsiTheme="minorHAnsi" w:cstheme="minorBidi"/>
              <w:noProof/>
              <w:lang w:val="en-US" w:eastAsia="en-US"/>
            </w:rPr>
          </w:pPr>
          <w:ins w:id="33"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"_Toc453779467"</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1.1.</w:t>
            </w:r>
            <w:r>
              <w:rPr>
                <w:rFonts w:asciiTheme="minorHAnsi" w:eastAsiaTheme="minorEastAsia" w:hAnsiTheme="minorHAnsi" w:cstheme="minorBidi"/>
                <w:noProof/>
                <w:lang w:val="en-US" w:eastAsia="en-US"/>
              </w:rPr>
              <w:tab/>
            </w:r>
            <w:r w:rsidRPr="00CF55AC">
              <w:rPr>
                <w:rStyle w:val="Hyperlink"/>
                <w:noProof/>
              </w:rPr>
              <w:t>Objetivo</w:t>
            </w:r>
            <w:r>
              <w:rPr>
                <w:noProof/>
                <w:webHidden/>
              </w:rPr>
              <w:tab/>
            </w:r>
            <w:r>
              <w:rPr>
                <w:noProof/>
                <w:webHidden/>
              </w:rPr>
              <w:fldChar w:fldCharType="begin"/>
            </w:r>
            <w:r>
              <w:rPr>
                <w:noProof/>
                <w:webHidden/>
              </w:rPr>
              <w:instrText xml:space="preserve"> PAGEREF _Toc453779467 \h </w:instrText>
            </w:r>
            <w:r>
              <w:rPr>
                <w:noProof/>
                <w:webHidden/>
              </w:rPr>
            </w:r>
          </w:ins>
          <w:r>
            <w:rPr>
              <w:noProof/>
              <w:webHidden/>
            </w:rPr>
            <w:fldChar w:fldCharType="separate"/>
          </w:r>
          <w:ins w:id="34" w:author="Francisco J Lopez Pellicer" w:date="2016-06-15T18:42:00Z">
            <w:r>
              <w:rPr>
                <w:noProof/>
                <w:webHidden/>
              </w:rPr>
              <w:t>1</w:t>
            </w:r>
            <w:r>
              <w:rPr>
                <w:noProof/>
                <w:webHidden/>
              </w:rPr>
              <w:fldChar w:fldCharType="end"/>
            </w:r>
            <w:r w:rsidRPr="00CF55AC">
              <w:rPr>
                <w:rStyle w:val="Hyperlink"/>
                <w:noProof/>
              </w:rPr>
              <w:fldChar w:fldCharType="end"/>
            </w:r>
          </w:ins>
        </w:p>
        <w:p w14:paraId="0154B537" w14:textId="77777777" w:rsidR="00A9328A" w:rsidRDefault="00A9328A">
          <w:pPr>
            <w:pStyle w:val="TOC2"/>
            <w:tabs>
              <w:tab w:val="left" w:pos="1120"/>
              <w:tab w:val="right" w:leader="dot" w:pos="8488"/>
            </w:tabs>
            <w:rPr>
              <w:ins w:id="35" w:author="Francisco J Lopez Pellicer" w:date="2016-06-15T18:42:00Z"/>
              <w:rFonts w:asciiTheme="minorHAnsi" w:eastAsiaTheme="minorEastAsia" w:hAnsiTheme="minorHAnsi" w:cstheme="minorBidi"/>
              <w:noProof/>
              <w:lang w:val="en-US" w:eastAsia="en-US"/>
            </w:rPr>
          </w:pPr>
          <w:ins w:id="36"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"_Toc453779468"</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1.2.</w:t>
            </w:r>
            <w:r>
              <w:rPr>
                <w:rFonts w:asciiTheme="minorHAnsi" w:eastAsiaTheme="minorEastAsia" w:hAnsiTheme="minorHAnsi" w:cstheme="minorBidi"/>
                <w:noProof/>
                <w:lang w:val="en-US" w:eastAsia="en-US"/>
              </w:rPr>
              <w:tab/>
            </w:r>
            <w:r w:rsidRPr="00CF55AC">
              <w:rPr>
                <w:rStyle w:val="Hyperlink"/>
                <w:noProof/>
              </w:rPr>
              <w:t>Resolución del problema</w:t>
            </w:r>
            <w:r>
              <w:rPr>
                <w:noProof/>
                <w:webHidden/>
              </w:rPr>
              <w:tab/>
            </w:r>
            <w:r>
              <w:rPr>
                <w:noProof/>
                <w:webHidden/>
              </w:rPr>
              <w:fldChar w:fldCharType="begin"/>
            </w:r>
            <w:r>
              <w:rPr>
                <w:noProof/>
                <w:webHidden/>
              </w:rPr>
              <w:instrText xml:space="preserve"> PAGEREF _Toc453779468 \h </w:instrText>
            </w:r>
            <w:r>
              <w:rPr>
                <w:noProof/>
                <w:webHidden/>
              </w:rPr>
            </w:r>
          </w:ins>
          <w:r>
            <w:rPr>
              <w:noProof/>
              <w:webHidden/>
            </w:rPr>
            <w:fldChar w:fldCharType="separate"/>
          </w:r>
          <w:ins w:id="37" w:author="Francisco J Lopez Pellicer" w:date="2016-06-15T18:42:00Z">
            <w:r>
              <w:rPr>
                <w:noProof/>
                <w:webHidden/>
              </w:rPr>
              <w:t>1</w:t>
            </w:r>
            <w:r>
              <w:rPr>
                <w:noProof/>
                <w:webHidden/>
              </w:rPr>
              <w:fldChar w:fldCharType="end"/>
            </w:r>
            <w:r w:rsidRPr="00CF55AC">
              <w:rPr>
                <w:rStyle w:val="Hyperlink"/>
                <w:noProof/>
              </w:rPr>
              <w:fldChar w:fldCharType="end"/>
            </w:r>
          </w:ins>
        </w:p>
        <w:p w14:paraId="29B8A545" w14:textId="77777777" w:rsidR="00A9328A" w:rsidRDefault="00A9328A">
          <w:pPr>
            <w:pStyle w:val="TOC2"/>
            <w:tabs>
              <w:tab w:val="left" w:pos="1120"/>
              <w:tab w:val="right" w:leader="dot" w:pos="8488"/>
            </w:tabs>
            <w:rPr>
              <w:ins w:id="38" w:author="Francisco J Lopez Pellicer" w:date="2016-06-15T18:42:00Z"/>
              <w:rFonts w:asciiTheme="minorHAnsi" w:eastAsiaTheme="minorEastAsia" w:hAnsiTheme="minorHAnsi" w:cstheme="minorBidi"/>
              <w:noProof/>
              <w:lang w:val="en-US" w:eastAsia="en-US"/>
            </w:rPr>
          </w:pPr>
          <w:ins w:id="39"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"_Toc453779469"</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1.3.</w:t>
            </w:r>
            <w:r>
              <w:rPr>
                <w:rFonts w:asciiTheme="minorHAnsi" w:eastAsiaTheme="minorEastAsia" w:hAnsiTheme="minorHAnsi" w:cstheme="minorBidi"/>
                <w:noProof/>
                <w:lang w:val="en-US" w:eastAsia="en-US"/>
              </w:rPr>
              <w:tab/>
            </w:r>
            <w:r w:rsidRPr="00CF55AC">
              <w:rPr>
                <w:rStyle w:val="Hyperlink"/>
                <w:noProof/>
              </w:rPr>
              <w:t>Estructura de la memoria</w:t>
            </w:r>
            <w:r>
              <w:rPr>
                <w:noProof/>
                <w:webHidden/>
              </w:rPr>
              <w:tab/>
            </w:r>
            <w:r>
              <w:rPr>
                <w:noProof/>
                <w:webHidden/>
              </w:rPr>
              <w:fldChar w:fldCharType="begin"/>
            </w:r>
            <w:r>
              <w:rPr>
                <w:noProof/>
                <w:webHidden/>
              </w:rPr>
              <w:instrText xml:space="preserve"> PAGEREF _Toc453779469 \h </w:instrText>
            </w:r>
            <w:r>
              <w:rPr>
                <w:noProof/>
                <w:webHidden/>
              </w:rPr>
            </w:r>
          </w:ins>
          <w:r>
            <w:rPr>
              <w:noProof/>
              <w:webHidden/>
            </w:rPr>
            <w:fldChar w:fldCharType="separate"/>
          </w:r>
          <w:ins w:id="40" w:author="Francisco J Lopez Pellicer" w:date="2016-06-15T18:42:00Z">
            <w:r>
              <w:rPr>
                <w:noProof/>
                <w:webHidden/>
              </w:rPr>
              <w:t>1</w:t>
            </w:r>
            <w:r>
              <w:rPr>
                <w:noProof/>
                <w:webHidden/>
              </w:rPr>
              <w:fldChar w:fldCharType="end"/>
            </w:r>
            <w:r w:rsidRPr="00CF55AC">
              <w:rPr>
                <w:rStyle w:val="Hyperlink"/>
                <w:noProof/>
              </w:rPr>
              <w:fldChar w:fldCharType="end"/>
            </w:r>
          </w:ins>
        </w:p>
        <w:p w14:paraId="2BA91AF1" w14:textId="77777777" w:rsidR="00A9328A" w:rsidRDefault="00A9328A">
          <w:pPr>
            <w:pStyle w:val="TOC1"/>
            <w:tabs>
              <w:tab w:val="left" w:pos="560"/>
              <w:tab w:val="right" w:leader="dot" w:pos="8488"/>
            </w:tabs>
            <w:rPr>
              <w:ins w:id="41" w:author="Francisco J Lopez Pellicer" w:date="2016-06-15T18:42:00Z"/>
              <w:rFonts w:asciiTheme="minorHAnsi" w:eastAsiaTheme="minorEastAsia" w:hAnsiTheme="minorHAnsi" w:cstheme="minorBidi"/>
              <w:noProof/>
              <w:lang w:val="en-US" w:eastAsia="en-US"/>
            </w:rPr>
          </w:pPr>
          <w:ins w:id="42"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"_Toc453779470"</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2.</w:t>
            </w:r>
            <w:r>
              <w:rPr>
                <w:rFonts w:asciiTheme="minorHAnsi" w:eastAsiaTheme="minorEastAsia" w:hAnsiTheme="minorHAnsi" w:cstheme="minorBidi"/>
                <w:noProof/>
                <w:lang w:val="en-US" w:eastAsia="en-US"/>
              </w:rPr>
              <w:tab/>
            </w:r>
            <w:r w:rsidRPr="00CF55AC">
              <w:rPr>
                <w:rStyle w:val="Hyperlink"/>
                <w:noProof/>
              </w:rPr>
              <w:t>Crawlers</w:t>
            </w:r>
            <w:r>
              <w:rPr>
                <w:noProof/>
                <w:webHidden/>
              </w:rPr>
              <w:tab/>
            </w:r>
            <w:r>
              <w:rPr>
                <w:noProof/>
                <w:webHidden/>
              </w:rPr>
              <w:fldChar w:fldCharType="begin"/>
            </w:r>
            <w:r>
              <w:rPr>
                <w:noProof/>
                <w:webHidden/>
              </w:rPr>
              <w:instrText xml:space="preserve"> PAGEREF _Toc453779470 \h </w:instrText>
            </w:r>
            <w:r>
              <w:rPr>
                <w:noProof/>
                <w:webHidden/>
              </w:rPr>
            </w:r>
          </w:ins>
          <w:r>
            <w:rPr>
              <w:noProof/>
              <w:webHidden/>
            </w:rPr>
            <w:fldChar w:fldCharType="separate"/>
          </w:r>
          <w:ins w:id="43" w:author="Francisco J Lopez Pellicer" w:date="2016-06-15T18:42:00Z">
            <w:r>
              <w:rPr>
                <w:noProof/>
                <w:webHidden/>
              </w:rPr>
              <w:t>3</w:t>
            </w:r>
            <w:r>
              <w:rPr>
                <w:noProof/>
                <w:webHidden/>
              </w:rPr>
              <w:fldChar w:fldCharType="end"/>
            </w:r>
            <w:r w:rsidRPr="00CF55AC">
              <w:rPr>
                <w:rStyle w:val="Hyperlink"/>
                <w:noProof/>
              </w:rPr>
              <w:fldChar w:fldCharType="end"/>
            </w:r>
          </w:ins>
        </w:p>
        <w:p w14:paraId="117B4A7C" w14:textId="77777777" w:rsidR="00A9328A" w:rsidRDefault="00A9328A">
          <w:pPr>
            <w:pStyle w:val="TOC2"/>
            <w:tabs>
              <w:tab w:val="left" w:pos="1120"/>
              <w:tab w:val="right" w:leader="dot" w:pos="8488"/>
            </w:tabs>
            <w:rPr>
              <w:ins w:id="44" w:author="Francisco J Lopez Pellicer" w:date="2016-06-15T18:42:00Z"/>
              <w:rFonts w:asciiTheme="minorHAnsi" w:eastAsiaTheme="minorEastAsia" w:hAnsiTheme="minorHAnsi" w:cstheme="minorBidi"/>
              <w:noProof/>
              <w:lang w:val="en-US" w:eastAsia="en-US"/>
            </w:rPr>
          </w:pPr>
          <w:ins w:id="45"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"_Toc453779471"</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2.1.</w:t>
            </w:r>
            <w:r>
              <w:rPr>
                <w:rFonts w:asciiTheme="minorHAnsi" w:eastAsiaTheme="minorEastAsia" w:hAnsiTheme="minorHAnsi" w:cstheme="minorBidi"/>
                <w:noProof/>
                <w:lang w:val="en-US" w:eastAsia="en-US"/>
              </w:rPr>
              <w:tab/>
            </w:r>
            <w:r w:rsidRPr="00CF55AC">
              <w:rPr>
                <w:rStyle w:val="Hyperlink"/>
                <w:noProof/>
              </w:rPr>
              <w:t>Crawlers genéricos</w:t>
            </w:r>
            <w:r>
              <w:rPr>
                <w:noProof/>
                <w:webHidden/>
              </w:rPr>
              <w:tab/>
            </w:r>
            <w:r>
              <w:rPr>
                <w:noProof/>
                <w:webHidden/>
              </w:rPr>
              <w:fldChar w:fldCharType="begin"/>
            </w:r>
            <w:r>
              <w:rPr>
                <w:noProof/>
                <w:webHidden/>
              </w:rPr>
              <w:instrText xml:space="preserve"> PAGEREF _Toc453779471 \h </w:instrText>
            </w:r>
            <w:r>
              <w:rPr>
                <w:noProof/>
                <w:webHidden/>
              </w:rPr>
            </w:r>
          </w:ins>
          <w:r>
            <w:rPr>
              <w:noProof/>
              <w:webHidden/>
            </w:rPr>
            <w:fldChar w:fldCharType="separate"/>
          </w:r>
          <w:ins w:id="46" w:author="Francisco J Lopez Pellicer" w:date="2016-06-15T18:42:00Z">
            <w:r>
              <w:rPr>
                <w:noProof/>
                <w:webHidden/>
              </w:rPr>
              <w:t>3</w:t>
            </w:r>
            <w:r>
              <w:rPr>
                <w:noProof/>
                <w:webHidden/>
              </w:rPr>
              <w:fldChar w:fldCharType="end"/>
            </w:r>
            <w:r w:rsidRPr="00CF55AC">
              <w:rPr>
                <w:rStyle w:val="Hyperlink"/>
                <w:noProof/>
              </w:rPr>
              <w:fldChar w:fldCharType="end"/>
            </w:r>
          </w:ins>
        </w:p>
        <w:p w14:paraId="41E53859" w14:textId="77777777" w:rsidR="00A9328A" w:rsidRDefault="00A9328A">
          <w:pPr>
            <w:pStyle w:val="TOC2"/>
            <w:tabs>
              <w:tab w:val="left" w:pos="1120"/>
              <w:tab w:val="right" w:leader="dot" w:pos="8488"/>
            </w:tabs>
            <w:rPr>
              <w:ins w:id="47" w:author="Francisco J Lopez Pellicer" w:date="2016-06-15T18:42:00Z"/>
              <w:rFonts w:asciiTheme="minorHAnsi" w:eastAsiaTheme="minorEastAsia" w:hAnsiTheme="minorHAnsi" w:cstheme="minorBidi"/>
              <w:noProof/>
              <w:lang w:val="en-US" w:eastAsia="en-US"/>
            </w:rPr>
          </w:pPr>
          <w:ins w:id="48"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"_Toc453779472"</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2.2.</w:t>
            </w:r>
            <w:r>
              <w:rPr>
                <w:rFonts w:asciiTheme="minorHAnsi" w:eastAsiaTheme="minorEastAsia" w:hAnsiTheme="minorHAnsi" w:cstheme="minorBidi"/>
                <w:noProof/>
                <w:lang w:val="en-US" w:eastAsia="en-US"/>
              </w:rPr>
              <w:tab/>
            </w:r>
            <w:r w:rsidRPr="00CF55AC">
              <w:rPr>
                <w:rStyle w:val="Hyperlink"/>
                <w:noProof/>
              </w:rPr>
              <w:t>Crawlers enfocados</w:t>
            </w:r>
            <w:r>
              <w:rPr>
                <w:noProof/>
                <w:webHidden/>
              </w:rPr>
              <w:tab/>
            </w:r>
            <w:r>
              <w:rPr>
                <w:noProof/>
                <w:webHidden/>
              </w:rPr>
              <w:fldChar w:fldCharType="begin"/>
            </w:r>
            <w:r>
              <w:rPr>
                <w:noProof/>
                <w:webHidden/>
              </w:rPr>
              <w:instrText xml:space="preserve"> PAGEREF _Toc453779472 \h </w:instrText>
            </w:r>
            <w:r>
              <w:rPr>
                <w:noProof/>
                <w:webHidden/>
              </w:rPr>
            </w:r>
          </w:ins>
          <w:r>
            <w:rPr>
              <w:noProof/>
              <w:webHidden/>
            </w:rPr>
            <w:fldChar w:fldCharType="separate"/>
          </w:r>
          <w:ins w:id="49" w:author="Francisco J Lopez Pellicer" w:date="2016-06-15T18:42:00Z">
            <w:r>
              <w:rPr>
                <w:noProof/>
                <w:webHidden/>
              </w:rPr>
              <w:t>3</w:t>
            </w:r>
            <w:r>
              <w:rPr>
                <w:noProof/>
                <w:webHidden/>
              </w:rPr>
              <w:fldChar w:fldCharType="end"/>
            </w:r>
            <w:r w:rsidRPr="00CF55AC">
              <w:rPr>
                <w:rStyle w:val="Hyperlink"/>
                <w:noProof/>
              </w:rPr>
              <w:fldChar w:fldCharType="end"/>
            </w:r>
          </w:ins>
        </w:p>
        <w:p w14:paraId="11AF807E" w14:textId="77777777" w:rsidR="00A9328A" w:rsidRDefault="00A9328A">
          <w:pPr>
            <w:pStyle w:val="TOC2"/>
            <w:tabs>
              <w:tab w:val="left" w:pos="1120"/>
              <w:tab w:val="right" w:leader="dot" w:pos="8488"/>
            </w:tabs>
            <w:rPr>
              <w:ins w:id="50" w:author="Francisco J Lopez Pellicer" w:date="2016-06-15T18:42:00Z"/>
              <w:rFonts w:asciiTheme="minorHAnsi" w:eastAsiaTheme="minorEastAsia" w:hAnsiTheme="minorHAnsi" w:cstheme="minorBidi"/>
              <w:noProof/>
              <w:lang w:val="en-US" w:eastAsia="en-US"/>
            </w:rPr>
          </w:pPr>
          <w:ins w:id="51"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"_Toc453779473"</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2.3.</w:t>
            </w:r>
            <w:r>
              <w:rPr>
                <w:rFonts w:asciiTheme="minorHAnsi" w:eastAsiaTheme="minorEastAsia" w:hAnsiTheme="minorHAnsi" w:cstheme="minorBidi"/>
                <w:noProof/>
                <w:lang w:val="en-US" w:eastAsia="en-US"/>
              </w:rPr>
              <w:tab/>
            </w:r>
            <w:r w:rsidRPr="00CF55AC">
              <w:rPr>
                <w:rStyle w:val="Hyperlink"/>
                <w:noProof/>
              </w:rPr>
              <w:t>Funcionamiento de un crawler</w:t>
            </w:r>
            <w:r>
              <w:rPr>
                <w:noProof/>
                <w:webHidden/>
              </w:rPr>
              <w:tab/>
            </w:r>
            <w:r>
              <w:rPr>
                <w:noProof/>
                <w:webHidden/>
              </w:rPr>
              <w:fldChar w:fldCharType="begin"/>
            </w:r>
            <w:r>
              <w:rPr>
                <w:noProof/>
                <w:webHidden/>
              </w:rPr>
              <w:instrText xml:space="preserve"> PAGEREF _Toc453779473 \h </w:instrText>
            </w:r>
            <w:r>
              <w:rPr>
                <w:noProof/>
                <w:webHidden/>
              </w:rPr>
            </w:r>
          </w:ins>
          <w:r>
            <w:rPr>
              <w:noProof/>
              <w:webHidden/>
            </w:rPr>
            <w:fldChar w:fldCharType="separate"/>
          </w:r>
          <w:ins w:id="52" w:author="Francisco J Lopez Pellicer" w:date="2016-06-15T18:42:00Z">
            <w:r>
              <w:rPr>
                <w:noProof/>
                <w:webHidden/>
              </w:rPr>
              <w:t>4</w:t>
            </w:r>
            <w:r>
              <w:rPr>
                <w:noProof/>
                <w:webHidden/>
              </w:rPr>
              <w:fldChar w:fldCharType="end"/>
            </w:r>
            <w:r w:rsidRPr="00CF55AC">
              <w:rPr>
                <w:rStyle w:val="Hyperlink"/>
                <w:noProof/>
              </w:rPr>
              <w:fldChar w:fldCharType="end"/>
            </w:r>
          </w:ins>
        </w:p>
        <w:p w14:paraId="14E12EF4" w14:textId="77777777" w:rsidR="00A9328A" w:rsidRDefault="00A9328A">
          <w:pPr>
            <w:pStyle w:val="TOC3"/>
            <w:tabs>
              <w:tab w:val="left" w:pos="1440"/>
              <w:tab w:val="right" w:leader="dot" w:pos="8488"/>
            </w:tabs>
            <w:rPr>
              <w:ins w:id="53" w:author="Francisco J Lopez Pellicer" w:date="2016-06-15T18:42:00Z"/>
              <w:rFonts w:asciiTheme="minorHAnsi" w:eastAsiaTheme="minorEastAsia" w:hAnsiTheme="minorHAnsi" w:cstheme="minorBidi"/>
              <w:noProof/>
              <w:lang w:val="en-US" w:eastAsia="en-US"/>
            </w:rPr>
          </w:pPr>
          <w:ins w:id="54"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"_Toc453779474"</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2.3.1.</w:t>
            </w:r>
            <w:r>
              <w:rPr>
                <w:rFonts w:asciiTheme="minorHAnsi" w:eastAsiaTheme="minorEastAsia" w:hAnsiTheme="minorHAnsi" w:cstheme="minorBidi"/>
                <w:noProof/>
                <w:lang w:val="en-US" w:eastAsia="en-US"/>
              </w:rPr>
              <w:tab/>
            </w:r>
            <w:r w:rsidRPr="00CF55AC">
              <w:rPr>
                <w:rStyle w:val="Hyperlink"/>
                <w:noProof/>
              </w:rPr>
              <w:t>Educación</w:t>
            </w:r>
            <w:r>
              <w:rPr>
                <w:noProof/>
                <w:webHidden/>
              </w:rPr>
              <w:tab/>
            </w:r>
            <w:r>
              <w:rPr>
                <w:noProof/>
                <w:webHidden/>
              </w:rPr>
              <w:fldChar w:fldCharType="begin"/>
            </w:r>
            <w:r>
              <w:rPr>
                <w:noProof/>
                <w:webHidden/>
              </w:rPr>
              <w:instrText xml:space="preserve"> PAGEREF _Toc453779474 \h </w:instrText>
            </w:r>
            <w:r>
              <w:rPr>
                <w:noProof/>
                <w:webHidden/>
              </w:rPr>
            </w:r>
          </w:ins>
          <w:r>
            <w:rPr>
              <w:noProof/>
              <w:webHidden/>
            </w:rPr>
            <w:fldChar w:fldCharType="separate"/>
          </w:r>
          <w:ins w:id="55" w:author="Francisco J Lopez Pellicer" w:date="2016-06-15T18:42:00Z">
            <w:r>
              <w:rPr>
                <w:noProof/>
                <w:webHidden/>
              </w:rPr>
              <w:t>6</w:t>
            </w:r>
            <w:r>
              <w:rPr>
                <w:noProof/>
                <w:webHidden/>
              </w:rPr>
              <w:fldChar w:fldCharType="end"/>
            </w:r>
            <w:r w:rsidRPr="00CF55AC">
              <w:rPr>
                <w:rStyle w:val="Hyperlink"/>
                <w:noProof/>
              </w:rPr>
              <w:fldChar w:fldCharType="end"/>
            </w:r>
          </w:ins>
        </w:p>
        <w:p w14:paraId="1DD2FD91" w14:textId="77777777" w:rsidR="00A9328A" w:rsidRDefault="00A9328A">
          <w:pPr>
            <w:pStyle w:val="TOC2"/>
            <w:tabs>
              <w:tab w:val="left" w:pos="1120"/>
              <w:tab w:val="right" w:leader="dot" w:pos="8488"/>
            </w:tabs>
            <w:rPr>
              <w:ins w:id="56" w:author="Francisco J Lopez Pellicer" w:date="2016-06-15T18:42:00Z"/>
              <w:rFonts w:asciiTheme="minorHAnsi" w:eastAsiaTheme="minorEastAsia" w:hAnsiTheme="minorHAnsi" w:cstheme="minorBidi"/>
              <w:noProof/>
              <w:lang w:val="en-US" w:eastAsia="en-US"/>
            </w:rPr>
          </w:pPr>
          <w:ins w:id="57"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"_Toc453779475"</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2.4.</w:t>
            </w:r>
            <w:r>
              <w:rPr>
                <w:rFonts w:asciiTheme="minorHAnsi" w:eastAsiaTheme="minorEastAsia" w:hAnsiTheme="minorHAnsi" w:cstheme="minorBidi"/>
                <w:noProof/>
                <w:lang w:val="en-US" w:eastAsia="en-US"/>
              </w:rPr>
              <w:tab/>
            </w:r>
            <w:r w:rsidRPr="00CF55AC">
              <w:rPr>
                <w:rStyle w:val="Hyperlink"/>
                <w:noProof/>
              </w:rPr>
              <w:t>Crawlers famosos</w:t>
            </w:r>
            <w:r>
              <w:rPr>
                <w:noProof/>
                <w:webHidden/>
              </w:rPr>
              <w:tab/>
            </w:r>
            <w:r>
              <w:rPr>
                <w:noProof/>
                <w:webHidden/>
              </w:rPr>
              <w:fldChar w:fldCharType="begin"/>
            </w:r>
            <w:r>
              <w:rPr>
                <w:noProof/>
                <w:webHidden/>
              </w:rPr>
              <w:instrText xml:space="preserve"> PAGEREF _Toc453779475 \h </w:instrText>
            </w:r>
            <w:r>
              <w:rPr>
                <w:noProof/>
                <w:webHidden/>
              </w:rPr>
            </w:r>
          </w:ins>
          <w:r>
            <w:rPr>
              <w:noProof/>
              <w:webHidden/>
            </w:rPr>
            <w:fldChar w:fldCharType="separate"/>
          </w:r>
          <w:ins w:id="58" w:author="Francisco J Lopez Pellicer" w:date="2016-06-15T18:42:00Z">
            <w:r>
              <w:rPr>
                <w:noProof/>
                <w:webHidden/>
              </w:rPr>
              <w:t>7</w:t>
            </w:r>
            <w:r>
              <w:rPr>
                <w:noProof/>
                <w:webHidden/>
              </w:rPr>
              <w:fldChar w:fldCharType="end"/>
            </w:r>
            <w:r w:rsidRPr="00CF55AC">
              <w:rPr>
                <w:rStyle w:val="Hyperlink"/>
                <w:noProof/>
              </w:rPr>
              <w:fldChar w:fldCharType="end"/>
            </w:r>
          </w:ins>
        </w:p>
        <w:p w14:paraId="42565C9F" w14:textId="77777777" w:rsidR="00A9328A" w:rsidRDefault="00A9328A">
          <w:pPr>
            <w:pStyle w:val="TOC1"/>
            <w:tabs>
              <w:tab w:val="left" w:pos="560"/>
              <w:tab w:val="right" w:leader="dot" w:pos="8488"/>
            </w:tabs>
            <w:rPr>
              <w:ins w:id="59" w:author="Francisco J Lopez Pellicer" w:date="2016-06-15T18:42:00Z"/>
              <w:rFonts w:asciiTheme="minorHAnsi" w:eastAsiaTheme="minorEastAsia" w:hAnsiTheme="minorHAnsi" w:cstheme="minorBidi"/>
              <w:noProof/>
              <w:lang w:val="en-US" w:eastAsia="en-US"/>
            </w:rPr>
          </w:pPr>
          <w:ins w:id="60"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"_Toc453779476"</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3.</w:t>
            </w:r>
            <w:r>
              <w:rPr>
                <w:rFonts w:asciiTheme="minorHAnsi" w:eastAsiaTheme="minorEastAsia" w:hAnsiTheme="minorHAnsi" w:cstheme="minorBidi"/>
                <w:noProof/>
                <w:lang w:val="en-US" w:eastAsia="en-US"/>
              </w:rPr>
              <w:tab/>
            </w:r>
            <w:r w:rsidRPr="00CF55AC">
              <w:rPr>
                <w:rStyle w:val="Hyperlink"/>
                <w:noProof/>
              </w:rPr>
              <w:t>Nutch</w:t>
            </w:r>
            <w:r>
              <w:rPr>
                <w:noProof/>
                <w:webHidden/>
              </w:rPr>
              <w:tab/>
            </w:r>
            <w:r>
              <w:rPr>
                <w:noProof/>
                <w:webHidden/>
              </w:rPr>
              <w:fldChar w:fldCharType="begin"/>
            </w:r>
            <w:r>
              <w:rPr>
                <w:noProof/>
                <w:webHidden/>
              </w:rPr>
              <w:instrText xml:space="preserve"> PAGEREF _Toc453779476 \h </w:instrText>
            </w:r>
            <w:r>
              <w:rPr>
                <w:noProof/>
                <w:webHidden/>
              </w:rPr>
            </w:r>
          </w:ins>
          <w:r>
            <w:rPr>
              <w:noProof/>
              <w:webHidden/>
            </w:rPr>
            <w:fldChar w:fldCharType="separate"/>
          </w:r>
          <w:ins w:id="61" w:author="Francisco J Lopez Pellicer" w:date="2016-06-15T18:42:00Z">
            <w:r>
              <w:rPr>
                <w:noProof/>
                <w:webHidden/>
              </w:rPr>
              <w:t>9</w:t>
            </w:r>
            <w:r>
              <w:rPr>
                <w:noProof/>
                <w:webHidden/>
              </w:rPr>
              <w:fldChar w:fldCharType="end"/>
            </w:r>
            <w:r w:rsidRPr="00CF55AC">
              <w:rPr>
                <w:rStyle w:val="Hyperlink"/>
                <w:noProof/>
              </w:rPr>
              <w:fldChar w:fldCharType="end"/>
            </w:r>
          </w:ins>
        </w:p>
        <w:p w14:paraId="062C1B67" w14:textId="77777777" w:rsidR="00A9328A" w:rsidRDefault="00A9328A">
          <w:pPr>
            <w:pStyle w:val="TOC2"/>
            <w:tabs>
              <w:tab w:val="left" w:pos="1120"/>
              <w:tab w:val="right" w:leader="dot" w:pos="8488"/>
            </w:tabs>
            <w:rPr>
              <w:ins w:id="62" w:author="Francisco J Lopez Pellicer" w:date="2016-06-15T18:42:00Z"/>
              <w:rFonts w:asciiTheme="minorHAnsi" w:eastAsiaTheme="minorEastAsia" w:hAnsiTheme="minorHAnsi" w:cstheme="minorBidi"/>
              <w:noProof/>
              <w:lang w:val="en-US" w:eastAsia="en-US"/>
            </w:rPr>
          </w:pPr>
          <w:ins w:id="63"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"_Toc453779477"</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3.1.</w:t>
            </w:r>
            <w:r>
              <w:rPr>
                <w:rFonts w:asciiTheme="minorHAnsi" w:eastAsiaTheme="minorEastAsia" w:hAnsiTheme="minorHAnsi" w:cstheme="minorBidi"/>
                <w:noProof/>
                <w:lang w:val="en-US" w:eastAsia="en-US"/>
              </w:rPr>
              <w:tab/>
            </w:r>
            <w:r w:rsidRPr="00CF55AC">
              <w:rPr>
                <w:rStyle w:val="Hyperlink"/>
                <w:noProof/>
              </w:rPr>
              <w:t>Estructura</w:t>
            </w:r>
            <w:r>
              <w:rPr>
                <w:noProof/>
                <w:webHidden/>
              </w:rPr>
              <w:tab/>
            </w:r>
            <w:r>
              <w:rPr>
                <w:noProof/>
                <w:webHidden/>
              </w:rPr>
              <w:fldChar w:fldCharType="begin"/>
            </w:r>
            <w:r>
              <w:rPr>
                <w:noProof/>
                <w:webHidden/>
              </w:rPr>
              <w:instrText xml:space="preserve"> PAGEREF _Toc453779477 \h </w:instrText>
            </w:r>
            <w:r>
              <w:rPr>
                <w:noProof/>
                <w:webHidden/>
              </w:rPr>
            </w:r>
          </w:ins>
          <w:r>
            <w:rPr>
              <w:noProof/>
              <w:webHidden/>
            </w:rPr>
            <w:fldChar w:fldCharType="separate"/>
          </w:r>
          <w:ins w:id="64" w:author="Francisco J Lopez Pellicer" w:date="2016-06-15T18:42:00Z">
            <w:r>
              <w:rPr>
                <w:noProof/>
                <w:webHidden/>
              </w:rPr>
              <w:t>9</w:t>
            </w:r>
            <w:r>
              <w:rPr>
                <w:noProof/>
                <w:webHidden/>
              </w:rPr>
              <w:fldChar w:fldCharType="end"/>
            </w:r>
            <w:r w:rsidRPr="00CF55AC">
              <w:rPr>
                <w:rStyle w:val="Hyperlink"/>
                <w:noProof/>
              </w:rPr>
              <w:fldChar w:fldCharType="end"/>
            </w:r>
          </w:ins>
        </w:p>
        <w:p w14:paraId="6523F783" w14:textId="77777777" w:rsidR="00A9328A" w:rsidRDefault="00A9328A">
          <w:pPr>
            <w:pStyle w:val="TOC2"/>
            <w:tabs>
              <w:tab w:val="left" w:pos="1120"/>
              <w:tab w:val="right" w:leader="dot" w:pos="8488"/>
            </w:tabs>
            <w:rPr>
              <w:ins w:id="65" w:author="Francisco J Lopez Pellicer" w:date="2016-06-15T18:42:00Z"/>
              <w:rFonts w:asciiTheme="minorHAnsi" w:eastAsiaTheme="minorEastAsia" w:hAnsiTheme="minorHAnsi" w:cstheme="minorBidi"/>
              <w:noProof/>
              <w:lang w:val="en-US" w:eastAsia="en-US"/>
            </w:rPr>
          </w:pPr>
          <w:ins w:id="66"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"_Toc453779478"</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3.2.</w:t>
            </w:r>
            <w:r>
              <w:rPr>
                <w:rFonts w:asciiTheme="minorHAnsi" w:eastAsiaTheme="minorEastAsia" w:hAnsiTheme="minorHAnsi" w:cstheme="minorBidi"/>
                <w:noProof/>
                <w:lang w:val="en-US" w:eastAsia="en-US"/>
              </w:rPr>
              <w:tab/>
            </w:r>
            <w:r w:rsidRPr="00CF55AC">
              <w:rPr>
                <w:rStyle w:val="Hyperlink"/>
                <w:noProof/>
              </w:rPr>
              <w:t>Principales componentes</w:t>
            </w:r>
            <w:r>
              <w:rPr>
                <w:noProof/>
                <w:webHidden/>
              </w:rPr>
              <w:tab/>
            </w:r>
            <w:r>
              <w:rPr>
                <w:noProof/>
                <w:webHidden/>
              </w:rPr>
              <w:fldChar w:fldCharType="begin"/>
            </w:r>
            <w:r>
              <w:rPr>
                <w:noProof/>
                <w:webHidden/>
              </w:rPr>
              <w:instrText xml:space="preserve"> PAGEREF _Toc453779478 \h </w:instrText>
            </w:r>
            <w:r>
              <w:rPr>
                <w:noProof/>
                <w:webHidden/>
              </w:rPr>
            </w:r>
          </w:ins>
          <w:r>
            <w:rPr>
              <w:noProof/>
              <w:webHidden/>
            </w:rPr>
            <w:fldChar w:fldCharType="separate"/>
          </w:r>
          <w:ins w:id="67" w:author="Francisco J Lopez Pellicer" w:date="2016-06-15T18:42:00Z">
            <w:r>
              <w:rPr>
                <w:noProof/>
                <w:webHidden/>
              </w:rPr>
              <w:t>10</w:t>
            </w:r>
            <w:r>
              <w:rPr>
                <w:noProof/>
                <w:webHidden/>
              </w:rPr>
              <w:fldChar w:fldCharType="end"/>
            </w:r>
            <w:r w:rsidRPr="00CF55AC">
              <w:rPr>
                <w:rStyle w:val="Hyperlink"/>
                <w:noProof/>
              </w:rPr>
              <w:fldChar w:fldCharType="end"/>
            </w:r>
          </w:ins>
        </w:p>
        <w:p w14:paraId="2FDB462A" w14:textId="77777777" w:rsidR="00A9328A" w:rsidRDefault="00A9328A">
          <w:pPr>
            <w:pStyle w:val="TOC2"/>
            <w:tabs>
              <w:tab w:val="left" w:pos="1120"/>
              <w:tab w:val="right" w:leader="dot" w:pos="8488"/>
            </w:tabs>
            <w:rPr>
              <w:ins w:id="68" w:author="Francisco J Lopez Pellicer" w:date="2016-06-15T18:42:00Z"/>
              <w:rFonts w:asciiTheme="minorHAnsi" w:eastAsiaTheme="minorEastAsia" w:hAnsiTheme="minorHAnsi" w:cstheme="minorBidi"/>
              <w:noProof/>
              <w:lang w:val="en-US" w:eastAsia="en-US"/>
            </w:rPr>
          </w:pPr>
          <w:ins w:id="69"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"_Toc453779479"</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3.3.</w:t>
            </w:r>
            <w:r>
              <w:rPr>
                <w:rFonts w:asciiTheme="minorHAnsi" w:eastAsiaTheme="minorEastAsia" w:hAnsiTheme="minorHAnsi" w:cstheme="minorBidi"/>
                <w:noProof/>
                <w:lang w:val="en-US" w:eastAsia="en-US"/>
              </w:rPr>
              <w:tab/>
            </w:r>
            <w:r w:rsidRPr="00CF55AC">
              <w:rPr>
                <w:rStyle w:val="Hyperlink"/>
                <w:noProof/>
              </w:rPr>
              <w:t>Flujo principal de Nutch</w:t>
            </w:r>
            <w:r>
              <w:rPr>
                <w:noProof/>
                <w:webHidden/>
              </w:rPr>
              <w:tab/>
            </w:r>
            <w:r>
              <w:rPr>
                <w:noProof/>
                <w:webHidden/>
              </w:rPr>
              <w:fldChar w:fldCharType="begin"/>
            </w:r>
            <w:r>
              <w:rPr>
                <w:noProof/>
                <w:webHidden/>
              </w:rPr>
              <w:instrText xml:space="preserve"> PAGEREF _Toc453779479 \h </w:instrText>
            </w:r>
            <w:r>
              <w:rPr>
                <w:noProof/>
                <w:webHidden/>
              </w:rPr>
            </w:r>
          </w:ins>
          <w:r>
            <w:rPr>
              <w:noProof/>
              <w:webHidden/>
            </w:rPr>
            <w:fldChar w:fldCharType="separate"/>
          </w:r>
          <w:ins w:id="70" w:author="Francisco J Lopez Pellicer" w:date="2016-06-15T18:42:00Z">
            <w:r>
              <w:rPr>
                <w:noProof/>
                <w:webHidden/>
              </w:rPr>
              <w:t>12</w:t>
            </w:r>
            <w:r>
              <w:rPr>
                <w:noProof/>
                <w:webHidden/>
              </w:rPr>
              <w:fldChar w:fldCharType="end"/>
            </w:r>
            <w:r w:rsidRPr="00CF55AC">
              <w:rPr>
                <w:rStyle w:val="Hyperlink"/>
                <w:noProof/>
              </w:rPr>
              <w:fldChar w:fldCharType="end"/>
            </w:r>
          </w:ins>
        </w:p>
        <w:p w14:paraId="0A1F907A" w14:textId="77777777" w:rsidR="00A9328A" w:rsidRDefault="00A9328A">
          <w:pPr>
            <w:pStyle w:val="TOC3"/>
            <w:tabs>
              <w:tab w:val="left" w:pos="1440"/>
              <w:tab w:val="right" w:leader="dot" w:pos="8488"/>
            </w:tabs>
            <w:rPr>
              <w:ins w:id="71" w:author="Francisco J Lopez Pellicer" w:date="2016-06-15T18:42:00Z"/>
              <w:rFonts w:asciiTheme="minorHAnsi" w:eastAsiaTheme="minorEastAsia" w:hAnsiTheme="minorHAnsi" w:cstheme="minorBidi"/>
              <w:noProof/>
              <w:lang w:val="en-US" w:eastAsia="en-US"/>
            </w:rPr>
          </w:pPr>
          <w:ins w:id="72"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"_Toc453779480"</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3.3.1.</w:t>
            </w:r>
            <w:r>
              <w:rPr>
                <w:rFonts w:asciiTheme="minorHAnsi" w:eastAsiaTheme="minorEastAsia" w:hAnsiTheme="minorHAnsi" w:cstheme="minorBidi"/>
                <w:noProof/>
                <w:lang w:val="en-US" w:eastAsia="en-US"/>
              </w:rPr>
              <w:tab/>
            </w:r>
            <w:r w:rsidRPr="00CF55AC">
              <w:rPr>
                <w:rStyle w:val="Hyperlink"/>
                <w:noProof/>
              </w:rPr>
              <w:t>Inject</w:t>
            </w:r>
            <w:r>
              <w:rPr>
                <w:noProof/>
                <w:webHidden/>
              </w:rPr>
              <w:tab/>
            </w:r>
            <w:r>
              <w:rPr>
                <w:noProof/>
                <w:webHidden/>
              </w:rPr>
              <w:fldChar w:fldCharType="begin"/>
            </w:r>
            <w:r>
              <w:rPr>
                <w:noProof/>
                <w:webHidden/>
              </w:rPr>
              <w:instrText xml:space="preserve"> PAGEREF _Toc453779480 \h </w:instrText>
            </w:r>
            <w:r>
              <w:rPr>
                <w:noProof/>
                <w:webHidden/>
              </w:rPr>
            </w:r>
          </w:ins>
          <w:r>
            <w:rPr>
              <w:noProof/>
              <w:webHidden/>
            </w:rPr>
            <w:fldChar w:fldCharType="separate"/>
          </w:r>
          <w:ins w:id="73" w:author="Francisco J Lopez Pellicer" w:date="2016-06-15T18:42:00Z">
            <w:r>
              <w:rPr>
                <w:noProof/>
                <w:webHidden/>
              </w:rPr>
              <w:t>12</w:t>
            </w:r>
            <w:r>
              <w:rPr>
                <w:noProof/>
                <w:webHidden/>
              </w:rPr>
              <w:fldChar w:fldCharType="end"/>
            </w:r>
            <w:r w:rsidRPr="00CF55AC">
              <w:rPr>
                <w:rStyle w:val="Hyperlink"/>
                <w:noProof/>
              </w:rPr>
              <w:fldChar w:fldCharType="end"/>
            </w:r>
          </w:ins>
        </w:p>
        <w:p w14:paraId="77F65C47" w14:textId="77777777" w:rsidR="00A9328A" w:rsidRDefault="00A9328A">
          <w:pPr>
            <w:pStyle w:val="TOC3"/>
            <w:tabs>
              <w:tab w:val="left" w:pos="1440"/>
              <w:tab w:val="right" w:leader="dot" w:pos="8488"/>
            </w:tabs>
            <w:rPr>
              <w:ins w:id="74" w:author="Francisco J Lopez Pellicer" w:date="2016-06-15T18:42:00Z"/>
              <w:rFonts w:asciiTheme="minorHAnsi" w:eastAsiaTheme="minorEastAsia" w:hAnsiTheme="minorHAnsi" w:cstheme="minorBidi"/>
              <w:noProof/>
              <w:lang w:val="en-US" w:eastAsia="en-US"/>
            </w:rPr>
          </w:pPr>
          <w:ins w:id="75"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"_Toc453779481"</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3.3.2.</w:t>
            </w:r>
            <w:r>
              <w:rPr>
                <w:rFonts w:asciiTheme="minorHAnsi" w:eastAsiaTheme="minorEastAsia" w:hAnsiTheme="minorHAnsi" w:cstheme="minorBidi"/>
                <w:noProof/>
                <w:lang w:val="en-US" w:eastAsia="en-US"/>
              </w:rPr>
              <w:tab/>
            </w:r>
            <w:r w:rsidRPr="00CF55AC">
              <w:rPr>
                <w:rStyle w:val="Hyperlink"/>
                <w:noProof/>
              </w:rPr>
              <w:t>Generate</w:t>
            </w:r>
            <w:r>
              <w:rPr>
                <w:noProof/>
                <w:webHidden/>
              </w:rPr>
              <w:tab/>
            </w:r>
            <w:r>
              <w:rPr>
                <w:noProof/>
                <w:webHidden/>
              </w:rPr>
              <w:fldChar w:fldCharType="begin"/>
            </w:r>
            <w:r>
              <w:rPr>
                <w:noProof/>
                <w:webHidden/>
              </w:rPr>
              <w:instrText xml:space="preserve"> PAGEREF _Toc453779481 \h </w:instrText>
            </w:r>
            <w:r>
              <w:rPr>
                <w:noProof/>
                <w:webHidden/>
              </w:rPr>
            </w:r>
          </w:ins>
          <w:r>
            <w:rPr>
              <w:noProof/>
              <w:webHidden/>
            </w:rPr>
            <w:fldChar w:fldCharType="separate"/>
          </w:r>
          <w:ins w:id="76" w:author="Francisco J Lopez Pellicer" w:date="2016-06-15T18:42:00Z">
            <w:r>
              <w:rPr>
                <w:noProof/>
                <w:webHidden/>
              </w:rPr>
              <w:t>12</w:t>
            </w:r>
            <w:r>
              <w:rPr>
                <w:noProof/>
                <w:webHidden/>
              </w:rPr>
              <w:fldChar w:fldCharType="end"/>
            </w:r>
            <w:r w:rsidRPr="00CF55AC">
              <w:rPr>
                <w:rStyle w:val="Hyperlink"/>
                <w:noProof/>
              </w:rPr>
              <w:fldChar w:fldCharType="end"/>
            </w:r>
          </w:ins>
        </w:p>
        <w:p w14:paraId="413F0654" w14:textId="77777777" w:rsidR="00A9328A" w:rsidRDefault="00A9328A">
          <w:pPr>
            <w:pStyle w:val="TOC3"/>
            <w:tabs>
              <w:tab w:val="left" w:pos="1440"/>
              <w:tab w:val="right" w:leader="dot" w:pos="8488"/>
            </w:tabs>
            <w:rPr>
              <w:ins w:id="77" w:author="Francisco J Lopez Pellicer" w:date="2016-06-15T18:42:00Z"/>
              <w:rFonts w:asciiTheme="minorHAnsi" w:eastAsiaTheme="minorEastAsia" w:hAnsiTheme="minorHAnsi" w:cstheme="minorBidi"/>
              <w:noProof/>
              <w:lang w:val="en-US" w:eastAsia="en-US"/>
            </w:rPr>
          </w:pPr>
          <w:ins w:id="78"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"_Toc453779482"</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3.3.3.</w:t>
            </w:r>
            <w:r>
              <w:rPr>
                <w:rFonts w:asciiTheme="minorHAnsi" w:eastAsiaTheme="minorEastAsia" w:hAnsiTheme="minorHAnsi" w:cstheme="minorBidi"/>
                <w:noProof/>
                <w:lang w:val="en-US" w:eastAsia="en-US"/>
              </w:rPr>
              <w:tab/>
            </w:r>
            <w:r w:rsidRPr="00CF55AC">
              <w:rPr>
                <w:rStyle w:val="Hyperlink"/>
                <w:noProof/>
              </w:rPr>
              <w:t>Fetch</w:t>
            </w:r>
            <w:r>
              <w:rPr>
                <w:noProof/>
                <w:webHidden/>
              </w:rPr>
              <w:tab/>
            </w:r>
            <w:r>
              <w:rPr>
                <w:noProof/>
                <w:webHidden/>
              </w:rPr>
              <w:fldChar w:fldCharType="begin"/>
            </w:r>
            <w:r>
              <w:rPr>
                <w:noProof/>
                <w:webHidden/>
              </w:rPr>
              <w:instrText xml:space="preserve"> PAGEREF _Toc453779482 \h </w:instrText>
            </w:r>
            <w:r>
              <w:rPr>
                <w:noProof/>
                <w:webHidden/>
              </w:rPr>
            </w:r>
          </w:ins>
          <w:r>
            <w:rPr>
              <w:noProof/>
              <w:webHidden/>
            </w:rPr>
            <w:fldChar w:fldCharType="separate"/>
          </w:r>
          <w:ins w:id="79" w:author="Francisco J Lopez Pellicer" w:date="2016-06-15T18:42:00Z">
            <w:r>
              <w:rPr>
                <w:noProof/>
                <w:webHidden/>
              </w:rPr>
              <w:t>13</w:t>
            </w:r>
            <w:r>
              <w:rPr>
                <w:noProof/>
                <w:webHidden/>
              </w:rPr>
              <w:fldChar w:fldCharType="end"/>
            </w:r>
            <w:r w:rsidRPr="00CF55AC">
              <w:rPr>
                <w:rStyle w:val="Hyperlink"/>
                <w:noProof/>
              </w:rPr>
              <w:fldChar w:fldCharType="end"/>
            </w:r>
          </w:ins>
        </w:p>
        <w:p w14:paraId="29E2AC25" w14:textId="77777777" w:rsidR="00A9328A" w:rsidRDefault="00A9328A">
          <w:pPr>
            <w:pStyle w:val="TOC3"/>
            <w:tabs>
              <w:tab w:val="left" w:pos="1440"/>
              <w:tab w:val="right" w:leader="dot" w:pos="8488"/>
            </w:tabs>
            <w:rPr>
              <w:ins w:id="80" w:author="Francisco J Lopez Pellicer" w:date="2016-06-15T18:42:00Z"/>
              <w:rFonts w:asciiTheme="minorHAnsi" w:eastAsiaTheme="minorEastAsia" w:hAnsiTheme="minorHAnsi" w:cstheme="minorBidi"/>
              <w:noProof/>
              <w:lang w:val="en-US" w:eastAsia="en-US"/>
            </w:rPr>
          </w:pPr>
          <w:ins w:id="81"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"_Toc453779483"</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3.3.4.</w:t>
            </w:r>
            <w:r>
              <w:rPr>
                <w:rFonts w:asciiTheme="minorHAnsi" w:eastAsiaTheme="minorEastAsia" w:hAnsiTheme="minorHAnsi" w:cstheme="minorBidi"/>
                <w:noProof/>
                <w:lang w:val="en-US" w:eastAsia="en-US"/>
              </w:rPr>
              <w:tab/>
            </w:r>
            <w:r w:rsidRPr="00CF55AC">
              <w:rPr>
                <w:rStyle w:val="Hyperlink"/>
                <w:noProof/>
              </w:rPr>
              <w:t>Parse</w:t>
            </w:r>
            <w:r>
              <w:rPr>
                <w:noProof/>
                <w:webHidden/>
              </w:rPr>
              <w:tab/>
            </w:r>
            <w:r>
              <w:rPr>
                <w:noProof/>
                <w:webHidden/>
              </w:rPr>
              <w:fldChar w:fldCharType="begin"/>
            </w:r>
            <w:r>
              <w:rPr>
                <w:noProof/>
                <w:webHidden/>
              </w:rPr>
              <w:instrText xml:space="preserve"> PAGEREF _Toc453779483 \h </w:instrText>
            </w:r>
            <w:r>
              <w:rPr>
                <w:noProof/>
                <w:webHidden/>
              </w:rPr>
            </w:r>
          </w:ins>
          <w:r>
            <w:rPr>
              <w:noProof/>
              <w:webHidden/>
            </w:rPr>
            <w:fldChar w:fldCharType="separate"/>
          </w:r>
          <w:ins w:id="82" w:author="Francisco J Lopez Pellicer" w:date="2016-06-15T18:42:00Z">
            <w:r>
              <w:rPr>
                <w:noProof/>
                <w:webHidden/>
              </w:rPr>
              <w:t>13</w:t>
            </w:r>
            <w:r>
              <w:rPr>
                <w:noProof/>
                <w:webHidden/>
              </w:rPr>
              <w:fldChar w:fldCharType="end"/>
            </w:r>
            <w:r w:rsidRPr="00CF55AC">
              <w:rPr>
                <w:rStyle w:val="Hyperlink"/>
                <w:noProof/>
              </w:rPr>
              <w:fldChar w:fldCharType="end"/>
            </w:r>
          </w:ins>
        </w:p>
        <w:p w14:paraId="77F2C2EE" w14:textId="77777777" w:rsidR="00A9328A" w:rsidRDefault="00A9328A">
          <w:pPr>
            <w:pStyle w:val="TOC3"/>
            <w:tabs>
              <w:tab w:val="left" w:pos="1440"/>
              <w:tab w:val="right" w:leader="dot" w:pos="8488"/>
            </w:tabs>
            <w:rPr>
              <w:ins w:id="83" w:author="Francisco J Lopez Pellicer" w:date="2016-06-15T18:42:00Z"/>
              <w:rFonts w:asciiTheme="minorHAnsi" w:eastAsiaTheme="minorEastAsia" w:hAnsiTheme="minorHAnsi" w:cstheme="minorBidi"/>
              <w:noProof/>
              <w:lang w:val="en-US" w:eastAsia="en-US"/>
            </w:rPr>
          </w:pPr>
          <w:ins w:id="84"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"_Toc453779484"</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3.3.5.</w:t>
            </w:r>
            <w:r>
              <w:rPr>
                <w:rFonts w:asciiTheme="minorHAnsi" w:eastAsiaTheme="minorEastAsia" w:hAnsiTheme="minorHAnsi" w:cstheme="minorBidi"/>
                <w:noProof/>
                <w:lang w:val="en-US" w:eastAsia="en-US"/>
              </w:rPr>
              <w:tab/>
            </w:r>
            <w:r w:rsidRPr="00CF55AC">
              <w:rPr>
                <w:rStyle w:val="Hyperlink"/>
                <w:noProof/>
              </w:rPr>
              <w:t>UpdateDb</w:t>
            </w:r>
            <w:r>
              <w:rPr>
                <w:noProof/>
                <w:webHidden/>
              </w:rPr>
              <w:tab/>
            </w:r>
            <w:r>
              <w:rPr>
                <w:noProof/>
                <w:webHidden/>
              </w:rPr>
              <w:fldChar w:fldCharType="begin"/>
            </w:r>
            <w:r>
              <w:rPr>
                <w:noProof/>
                <w:webHidden/>
              </w:rPr>
              <w:instrText xml:space="preserve"> PAGEREF _Toc453779484 \h </w:instrText>
            </w:r>
            <w:r>
              <w:rPr>
                <w:noProof/>
                <w:webHidden/>
              </w:rPr>
            </w:r>
          </w:ins>
          <w:r>
            <w:rPr>
              <w:noProof/>
              <w:webHidden/>
            </w:rPr>
            <w:fldChar w:fldCharType="separate"/>
          </w:r>
          <w:ins w:id="85" w:author="Francisco J Lopez Pellicer" w:date="2016-06-15T18:42:00Z">
            <w:r>
              <w:rPr>
                <w:noProof/>
                <w:webHidden/>
              </w:rPr>
              <w:t>14</w:t>
            </w:r>
            <w:r>
              <w:rPr>
                <w:noProof/>
                <w:webHidden/>
              </w:rPr>
              <w:fldChar w:fldCharType="end"/>
            </w:r>
            <w:r w:rsidRPr="00CF55AC">
              <w:rPr>
                <w:rStyle w:val="Hyperlink"/>
                <w:noProof/>
              </w:rPr>
              <w:fldChar w:fldCharType="end"/>
            </w:r>
          </w:ins>
        </w:p>
        <w:p w14:paraId="372D2D35" w14:textId="77777777" w:rsidR="00A9328A" w:rsidRDefault="00A9328A">
          <w:pPr>
            <w:pStyle w:val="TOC3"/>
            <w:tabs>
              <w:tab w:val="left" w:pos="1440"/>
              <w:tab w:val="right" w:leader="dot" w:pos="8488"/>
            </w:tabs>
            <w:rPr>
              <w:ins w:id="86" w:author="Francisco J Lopez Pellicer" w:date="2016-06-15T18:42:00Z"/>
              <w:rFonts w:asciiTheme="minorHAnsi" w:eastAsiaTheme="minorEastAsia" w:hAnsiTheme="minorHAnsi" w:cstheme="minorBidi"/>
              <w:noProof/>
              <w:lang w:val="en-US" w:eastAsia="en-US"/>
            </w:rPr>
          </w:pPr>
          <w:ins w:id="87"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"_Toc453779485"</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3.3.6.</w:t>
            </w:r>
            <w:r>
              <w:rPr>
                <w:rFonts w:asciiTheme="minorHAnsi" w:eastAsiaTheme="minorEastAsia" w:hAnsiTheme="minorHAnsi" w:cstheme="minorBidi"/>
                <w:noProof/>
                <w:lang w:val="en-US" w:eastAsia="en-US"/>
              </w:rPr>
              <w:tab/>
            </w:r>
            <w:r w:rsidRPr="00CF55AC">
              <w:rPr>
                <w:rStyle w:val="Hyperlink"/>
                <w:noProof/>
              </w:rPr>
              <w:t>Index</w:t>
            </w:r>
            <w:r>
              <w:rPr>
                <w:noProof/>
                <w:webHidden/>
              </w:rPr>
              <w:tab/>
            </w:r>
            <w:r>
              <w:rPr>
                <w:noProof/>
                <w:webHidden/>
              </w:rPr>
              <w:fldChar w:fldCharType="begin"/>
            </w:r>
            <w:r>
              <w:rPr>
                <w:noProof/>
                <w:webHidden/>
              </w:rPr>
              <w:instrText xml:space="preserve"> PAGEREF _Toc453779485 \h </w:instrText>
            </w:r>
            <w:r>
              <w:rPr>
                <w:noProof/>
                <w:webHidden/>
              </w:rPr>
            </w:r>
          </w:ins>
          <w:r>
            <w:rPr>
              <w:noProof/>
              <w:webHidden/>
            </w:rPr>
            <w:fldChar w:fldCharType="separate"/>
          </w:r>
          <w:ins w:id="88" w:author="Francisco J Lopez Pellicer" w:date="2016-06-15T18:42:00Z">
            <w:r>
              <w:rPr>
                <w:noProof/>
                <w:webHidden/>
              </w:rPr>
              <w:t>14</w:t>
            </w:r>
            <w:r>
              <w:rPr>
                <w:noProof/>
                <w:webHidden/>
              </w:rPr>
              <w:fldChar w:fldCharType="end"/>
            </w:r>
            <w:r w:rsidRPr="00CF55AC">
              <w:rPr>
                <w:rStyle w:val="Hyperlink"/>
                <w:noProof/>
              </w:rPr>
              <w:fldChar w:fldCharType="end"/>
            </w:r>
          </w:ins>
        </w:p>
        <w:p w14:paraId="5B2C10C3" w14:textId="77777777" w:rsidR="00A9328A" w:rsidRDefault="00A9328A">
          <w:pPr>
            <w:pStyle w:val="TOC2"/>
            <w:tabs>
              <w:tab w:val="left" w:pos="1120"/>
              <w:tab w:val="right" w:leader="dot" w:pos="8488"/>
            </w:tabs>
            <w:rPr>
              <w:ins w:id="89" w:author="Francisco J Lopez Pellicer" w:date="2016-06-15T18:42:00Z"/>
              <w:rFonts w:asciiTheme="minorHAnsi" w:eastAsiaTheme="minorEastAsia" w:hAnsiTheme="minorHAnsi" w:cstheme="minorBidi"/>
              <w:noProof/>
              <w:lang w:val="en-US" w:eastAsia="en-US"/>
            </w:rPr>
          </w:pPr>
          <w:ins w:id="90"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"_Toc453779486"</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3.4.</w:t>
            </w:r>
            <w:r>
              <w:rPr>
                <w:rFonts w:asciiTheme="minorHAnsi" w:eastAsiaTheme="minorEastAsia" w:hAnsiTheme="minorHAnsi" w:cstheme="minorBidi"/>
                <w:noProof/>
                <w:lang w:val="en-US" w:eastAsia="en-US"/>
              </w:rPr>
              <w:tab/>
            </w:r>
            <w:r w:rsidRPr="00CF55AC">
              <w:rPr>
                <w:rStyle w:val="Hyperlink"/>
                <w:noProof/>
              </w:rPr>
              <w:t>Map-Reduce</w:t>
            </w:r>
            <w:r>
              <w:rPr>
                <w:noProof/>
                <w:webHidden/>
              </w:rPr>
              <w:tab/>
            </w:r>
            <w:r>
              <w:rPr>
                <w:noProof/>
                <w:webHidden/>
              </w:rPr>
              <w:fldChar w:fldCharType="begin"/>
            </w:r>
            <w:r>
              <w:rPr>
                <w:noProof/>
                <w:webHidden/>
              </w:rPr>
              <w:instrText xml:space="preserve"> PAGEREF _Toc453779486 \h </w:instrText>
            </w:r>
            <w:r>
              <w:rPr>
                <w:noProof/>
                <w:webHidden/>
              </w:rPr>
            </w:r>
          </w:ins>
          <w:r>
            <w:rPr>
              <w:noProof/>
              <w:webHidden/>
            </w:rPr>
            <w:fldChar w:fldCharType="separate"/>
          </w:r>
          <w:ins w:id="91" w:author="Francisco J Lopez Pellicer" w:date="2016-06-15T18:42:00Z">
            <w:r>
              <w:rPr>
                <w:noProof/>
                <w:webHidden/>
              </w:rPr>
              <w:t>14</w:t>
            </w:r>
            <w:r>
              <w:rPr>
                <w:noProof/>
                <w:webHidden/>
              </w:rPr>
              <w:fldChar w:fldCharType="end"/>
            </w:r>
            <w:r w:rsidRPr="00CF55AC">
              <w:rPr>
                <w:rStyle w:val="Hyperlink"/>
                <w:noProof/>
              </w:rPr>
              <w:fldChar w:fldCharType="end"/>
            </w:r>
          </w:ins>
        </w:p>
        <w:p w14:paraId="448BDFC2" w14:textId="77777777" w:rsidR="00A9328A" w:rsidRDefault="00A9328A">
          <w:pPr>
            <w:pStyle w:val="TOC2"/>
            <w:tabs>
              <w:tab w:val="left" w:pos="1120"/>
              <w:tab w:val="right" w:leader="dot" w:pos="8488"/>
            </w:tabs>
            <w:rPr>
              <w:ins w:id="92" w:author="Francisco J Lopez Pellicer" w:date="2016-06-15T18:42:00Z"/>
              <w:rFonts w:asciiTheme="minorHAnsi" w:eastAsiaTheme="minorEastAsia" w:hAnsiTheme="minorHAnsi" w:cstheme="minorBidi"/>
              <w:noProof/>
              <w:lang w:val="en-US" w:eastAsia="en-US"/>
            </w:rPr>
          </w:pPr>
          <w:ins w:id="93"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"_Toc453779487"</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3.5.</w:t>
            </w:r>
            <w:r>
              <w:rPr>
                <w:rFonts w:asciiTheme="minorHAnsi" w:eastAsiaTheme="minorEastAsia" w:hAnsiTheme="minorHAnsi" w:cstheme="minorBidi"/>
                <w:noProof/>
                <w:lang w:val="en-US" w:eastAsia="en-US"/>
              </w:rPr>
              <w:tab/>
            </w:r>
            <w:r w:rsidRPr="00CF55AC">
              <w:rPr>
                <w:rStyle w:val="Hyperlink"/>
                <w:noProof/>
              </w:rPr>
              <w:t>Puntos de extensión</w:t>
            </w:r>
            <w:r>
              <w:rPr>
                <w:noProof/>
                <w:webHidden/>
              </w:rPr>
              <w:tab/>
            </w:r>
            <w:r>
              <w:rPr>
                <w:noProof/>
                <w:webHidden/>
              </w:rPr>
              <w:fldChar w:fldCharType="begin"/>
            </w:r>
            <w:r>
              <w:rPr>
                <w:noProof/>
                <w:webHidden/>
              </w:rPr>
              <w:instrText xml:space="preserve"> PAGEREF _Toc453779487 \h </w:instrText>
            </w:r>
            <w:r>
              <w:rPr>
                <w:noProof/>
                <w:webHidden/>
              </w:rPr>
            </w:r>
          </w:ins>
          <w:r>
            <w:rPr>
              <w:noProof/>
              <w:webHidden/>
            </w:rPr>
            <w:fldChar w:fldCharType="separate"/>
          </w:r>
          <w:ins w:id="94" w:author="Francisco J Lopez Pellicer" w:date="2016-06-15T18:42:00Z">
            <w:r>
              <w:rPr>
                <w:noProof/>
                <w:webHidden/>
              </w:rPr>
              <w:t>14</w:t>
            </w:r>
            <w:r>
              <w:rPr>
                <w:noProof/>
                <w:webHidden/>
              </w:rPr>
              <w:fldChar w:fldCharType="end"/>
            </w:r>
            <w:r w:rsidRPr="00CF55AC">
              <w:rPr>
                <w:rStyle w:val="Hyperlink"/>
                <w:noProof/>
              </w:rPr>
              <w:fldChar w:fldCharType="end"/>
            </w:r>
          </w:ins>
        </w:p>
        <w:p w14:paraId="4513E3ED" w14:textId="77777777" w:rsidR="00A9328A" w:rsidRDefault="00A9328A">
          <w:pPr>
            <w:pStyle w:val="TOC2"/>
            <w:tabs>
              <w:tab w:val="left" w:pos="1120"/>
              <w:tab w:val="right" w:leader="dot" w:pos="8488"/>
            </w:tabs>
            <w:rPr>
              <w:ins w:id="95" w:author="Francisco J Lopez Pellicer" w:date="2016-06-15T18:42:00Z"/>
              <w:rFonts w:asciiTheme="minorHAnsi" w:eastAsiaTheme="minorEastAsia" w:hAnsiTheme="minorHAnsi" w:cstheme="minorBidi"/>
              <w:noProof/>
              <w:lang w:val="en-US" w:eastAsia="en-US"/>
            </w:rPr>
          </w:pPr>
          <w:ins w:id="96"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"_Toc453779488"</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3.6.</w:t>
            </w:r>
            <w:r>
              <w:rPr>
                <w:rFonts w:asciiTheme="minorHAnsi" w:eastAsiaTheme="minorEastAsia" w:hAnsiTheme="minorHAnsi" w:cstheme="minorBidi"/>
                <w:noProof/>
                <w:lang w:val="en-US" w:eastAsia="en-US"/>
              </w:rPr>
              <w:tab/>
            </w:r>
            <w:r w:rsidRPr="00CF55AC">
              <w:rPr>
                <w:rStyle w:val="Hyperlink"/>
                <w:noProof/>
              </w:rPr>
              <w:t>Compilación de Nutch</w:t>
            </w:r>
            <w:r>
              <w:rPr>
                <w:noProof/>
                <w:webHidden/>
              </w:rPr>
              <w:tab/>
            </w:r>
            <w:r>
              <w:rPr>
                <w:noProof/>
                <w:webHidden/>
              </w:rPr>
              <w:fldChar w:fldCharType="begin"/>
            </w:r>
            <w:r>
              <w:rPr>
                <w:noProof/>
                <w:webHidden/>
              </w:rPr>
              <w:instrText xml:space="preserve"> PAGEREF _Toc453779488 \h </w:instrText>
            </w:r>
            <w:r>
              <w:rPr>
                <w:noProof/>
                <w:webHidden/>
              </w:rPr>
            </w:r>
          </w:ins>
          <w:r>
            <w:rPr>
              <w:noProof/>
              <w:webHidden/>
            </w:rPr>
            <w:fldChar w:fldCharType="separate"/>
          </w:r>
          <w:ins w:id="97" w:author="Francisco J Lopez Pellicer" w:date="2016-06-15T18:42:00Z">
            <w:r>
              <w:rPr>
                <w:noProof/>
                <w:webHidden/>
              </w:rPr>
              <w:t>15</w:t>
            </w:r>
            <w:r>
              <w:rPr>
                <w:noProof/>
                <w:webHidden/>
              </w:rPr>
              <w:fldChar w:fldCharType="end"/>
            </w:r>
            <w:r w:rsidRPr="00CF55AC">
              <w:rPr>
                <w:rStyle w:val="Hyperlink"/>
                <w:noProof/>
              </w:rPr>
              <w:fldChar w:fldCharType="end"/>
            </w:r>
          </w:ins>
        </w:p>
        <w:p w14:paraId="271BDBC2" w14:textId="77777777" w:rsidR="00A9328A" w:rsidRDefault="00A9328A">
          <w:pPr>
            <w:pStyle w:val="TOC2"/>
            <w:tabs>
              <w:tab w:val="left" w:pos="1120"/>
              <w:tab w:val="right" w:leader="dot" w:pos="8488"/>
            </w:tabs>
            <w:rPr>
              <w:ins w:id="98" w:author="Francisco J Lopez Pellicer" w:date="2016-06-15T18:42:00Z"/>
              <w:rFonts w:asciiTheme="minorHAnsi" w:eastAsiaTheme="minorEastAsia" w:hAnsiTheme="minorHAnsi" w:cstheme="minorBidi"/>
              <w:noProof/>
              <w:lang w:val="en-US" w:eastAsia="en-US"/>
            </w:rPr>
          </w:pPr>
          <w:ins w:id="99"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"_Toc453779489"</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3.7.</w:t>
            </w:r>
            <w:r>
              <w:rPr>
                <w:rFonts w:asciiTheme="minorHAnsi" w:eastAsiaTheme="minorEastAsia" w:hAnsiTheme="minorHAnsi" w:cstheme="minorBidi"/>
                <w:noProof/>
                <w:lang w:val="en-US" w:eastAsia="en-US"/>
              </w:rPr>
              <w:tab/>
            </w:r>
            <w:r w:rsidRPr="00CF55AC">
              <w:rPr>
                <w:rStyle w:val="Hyperlink"/>
                <w:noProof/>
              </w:rPr>
              <w:t>Configuración de Nutch</w:t>
            </w:r>
            <w:r>
              <w:rPr>
                <w:noProof/>
                <w:webHidden/>
              </w:rPr>
              <w:tab/>
            </w:r>
            <w:r>
              <w:rPr>
                <w:noProof/>
                <w:webHidden/>
              </w:rPr>
              <w:fldChar w:fldCharType="begin"/>
            </w:r>
            <w:r>
              <w:rPr>
                <w:noProof/>
                <w:webHidden/>
              </w:rPr>
              <w:instrText xml:space="preserve"> PAGEREF _Toc453779489 \h </w:instrText>
            </w:r>
            <w:r>
              <w:rPr>
                <w:noProof/>
                <w:webHidden/>
              </w:rPr>
            </w:r>
          </w:ins>
          <w:r>
            <w:rPr>
              <w:noProof/>
              <w:webHidden/>
            </w:rPr>
            <w:fldChar w:fldCharType="separate"/>
          </w:r>
          <w:ins w:id="100" w:author="Francisco J Lopez Pellicer" w:date="2016-06-15T18:42:00Z">
            <w:r>
              <w:rPr>
                <w:noProof/>
                <w:webHidden/>
              </w:rPr>
              <w:t>15</w:t>
            </w:r>
            <w:r>
              <w:rPr>
                <w:noProof/>
                <w:webHidden/>
              </w:rPr>
              <w:fldChar w:fldCharType="end"/>
            </w:r>
            <w:r w:rsidRPr="00CF55AC">
              <w:rPr>
                <w:rStyle w:val="Hyperlink"/>
                <w:noProof/>
              </w:rPr>
              <w:fldChar w:fldCharType="end"/>
            </w:r>
          </w:ins>
        </w:p>
        <w:p w14:paraId="72CA6117" w14:textId="77777777" w:rsidR="00A9328A" w:rsidRDefault="00A9328A">
          <w:pPr>
            <w:pStyle w:val="TOC3"/>
            <w:tabs>
              <w:tab w:val="left" w:pos="1440"/>
              <w:tab w:val="right" w:leader="dot" w:pos="8488"/>
            </w:tabs>
            <w:rPr>
              <w:ins w:id="101" w:author="Francisco J Lopez Pellicer" w:date="2016-06-15T18:42:00Z"/>
              <w:rFonts w:asciiTheme="minorHAnsi" w:eastAsiaTheme="minorEastAsia" w:hAnsiTheme="minorHAnsi" w:cstheme="minorBidi"/>
              <w:noProof/>
              <w:lang w:val="en-US" w:eastAsia="en-US"/>
            </w:rPr>
          </w:pPr>
          <w:ins w:id="102"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"_Toc453779490"</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3.7.1.</w:t>
            </w:r>
            <w:r>
              <w:rPr>
                <w:rFonts w:asciiTheme="minorHAnsi" w:eastAsiaTheme="minorEastAsia" w:hAnsiTheme="minorHAnsi" w:cstheme="minorBidi"/>
                <w:noProof/>
                <w:lang w:val="en-US" w:eastAsia="en-US"/>
              </w:rPr>
              <w:tab/>
            </w:r>
            <w:r w:rsidRPr="00CF55AC">
              <w:rPr>
                <w:rStyle w:val="Hyperlink"/>
                <w:noProof/>
              </w:rPr>
              <w:t>Parámetros de configuración</w:t>
            </w:r>
            <w:r>
              <w:rPr>
                <w:noProof/>
                <w:webHidden/>
              </w:rPr>
              <w:tab/>
            </w:r>
            <w:r>
              <w:rPr>
                <w:noProof/>
                <w:webHidden/>
              </w:rPr>
              <w:fldChar w:fldCharType="begin"/>
            </w:r>
            <w:r>
              <w:rPr>
                <w:noProof/>
                <w:webHidden/>
              </w:rPr>
              <w:instrText xml:space="preserve"> PAGEREF _Toc453779490 \h </w:instrText>
            </w:r>
            <w:r>
              <w:rPr>
                <w:noProof/>
                <w:webHidden/>
              </w:rPr>
            </w:r>
          </w:ins>
          <w:r>
            <w:rPr>
              <w:noProof/>
              <w:webHidden/>
            </w:rPr>
            <w:fldChar w:fldCharType="separate"/>
          </w:r>
          <w:ins w:id="103" w:author="Francisco J Lopez Pellicer" w:date="2016-06-15T18:42:00Z">
            <w:r>
              <w:rPr>
                <w:noProof/>
                <w:webHidden/>
              </w:rPr>
              <w:t>16</w:t>
            </w:r>
            <w:r>
              <w:rPr>
                <w:noProof/>
                <w:webHidden/>
              </w:rPr>
              <w:fldChar w:fldCharType="end"/>
            </w:r>
            <w:r w:rsidRPr="00CF55AC">
              <w:rPr>
                <w:rStyle w:val="Hyperlink"/>
                <w:noProof/>
              </w:rPr>
              <w:fldChar w:fldCharType="end"/>
            </w:r>
          </w:ins>
        </w:p>
        <w:p w14:paraId="58FB915C" w14:textId="77777777" w:rsidR="00A9328A" w:rsidRDefault="00A9328A">
          <w:pPr>
            <w:pStyle w:val="TOC3"/>
            <w:tabs>
              <w:tab w:val="left" w:pos="1440"/>
              <w:tab w:val="right" w:leader="dot" w:pos="8488"/>
            </w:tabs>
            <w:rPr>
              <w:ins w:id="104" w:author="Francisco J Lopez Pellicer" w:date="2016-06-15T18:42:00Z"/>
              <w:rFonts w:asciiTheme="minorHAnsi" w:eastAsiaTheme="minorEastAsia" w:hAnsiTheme="minorHAnsi" w:cstheme="minorBidi"/>
              <w:noProof/>
              <w:lang w:val="en-US" w:eastAsia="en-US"/>
            </w:rPr>
          </w:pPr>
          <w:ins w:id="105"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"_Toc453779491"</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3.7.2.</w:t>
            </w:r>
            <w:r>
              <w:rPr>
                <w:rFonts w:asciiTheme="minorHAnsi" w:eastAsiaTheme="minorEastAsia" w:hAnsiTheme="minorHAnsi" w:cstheme="minorBidi"/>
                <w:noProof/>
                <w:lang w:val="en-US" w:eastAsia="en-US"/>
              </w:rPr>
              <w:tab/>
            </w:r>
            <w:r w:rsidRPr="00CF55AC">
              <w:rPr>
                <w:rStyle w:val="Hyperlink"/>
                <w:noProof/>
              </w:rPr>
              <w:t>Parámetros propios</w:t>
            </w:r>
            <w:r>
              <w:rPr>
                <w:noProof/>
                <w:webHidden/>
              </w:rPr>
              <w:tab/>
            </w:r>
            <w:r>
              <w:rPr>
                <w:noProof/>
                <w:webHidden/>
              </w:rPr>
              <w:fldChar w:fldCharType="begin"/>
            </w:r>
            <w:r>
              <w:rPr>
                <w:noProof/>
                <w:webHidden/>
              </w:rPr>
              <w:instrText xml:space="preserve"> PAGEREF _Toc453779491 \h </w:instrText>
            </w:r>
            <w:r>
              <w:rPr>
                <w:noProof/>
                <w:webHidden/>
              </w:rPr>
            </w:r>
          </w:ins>
          <w:r>
            <w:rPr>
              <w:noProof/>
              <w:webHidden/>
            </w:rPr>
            <w:fldChar w:fldCharType="separate"/>
          </w:r>
          <w:ins w:id="106" w:author="Francisco J Lopez Pellicer" w:date="2016-06-15T18:42:00Z">
            <w:r>
              <w:rPr>
                <w:noProof/>
                <w:webHidden/>
              </w:rPr>
              <w:t>16</w:t>
            </w:r>
            <w:r>
              <w:rPr>
                <w:noProof/>
                <w:webHidden/>
              </w:rPr>
              <w:fldChar w:fldCharType="end"/>
            </w:r>
            <w:r w:rsidRPr="00CF55AC">
              <w:rPr>
                <w:rStyle w:val="Hyperlink"/>
                <w:noProof/>
              </w:rPr>
              <w:fldChar w:fldCharType="end"/>
            </w:r>
          </w:ins>
        </w:p>
        <w:p w14:paraId="460466BD" w14:textId="77777777" w:rsidR="00A9328A" w:rsidRDefault="00A9328A">
          <w:pPr>
            <w:pStyle w:val="TOC1"/>
            <w:tabs>
              <w:tab w:val="left" w:pos="560"/>
              <w:tab w:val="right" w:leader="dot" w:pos="8488"/>
            </w:tabs>
            <w:rPr>
              <w:ins w:id="107" w:author="Francisco J Lopez Pellicer" w:date="2016-06-15T18:42:00Z"/>
              <w:rFonts w:asciiTheme="minorHAnsi" w:eastAsiaTheme="minorEastAsia" w:hAnsiTheme="minorHAnsi" w:cstheme="minorBidi"/>
              <w:noProof/>
              <w:lang w:val="en-US" w:eastAsia="en-US"/>
            </w:rPr>
          </w:pPr>
          <w:ins w:id="108"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"_Toc453779492"</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4.</w:t>
            </w:r>
            <w:r>
              <w:rPr>
                <w:rFonts w:asciiTheme="minorHAnsi" w:eastAsiaTheme="minorEastAsia" w:hAnsiTheme="minorHAnsi" w:cstheme="minorBidi"/>
                <w:noProof/>
                <w:lang w:val="en-US" w:eastAsia="en-US"/>
              </w:rPr>
              <w:tab/>
            </w:r>
            <w:r w:rsidRPr="00CF55AC">
              <w:rPr>
                <w:rStyle w:val="Hyperlink"/>
                <w:noProof/>
              </w:rPr>
              <w:t>GeoCrawler</w:t>
            </w:r>
            <w:r>
              <w:rPr>
                <w:noProof/>
                <w:webHidden/>
              </w:rPr>
              <w:tab/>
            </w:r>
            <w:r>
              <w:rPr>
                <w:noProof/>
                <w:webHidden/>
              </w:rPr>
              <w:fldChar w:fldCharType="begin"/>
            </w:r>
            <w:r>
              <w:rPr>
                <w:noProof/>
                <w:webHidden/>
              </w:rPr>
              <w:instrText xml:space="preserve"> PAGEREF _Toc453779492 \h </w:instrText>
            </w:r>
            <w:r>
              <w:rPr>
                <w:noProof/>
                <w:webHidden/>
              </w:rPr>
            </w:r>
          </w:ins>
          <w:r>
            <w:rPr>
              <w:noProof/>
              <w:webHidden/>
            </w:rPr>
            <w:fldChar w:fldCharType="separate"/>
          </w:r>
          <w:ins w:id="109" w:author="Francisco J Lopez Pellicer" w:date="2016-06-15T18:42:00Z">
            <w:r>
              <w:rPr>
                <w:noProof/>
                <w:webHidden/>
              </w:rPr>
              <w:t>18</w:t>
            </w:r>
            <w:r>
              <w:rPr>
                <w:noProof/>
                <w:webHidden/>
              </w:rPr>
              <w:fldChar w:fldCharType="end"/>
            </w:r>
            <w:r w:rsidRPr="00CF55AC">
              <w:rPr>
                <w:rStyle w:val="Hyperlink"/>
                <w:noProof/>
              </w:rPr>
              <w:fldChar w:fldCharType="end"/>
            </w:r>
          </w:ins>
        </w:p>
        <w:p w14:paraId="31E64537" w14:textId="77777777" w:rsidR="00A9328A" w:rsidRDefault="00A9328A">
          <w:pPr>
            <w:pStyle w:val="TOC2"/>
            <w:tabs>
              <w:tab w:val="left" w:pos="1120"/>
              <w:tab w:val="right" w:leader="dot" w:pos="8488"/>
            </w:tabs>
            <w:rPr>
              <w:ins w:id="110" w:author="Francisco J Lopez Pellicer" w:date="2016-06-15T18:42:00Z"/>
              <w:rFonts w:asciiTheme="minorHAnsi" w:eastAsiaTheme="minorEastAsia" w:hAnsiTheme="minorHAnsi" w:cstheme="minorBidi"/>
              <w:noProof/>
              <w:lang w:val="en-US" w:eastAsia="en-US"/>
            </w:rPr>
          </w:pPr>
          <w:ins w:id="111"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"_Toc453779493"</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4.1.</w:t>
            </w:r>
            <w:r>
              <w:rPr>
                <w:rFonts w:asciiTheme="minorHAnsi" w:eastAsiaTheme="minorEastAsia" w:hAnsiTheme="minorHAnsi" w:cstheme="minorBidi"/>
                <w:noProof/>
                <w:lang w:val="en-US" w:eastAsia="en-US"/>
              </w:rPr>
              <w:tab/>
            </w:r>
            <w:r w:rsidRPr="00CF55AC">
              <w:rPr>
                <w:rStyle w:val="Hyperlink"/>
                <w:noProof/>
              </w:rPr>
              <w:t>Arquitectura</w:t>
            </w:r>
            <w:r>
              <w:rPr>
                <w:noProof/>
                <w:webHidden/>
              </w:rPr>
              <w:tab/>
            </w:r>
            <w:r>
              <w:rPr>
                <w:noProof/>
                <w:webHidden/>
              </w:rPr>
              <w:fldChar w:fldCharType="begin"/>
            </w:r>
            <w:r>
              <w:rPr>
                <w:noProof/>
                <w:webHidden/>
              </w:rPr>
              <w:instrText xml:space="preserve"> PAGEREF _Toc453779493 \h </w:instrText>
            </w:r>
            <w:r>
              <w:rPr>
                <w:noProof/>
                <w:webHidden/>
              </w:rPr>
            </w:r>
          </w:ins>
          <w:r>
            <w:rPr>
              <w:noProof/>
              <w:webHidden/>
            </w:rPr>
            <w:fldChar w:fldCharType="separate"/>
          </w:r>
          <w:ins w:id="112" w:author="Francisco J Lopez Pellicer" w:date="2016-06-15T18:42:00Z">
            <w:r>
              <w:rPr>
                <w:noProof/>
                <w:webHidden/>
              </w:rPr>
              <w:t>18</w:t>
            </w:r>
            <w:r>
              <w:rPr>
                <w:noProof/>
                <w:webHidden/>
              </w:rPr>
              <w:fldChar w:fldCharType="end"/>
            </w:r>
            <w:r w:rsidRPr="00CF55AC">
              <w:rPr>
                <w:rStyle w:val="Hyperlink"/>
                <w:noProof/>
              </w:rPr>
              <w:fldChar w:fldCharType="end"/>
            </w:r>
          </w:ins>
        </w:p>
        <w:p w14:paraId="69FA1FAD" w14:textId="77777777" w:rsidR="00A9328A" w:rsidRDefault="00A9328A">
          <w:pPr>
            <w:pStyle w:val="TOC2"/>
            <w:tabs>
              <w:tab w:val="left" w:pos="1120"/>
              <w:tab w:val="right" w:leader="dot" w:pos="8488"/>
            </w:tabs>
            <w:rPr>
              <w:ins w:id="113" w:author="Francisco J Lopez Pellicer" w:date="2016-06-15T18:42:00Z"/>
              <w:rFonts w:asciiTheme="minorHAnsi" w:eastAsiaTheme="minorEastAsia" w:hAnsiTheme="minorHAnsi" w:cstheme="minorBidi"/>
              <w:noProof/>
              <w:lang w:val="en-US" w:eastAsia="en-US"/>
            </w:rPr>
          </w:pPr>
          <w:ins w:id="114"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"_Toc453779494"</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4.2.</w:t>
            </w:r>
            <w:r>
              <w:rPr>
                <w:rFonts w:asciiTheme="minorHAnsi" w:eastAsiaTheme="minorEastAsia" w:hAnsiTheme="minorHAnsi" w:cstheme="minorBidi"/>
                <w:noProof/>
                <w:lang w:val="en-US" w:eastAsia="en-US"/>
              </w:rPr>
              <w:tab/>
            </w:r>
            <w:r w:rsidRPr="00CF55AC">
              <w:rPr>
                <w:rStyle w:val="Hyperlink"/>
                <w:noProof/>
              </w:rPr>
              <w:t>Documentos OGC</w:t>
            </w:r>
            <w:r>
              <w:rPr>
                <w:noProof/>
                <w:webHidden/>
              </w:rPr>
              <w:tab/>
            </w:r>
            <w:r>
              <w:rPr>
                <w:noProof/>
                <w:webHidden/>
              </w:rPr>
              <w:fldChar w:fldCharType="begin"/>
            </w:r>
            <w:r>
              <w:rPr>
                <w:noProof/>
                <w:webHidden/>
              </w:rPr>
              <w:instrText xml:space="preserve"> PAGEREF _Toc453779494 \h </w:instrText>
            </w:r>
            <w:r>
              <w:rPr>
                <w:noProof/>
                <w:webHidden/>
              </w:rPr>
            </w:r>
          </w:ins>
          <w:r>
            <w:rPr>
              <w:noProof/>
              <w:webHidden/>
            </w:rPr>
            <w:fldChar w:fldCharType="separate"/>
          </w:r>
          <w:ins w:id="115" w:author="Francisco J Lopez Pellicer" w:date="2016-06-15T18:42:00Z">
            <w:r>
              <w:rPr>
                <w:noProof/>
                <w:webHidden/>
              </w:rPr>
              <w:t>18</w:t>
            </w:r>
            <w:r>
              <w:rPr>
                <w:noProof/>
                <w:webHidden/>
              </w:rPr>
              <w:fldChar w:fldCharType="end"/>
            </w:r>
            <w:r w:rsidRPr="00CF55AC">
              <w:rPr>
                <w:rStyle w:val="Hyperlink"/>
                <w:noProof/>
              </w:rPr>
              <w:fldChar w:fldCharType="end"/>
            </w:r>
          </w:ins>
        </w:p>
        <w:p w14:paraId="3B9E21BD" w14:textId="77777777" w:rsidR="00A9328A" w:rsidRDefault="00A9328A">
          <w:pPr>
            <w:pStyle w:val="TOC2"/>
            <w:tabs>
              <w:tab w:val="left" w:pos="1120"/>
              <w:tab w:val="right" w:leader="dot" w:pos="8488"/>
            </w:tabs>
            <w:rPr>
              <w:ins w:id="116" w:author="Francisco J Lopez Pellicer" w:date="2016-06-15T18:42:00Z"/>
              <w:rFonts w:asciiTheme="minorHAnsi" w:eastAsiaTheme="minorEastAsia" w:hAnsiTheme="minorHAnsi" w:cstheme="minorBidi"/>
              <w:noProof/>
              <w:lang w:val="en-US" w:eastAsia="en-US"/>
            </w:rPr>
          </w:pPr>
          <w:ins w:id="117"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"_Toc453779495"</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lang w:val="en-US"/>
              </w:rPr>
              <w:t>4.3.</w:t>
            </w:r>
            <w:r>
              <w:rPr>
                <w:rFonts w:asciiTheme="minorHAnsi" w:eastAsiaTheme="minorEastAsia" w:hAnsiTheme="minorHAnsi" w:cstheme="minorBidi"/>
                <w:noProof/>
                <w:lang w:val="en-US" w:eastAsia="en-US"/>
              </w:rPr>
              <w:tab/>
            </w:r>
            <w:r w:rsidRPr="00CF55AC">
              <w:rPr>
                <w:rStyle w:val="Hyperlink"/>
                <w:noProof/>
                <w:lang w:val="en-US"/>
              </w:rPr>
              <w:t>Modificaciones</w:t>
            </w:r>
            <w:r>
              <w:rPr>
                <w:noProof/>
                <w:webHidden/>
              </w:rPr>
              <w:tab/>
            </w:r>
            <w:r>
              <w:rPr>
                <w:noProof/>
                <w:webHidden/>
              </w:rPr>
              <w:fldChar w:fldCharType="begin"/>
            </w:r>
            <w:r>
              <w:rPr>
                <w:noProof/>
                <w:webHidden/>
              </w:rPr>
              <w:instrText xml:space="preserve"> PAGEREF _Toc453779495 \h </w:instrText>
            </w:r>
            <w:r>
              <w:rPr>
                <w:noProof/>
                <w:webHidden/>
              </w:rPr>
            </w:r>
          </w:ins>
          <w:r>
            <w:rPr>
              <w:noProof/>
              <w:webHidden/>
            </w:rPr>
            <w:fldChar w:fldCharType="separate"/>
          </w:r>
          <w:ins w:id="118" w:author="Francisco J Lopez Pellicer" w:date="2016-06-15T18:42:00Z">
            <w:r>
              <w:rPr>
                <w:noProof/>
                <w:webHidden/>
              </w:rPr>
              <w:t>18</w:t>
            </w:r>
            <w:r>
              <w:rPr>
                <w:noProof/>
                <w:webHidden/>
              </w:rPr>
              <w:fldChar w:fldCharType="end"/>
            </w:r>
            <w:r w:rsidRPr="00CF55AC">
              <w:rPr>
                <w:rStyle w:val="Hyperlink"/>
                <w:noProof/>
              </w:rPr>
              <w:fldChar w:fldCharType="end"/>
            </w:r>
          </w:ins>
        </w:p>
        <w:p w14:paraId="3C812D19" w14:textId="77777777" w:rsidR="00A9328A" w:rsidRDefault="00A9328A">
          <w:pPr>
            <w:pStyle w:val="TOC3"/>
            <w:tabs>
              <w:tab w:val="left" w:pos="1440"/>
              <w:tab w:val="right" w:leader="dot" w:pos="8488"/>
            </w:tabs>
            <w:rPr>
              <w:ins w:id="119" w:author="Francisco J Lopez Pellicer" w:date="2016-06-15T18:42:00Z"/>
              <w:rFonts w:asciiTheme="minorHAnsi" w:eastAsiaTheme="minorEastAsia" w:hAnsiTheme="minorHAnsi" w:cstheme="minorBidi"/>
              <w:noProof/>
              <w:lang w:val="en-US" w:eastAsia="en-US"/>
            </w:rPr>
          </w:pPr>
          <w:ins w:id="120"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"_Toc453779496"</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4.3.1.</w:t>
            </w:r>
            <w:r>
              <w:rPr>
                <w:rFonts w:asciiTheme="minorHAnsi" w:eastAsiaTheme="minorEastAsia" w:hAnsiTheme="minorHAnsi" w:cstheme="minorBidi"/>
                <w:noProof/>
                <w:lang w:val="en-US" w:eastAsia="en-US"/>
              </w:rPr>
              <w:tab/>
            </w:r>
            <w:r w:rsidRPr="00CF55AC">
              <w:rPr>
                <w:rStyle w:val="Hyperlink"/>
                <w:noProof/>
              </w:rPr>
              <w:t>OgcParseFilter</w:t>
            </w:r>
            <w:r>
              <w:rPr>
                <w:noProof/>
                <w:webHidden/>
              </w:rPr>
              <w:tab/>
            </w:r>
            <w:r>
              <w:rPr>
                <w:noProof/>
                <w:webHidden/>
              </w:rPr>
              <w:fldChar w:fldCharType="begin"/>
            </w:r>
            <w:r>
              <w:rPr>
                <w:noProof/>
                <w:webHidden/>
              </w:rPr>
              <w:instrText xml:space="preserve"> PAGEREF _Toc453779496 \h </w:instrText>
            </w:r>
            <w:r>
              <w:rPr>
                <w:noProof/>
                <w:webHidden/>
              </w:rPr>
            </w:r>
          </w:ins>
          <w:r>
            <w:rPr>
              <w:noProof/>
              <w:webHidden/>
            </w:rPr>
            <w:fldChar w:fldCharType="separate"/>
          </w:r>
          <w:ins w:id="121" w:author="Francisco J Lopez Pellicer" w:date="2016-06-15T18:42:00Z">
            <w:r>
              <w:rPr>
                <w:noProof/>
                <w:webHidden/>
              </w:rPr>
              <w:t>19</w:t>
            </w:r>
            <w:r>
              <w:rPr>
                <w:noProof/>
                <w:webHidden/>
              </w:rPr>
              <w:fldChar w:fldCharType="end"/>
            </w:r>
            <w:r w:rsidRPr="00CF55AC">
              <w:rPr>
                <w:rStyle w:val="Hyperlink"/>
                <w:noProof/>
              </w:rPr>
              <w:fldChar w:fldCharType="end"/>
            </w:r>
          </w:ins>
        </w:p>
        <w:p w14:paraId="42ABDEF7" w14:textId="77777777" w:rsidR="00A9328A" w:rsidRDefault="00A9328A">
          <w:pPr>
            <w:pStyle w:val="TOC3"/>
            <w:tabs>
              <w:tab w:val="left" w:pos="1440"/>
              <w:tab w:val="right" w:leader="dot" w:pos="8488"/>
            </w:tabs>
            <w:rPr>
              <w:ins w:id="122" w:author="Francisco J Lopez Pellicer" w:date="2016-06-15T18:42:00Z"/>
              <w:rFonts w:asciiTheme="minorHAnsi" w:eastAsiaTheme="minorEastAsia" w:hAnsiTheme="minorHAnsi" w:cstheme="minorBidi"/>
              <w:noProof/>
              <w:lang w:val="en-US" w:eastAsia="en-US"/>
            </w:rPr>
          </w:pPr>
          <w:ins w:id="123"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"_Toc453779497"</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4.3.2.</w:t>
            </w:r>
            <w:r>
              <w:rPr>
                <w:rFonts w:asciiTheme="minorHAnsi" w:eastAsiaTheme="minorEastAsia" w:hAnsiTheme="minorHAnsi" w:cstheme="minorBidi"/>
                <w:noProof/>
                <w:lang w:val="en-US" w:eastAsia="en-US"/>
              </w:rPr>
              <w:tab/>
            </w:r>
            <w:r w:rsidRPr="00CF55AC">
              <w:rPr>
                <w:rStyle w:val="Hyperlink"/>
                <w:noProof/>
              </w:rPr>
              <w:t>OgcIndexingFilter</w:t>
            </w:r>
            <w:r>
              <w:rPr>
                <w:noProof/>
                <w:webHidden/>
              </w:rPr>
              <w:tab/>
            </w:r>
            <w:r>
              <w:rPr>
                <w:noProof/>
                <w:webHidden/>
              </w:rPr>
              <w:fldChar w:fldCharType="begin"/>
            </w:r>
            <w:r>
              <w:rPr>
                <w:noProof/>
                <w:webHidden/>
              </w:rPr>
              <w:instrText xml:space="preserve"> PAGEREF _Toc453779497 \h </w:instrText>
            </w:r>
            <w:r>
              <w:rPr>
                <w:noProof/>
                <w:webHidden/>
              </w:rPr>
            </w:r>
          </w:ins>
          <w:r>
            <w:rPr>
              <w:noProof/>
              <w:webHidden/>
            </w:rPr>
            <w:fldChar w:fldCharType="separate"/>
          </w:r>
          <w:ins w:id="124" w:author="Francisco J Lopez Pellicer" w:date="2016-06-15T18:42:00Z">
            <w:r>
              <w:rPr>
                <w:noProof/>
                <w:webHidden/>
              </w:rPr>
              <w:t>24</w:t>
            </w:r>
            <w:r>
              <w:rPr>
                <w:noProof/>
                <w:webHidden/>
              </w:rPr>
              <w:fldChar w:fldCharType="end"/>
            </w:r>
            <w:r w:rsidRPr="00CF55AC">
              <w:rPr>
                <w:rStyle w:val="Hyperlink"/>
                <w:noProof/>
              </w:rPr>
              <w:fldChar w:fldCharType="end"/>
            </w:r>
          </w:ins>
        </w:p>
        <w:p w14:paraId="56957D20" w14:textId="77777777" w:rsidR="00A9328A" w:rsidRDefault="00A9328A">
          <w:pPr>
            <w:pStyle w:val="TOC3"/>
            <w:tabs>
              <w:tab w:val="left" w:pos="1440"/>
              <w:tab w:val="right" w:leader="dot" w:pos="8488"/>
            </w:tabs>
            <w:rPr>
              <w:ins w:id="125" w:author="Francisco J Lopez Pellicer" w:date="2016-06-15T18:42:00Z"/>
              <w:rFonts w:asciiTheme="minorHAnsi" w:eastAsiaTheme="minorEastAsia" w:hAnsiTheme="minorHAnsi" w:cstheme="minorBidi"/>
              <w:noProof/>
              <w:lang w:val="en-US" w:eastAsia="en-US"/>
            </w:rPr>
          </w:pPr>
          <w:ins w:id="126"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"_Toc453779498"</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4.3.3.</w:t>
            </w:r>
            <w:r>
              <w:rPr>
                <w:rFonts w:asciiTheme="minorHAnsi" w:eastAsiaTheme="minorEastAsia" w:hAnsiTheme="minorHAnsi" w:cstheme="minorBidi"/>
                <w:noProof/>
                <w:lang w:val="en-US" w:eastAsia="en-US"/>
              </w:rPr>
              <w:tab/>
            </w:r>
            <w:r w:rsidRPr="00CF55AC">
              <w:rPr>
                <w:rStyle w:val="Hyperlink"/>
                <w:noProof/>
              </w:rPr>
              <w:t>SharkScoringFilter</w:t>
            </w:r>
            <w:r>
              <w:rPr>
                <w:noProof/>
                <w:webHidden/>
              </w:rPr>
              <w:tab/>
            </w:r>
            <w:r>
              <w:rPr>
                <w:noProof/>
                <w:webHidden/>
              </w:rPr>
              <w:fldChar w:fldCharType="begin"/>
            </w:r>
            <w:r>
              <w:rPr>
                <w:noProof/>
                <w:webHidden/>
              </w:rPr>
              <w:instrText xml:space="preserve"> PAGEREF _Toc453779498 \h </w:instrText>
            </w:r>
            <w:r>
              <w:rPr>
                <w:noProof/>
                <w:webHidden/>
              </w:rPr>
            </w:r>
          </w:ins>
          <w:r>
            <w:rPr>
              <w:noProof/>
              <w:webHidden/>
            </w:rPr>
            <w:fldChar w:fldCharType="separate"/>
          </w:r>
          <w:ins w:id="127" w:author="Francisco J Lopez Pellicer" w:date="2016-06-15T18:42:00Z">
            <w:r>
              <w:rPr>
                <w:noProof/>
                <w:webHidden/>
              </w:rPr>
              <w:t>26</w:t>
            </w:r>
            <w:r>
              <w:rPr>
                <w:noProof/>
                <w:webHidden/>
              </w:rPr>
              <w:fldChar w:fldCharType="end"/>
            </w:r>
            <w:r w:rsidRPr="00CF55AC">
              <w:rPr>
                <w:rStyle w:val="Hyperlink"/>
                <w:noProof/>
              </w:rPr>
              <w:fldChar w:fldCharType="end"/>
            </w:r>
          </w:ins>
        </w:p>
        <w:p w14:paraId="3FEE14D5" w14:textId="77777777" w:rsidR="00A9328A" w:rsidRDefault="00A9328A">
          <w:pPr>
            <w:pStyle w:val="TOC3"/>
            <w:tabs>
              <w:tab w:val="left" w:pos="1440"/>
              <w:tab w:val="right" w:leader="dot" w:pos="8488"/>
            </w:tabs>
            <w:rPr>
              <w:ins w:id="128" w:author="Francisco J Lopez Pellicer" w:date="2016-06-15T18:42:00Z"/>
              <w:rFonts w:asciiTheme="minorHAnsi" w:eastAsiaTheme="minorEastAsia" w:hAnsiTheme="minorHAnsi" w:cstheme="minorBidi"/>
              <w:noProof/>
              <w:lang w:val="en-US" w:eastAsia="en-US"/>
            </w:rPr>
          </w:pPr>
          <w:ins w:id="129"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"_Toc453779499"</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4.3.4.</w:t>
            </w:r>
            <w:r>
              <w:rPr>
                <w:rFonts w:asciiTheme="minorHAnsi" w:eastAsiaTheme="minorEastAsia" w:hAnsiTheme="minorHAnsi" w:cstheme="minorBidi"/>
                <w:noProof/>
                <w:lang w:val="en-US" w:eastAsia="en-US"/>
              </w:rPr>
              <w:tab/>
            </w:r>
            <w:r w:rsidRPr="00CF55AC">
              <w:rPr>
                <w:rStyle w:val="Hyperlink"/>
                <w:noProof/>
              </w:rPr>
              <w:t>OgcIndexWriter</w:t>
            </w:r>
            <w:r>
              <w:rPr>
                <w:noProof/>
                <w:webHidden/>
              </w:rPr>
              <w:tab/>
            </w:r>
            <w:r>
              <w:rPr>
                <w:noProof/>
                <w:webHidden/>
              </w:rPr>
              <w:fldChar w:fldCharType="begin"/>
            </w:r>
            <w:r>
              <w:rPr>
                <w:noProof/>
                <w:webHidden/>
              </w:rPr>
              <w:instrText xml:space="preserve"> PAGEREF _Toc453779499 \h </w:instrText>
            </w:r>
            <w:r>
              <w:rPr>
                <w:noProof/>
                <w:webHidden/>
              </w:rPr>
            </w:r>
          </w:ins>
          <w:r>
            <w:rPr>
              <w:noProof/>
              <w:webHidden/>
            </w:rPr>
            <w:fldChar w:fldCharType="separate"/>
          </w:r>
          <w:ins w:id="130" w:author="Francisco J Lopez Pellicer" w:date="2016-06-15T18:42:00Z">
            <w:r>
              <w:rPr>
                <w:noProof/>
                <w:webHidden/>
              </w:rPr>
              <w:t>30</w:t>
            </w:r>
            <w:r>
              <w:rPr>
                <w:noProof/>
                <w:webHidden/>
              </w:rPr>
              <w:fldChar w:fldCharType="end"/>
            </w:r>
            <w:r w:rsidRPr="00CF55AC">
              <w:rPr>
                <w:rStyle w:val="Hyperlink"/>
                <w:noProof/>
              </w:rPr>
              <w:fldChar w:fldCharType="end"/>
            </w:r>
          </w:ins>
        </w:p>
        <w:p w14:paraId="2BA211E9" w14:textId="77777777" w:rsidR="00A9328A" w:rsidRDefault="00A9328A">
          <w:pPr>
            <w:pStyle w:val="TOC2"/>
            <w:tabs>
              <w:tab w:val="left" w:pos="1120"/>
              <w:tab w:val="right" w:leader="dot" w:pos="8488"/>
            </w:tabs>
            <w:rPr>
              <w:ins w:id="131" w:author="Francisco J Lopez Pellicer" w:date="2016-06-15T18:42:00Z"/>
              <w:rFonts w:asciiTheme="minorHAnsi" w:eastAsiaTheme="minorEastAsia" w:hAnsiTheme="minorHAnsi" w:cstheme="minorBidi"/>
              <w:noProof/>
              <w:lang w:val="en-US" w:eastAsia="en-US"/>
            </w:rPr>
          </w:pPr>
          <w:ins w:id="132"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"_Toc453779500"</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lang w:val="es-ES"/>
              </w:rPr>
              <w:t>4.4.</w:t>
            </w:r>
            <w:r>
              <w:rPr>
                <w:rFonts w:asciiTheme="minorHAnsi" w:eastAsiaTheme="minorEastAsia" w:hAnsiTheme="minorHAnsi" w:cstheme="minorBidi"/>
                <w:noProof/>
                <w:lang w:val="en-US" w:eastAsia="en-US"/>
              </w:rPr>
              <w:tab/>
            </w:r>
            <w:r w:rsidRPr="00CF55AC">
              <w:rPr>
                <w:rStyle w:val="Hyperlink"/>
                <w:noProof/>
                <w:lang w:val="es-ES"/>
              </w:rPr>
              <w:t>Algoritmo búsqueda</w:t>
            </w:r>
            <w:r>
              <w:rPr>
                <w:noProof/>
                <w:webHidden/>
              </w:rPr>
              <w:tab/>
            </w:r>
            <w:r>
              <w:rPr>
                <w:noProof/>
                <w:webHidden/>
              </w:rPr>
              <w:fldChar w:fldCharType="begin"/>
            </w:r>
            <w:r>
              <w:rPr>
                <w:noProof/>
                <w:webHidden/>
              </w:rPr>
              <w:instrText xml:space="preserve"> PAGEREF _Toc453779500 \h </w:instrText>
            </w:r>
            <w:r>
              <w:rPr>
                <w:noProof/>
                <w:webHidden/>
              </w:rPr>
            </w:r>
          </w:ins>
          <w:r>
            <w:rPr>
              <w:noProof/>
              <w:webHidden/>
            </w:rPr>
            <w:fldChar w:fldCharType="separate"/>
          </w:r>
          <w:ins w:id="133" w:author="Francisco J Lopez Pellicer" w:date="2016-06-15T18:42:00Z">
            <w:r>
              <w:rPr>
                <w:noProof/>
                <w:webHidden/>
              </w:rPr>
              <w:t>32</w:t>
            </w:r>
            <w:r>
              <w:rPr>
                <w:noProof/>
                <w:webHidden/>
              </w:rPr>
              <w:fldChar w:fldCharType="end"/>
            </w:r>
            <w:r w:rsidRPr="00CF55AC">
              <w:rPr>
                <w:rStyle w:val="Hyperlink"/>
                <w:noProof/>
              </w:rPr>
              <w:fldChar w:fldCharType="end"/>
            </w:r>
          </w:ins>
        </w:p>
        <w:p w14:paraId="0395EC05" w14:textId="77777777" w:rsidR="00A9328A" w:rsidRDefault="00A9328A">
          <w:pPr>
            <w:pStyle w:val="TOC2"/>
            <w:tabs>
              <w:tab w:val="left" w:pos="1120"/>
              <w:tab w:val="right" w:leader="dot" w:pos="8488"/>
            </w:tabs>
            <w:rPr>
              <w:ins w:id="134" w:author="Francisco J Lopez Pellicer" w:date="2016-06-15T18:42:00Z"/>
              <w:rFonts w:asciiTheme="minorHAnsi" w:eastAsiaTheme="minorEastAsia" w:hAnsiTheme="minorHAnsi" w:cstheme="minorBidi"/>
              <w:noProof/>
              <w:lang w:val="en-US" w:eastAsia="en-US"/>
            </w:rPr>
          </w:pPr>
          <w:ins w:id="135"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"_Toc453779501"</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4.5.</w:t>
            </w:r>
            <w:r>
              <w:rPr>
                <w:rFonts w:asciiTheme="minorHAnsi" w:eastAsiaTheme="minorEastAsia" w:hAnsiTheme="minorHAnsi" w:cstheme="minorBidi"/>
                <w:noProof/>
                <w:lang w:val="en-US" w:eastAsia="en-US"/>
              </w:rPr>
              <w:tab/>
            </w:r>
            <w:r w:rsidRPr="00CF55AC">
              <w:rPr>
                <w:rStyle w:val="Hyperlink"/>
                <w:noProof/>
              </w:rPr>
              <w:t>Tesauro</w:t>
            </w:r>
            <w:r>
              <w:rPr>
                <w:noProof/>
                <w:webHidden/>
              </w:rPr>
              <w:tab/>
            </w:r>
            <w:r>
              <w:rPr>
                <w:noProof/>
                <w:webHidden/>
              </w:rPr>
              <w:fldChar w:fldCharType="begin"/>
            </w:r>
            <w:r>
              <w:rPr>
                <w:noProof/>
                <w:webHidden/>
              </w:rPr>
              <w:instrText xml:space="preserve"> PAGEREF _Toc453779501 \h </w:instrText>
            </w:r>
            <w:r>
              <w:rPr>
                <w:noProof/>
                <w:webHidden/>
              </w:rPr>
            </w:r>
          </w:ins>
          <w:r>
            <w:rPr>
              <w:noProof/>
              <w:webHidden/>
            </w:rPr>
            <w:fldChar w:fldCharType="separate"/>
          </w:r>
          <w:ins w:id="136" w:author="Francisco J Lopez Pellicer" w:date="2016-06-15T18:42:00Z">
            <w:r>
              <w:rPr>
                <w:noProof/>
                <w:webHidden/>
              </w:rPr>
              <w:t>34</w:t>
            </w:r>
            <w:r>
              <w:rPr>
                <w:noProof/>
                <w:webHidden/>
              </w:rPr>
              <w:fldChar w:fldCharType="end"/>
            </w:r>
            <w:r w:rsidRPr="00CF55AC">
              <w:rPr>
                <w:rStyle w:val="Hyperlink"/>
                <w:noProof/>
              </w:rPr>
              <w:fldChar w:fldCharType="end"/>
            </w:r>
          </w:ins>
        </w:p>
        <w:p w14:paraId="298C1D29" w14:textId="77777777" w:rsidR="00A9328A" w:rsidRDefault="00A9328A">
          <w:pPr>
            <w:pStyle w:val="TOC2"/>
            <w:tabs>
              <w:tab w:val="left" w:pos="1120"/>
              <w:tab w:val="right" w:leader="dot" w:pos="8488"/>
            </w:tabs>
            <w:rPr>
              <w:ins w:id="137" w:author="Francisco J Lopez Pellicer" w:date="2016-06-15T18:42:00Z"/>
              <w:rFonts w:asciiTheme="minorHAnsi" w:eastAsiaTheme="minorEastAsia" w:hAnsiTheme="minorHAnsi" w:cstheme="minorBidi"/>
              <w:noProof/>
              <w:lang w:val="en-US" w:eastAsia="en-US"/>
            </w:rPr>
          </w:pPr>
          <w:ins w:id="138"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"_Toc453779502"</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4.6.</w:t>
            </w:r>
            <w:r>
              <w:rPr>
                <w:rFonts w:asciiTheme="minorHAnsi" w:eastAsiaTheme="minorEastAsia" w:hAnsiTheme="minorHAnsi" w:cstheme="minorBidi"/>
                <w:noProof/>
                <w:lang w:val="en-US" w:eastAsia="en-US"/>
              </w:rPr>
              <w:tab/>
            </w:r>
            <w:r w:rsidRPr="00CF55AC">
              <w:rPr>
                <w:rStyle w:val="Hyperlink"/>
                <w:noProof/>
              </w:rPr>
              <w:t>Modificaciones extra</w:t>
            </w:r>
            <w:r>
              <w:rPr>
                <w:noProof/>
                <w:webHidden/>
              </w:rPr>
              <w:tab/>
            </w:r>
            <w:r>
              <w:rPr>
                <w:noProof/>
                <w:webHidden/>
              </w:rPr>
              <w:fldChar w:fldCharType="begin"/>
            </w:r>
            <w:r>
              <w:rPr>
                <w:noProof/>
                <w:webHidden/>
              </w:rPr>
              <w:instrText xml:space="preserve"> PAGEREF _Toc453779502 \h </w:instrText>
            </w:r>
            <w:r>
              <w:rPr>
                <w:noProof/>
                <w:webHidden/>
              </w:rPr>
            </w:r>
          </w:ins>
          <w:r>
            <w:rPr>
              <w:noProof/>
              <w:webHidden/>
            </w:rPr>
            <w:fldChar w:fldCharType="separate"/>
          </w:r>
          <w:ins w:id="139" w:author="Francisco J Lopez Pellicer" w:date="2016-06-15T18:42:00Z">
            <w:r>
              <w:rPr>
                <w:noProof/>
                <w:webHidden/>
              </w:rPr>
              <w:t>39</w:t>
            </w:r>
            <w:r>
              <w:rPr>
                <w:noProof/>
                <w:webHidden/>
              </w:rPr>
              <w:fldChar w:fldCharType="end"/>
            </w:r>
            <w:r w:rsidRPr="00CF55AC">
              <w:rPr>
                <w:rStyle w:val="Hyperlink"/>
                <w:noProof/>
              </w:rPr>
              <w:fldChar w:fldCharType="end"/>
            </w:r>
          </w:ins>
        </w:p>
        <w:p w14:paraId="7F478136" w14:textId="77777777" w:rsidR="00A9328A" w:rsidRDefault="00A9328A">
          <w:pPr>
            <w:pStyle w:val="TOC1"/>
            <w:tabs>
              <w:tab w:val="left" w:pos="560"/>
              <w:tab w:val="right" w:leader="dot" w:pos="8488"/>
            </w:tabs>
            <w:rPr>
              <w:ins w:id="140" w:author="Francisco J Lopez Pellicer" w:date="2016-06-15T18:42:00Z"/>
              <w:rFonts w:asciiTheme="minorHAnsi" w:eastAsiaTheme="minorEastAsia" w:hAnsiTheme="minorHAnsi" w:cstheme="minorBidi"/>
              <w:noProof/>
              <w:lang w:val="en-US" w:eastAsia="en-US"/>
            </w:rPr>
          </w:pPr>
          <w:ins w:id="141"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"_Toc453779503"</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5.</w:t>
            </w:r>
            <w:r>
              <w:rPr>
                <w:rFonts w:asciiTheme="minorHAnsi" w:eastAsiaTheme="minorEastAsia" w:hAnsiTheme="minorHAnsi" w:cstheme="minorBidi"/>
                <w:noProof/>
                <w:lang w:val="en-US" w:eastAsia="en-US"/>
              </w:rPr>
              <w:tab/>
            </w:r>
            <w:r w:rsidRPr="00CF55AC">
              <w:rPr>
                <w:rStyle w:val="Hyperlink"/>
                <w:noProof/>
              </w:rPr>
              <w:t>Resultados</w:t>
            </w:r>
            <w:r>
              <w:rPr>
                <w:noProof/>
                <w:webHidden/>
              </w:rPr>
              <w:tab/>
            </w:r>
            <w:r>
              <w:rPr>
                <w:noProof/>
                <w:webHidden/>
              </w:rPr>
              <w:fldChar w:fldCharType="begin"/>
            </w:r>
            <w:r>
              <w:rPr>
                <w:noProof/>
                <w:webHidden/>
              </w:rPr>
              <w:instrText xml:space="preserve"> PAGEREF _Toc453779503 \h </w:instrText>
            </w:r>
            <w:r>
              <w:rPr>
                <w:noProof/>
                <w:webHidden/>
              </w:rPr>
            </w:r>
          </w:ins>
          <w:r>
            <w:rPr>
              <w:noProof/>
              <w:webHidden/>
            </w:rPr>
            <w:fldChar w:fldCharType="separate"/>
          </w:r>
          <w:ins w:id="142" w:author="Francisco J Lopez Pellicer" w:date="2016-06-15T18:42:00Z">
            <w:r>
              <w:rPr>
                <w:noProof/>
                <w:webHidden/>
              </w:rPr>
              <w:t>41</w:t>
            </w:r>
            <w:r>
              <w:rPr>
                <w:noProof/>
                <w:webHidden/>
              </w:rPr>
              <w:fldChar w:fldCharType="end"/>
            </w:r>
            <w:r w:rsidRPr="00CF55AC">
              <w:rPr>
                <w:rStyle w:val="Hyperlink"/>
                <w:noProof/>
              </w:rPr>
              <w:fldChar w:fldCharType="end"/>
            </w:r>
          </w:ins>
        </w:p>
        <w:p w14:paraId="7534F438" w14:textId="77777777" w:rsidR="00A9328A" w:rsidRDefault="00A9328A">
          <w:pPr>
            <w:pStyle w:val="TOC2"/>
            <w:tabs>
              <w:tab w:val="left" w:pos="1120"/>
              <w:tab w:val="right" w:leader="dot" w:pos="8488"/>
            </w:tabs>
            <w:rPr>
              <w:ins w:id="143" w:author="Francisco J Lopez Pellicer" w:date="2016-06-15T18:42:00Z"/>
              <w:rFonts w:asciiTheme="minorHAnsi" w:eastAsiaTheme="minorEastAsia" w:hAnsiTheme="minorHAnsi" w:cstheme="minorBidi"/>
              <w:noProof/>
              <w:lang w:val="en-US" w:eastAsia="en-US"/>
            </w:rPr>
          </w:pPr>
          <w:ins w:id="144"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"_Toc453779504"</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5.1.</w:t>
            </w:r>
            <w:r>
              <w:rPr>
                <w:rFonts w:asciiTheme="minorHAnsi" w:eastAsiaTheme="minorEastAsia" w:hAnsiTheme="minorHAnsi" w:cstheme="minorBidi"/>
                <w:noProof/>
                <w:lang w:val="en-US" w:eastAsia="en-US"/>
              </w:rPr>
              <w:tab/>
            </w:r>
            <w:r w:rsidRPr="00CF55AC">
              <w:rPr>
                <w:rStyle w:val="Hyperlink"/>
                <w:noProof/>
              </w:rPr>
              <w:t>Ejemplo de ejecución</w:t>
            </w:r>
            <w:r>
              <w:rPr>
                <w:noProof/>
                <w:webHidden/>
              </w:rPr>
              <w:tab/>
            </w:r>
            <w:r>
              <w:rPr>
                <w:noProof/>
                <w:webHidden/>
              </w:rPr>
              <w:fldChar w:fldCharType="begin"/>
            </w:r>
            <w:r>
              <w:rPr>
                <w:noProof/>
                <w:webHidden/>
              </w:rPr>
              <w:instrText xml:space="preserve"> PAGEREF _Toc453779504 \h </w:instrText>
            </w:r>
            <w:r>
              <w:rPr>
                <w:noProof/>
                <w:webHidden/>
              </w:rPr>
            </w:r>
          </w:ins>
          <w:r>
            <w:rPr>
              <w:noProof/>
              <w:webHidden/>
            </w:rPr>
            <w:fldChar w:fldCharType="separate"/>
          </w:r>
          <w:ins w:id="145" w:author="Francisco J Lopez Pellicer" w:date="2016-06-15T18:42:00Z">
            <w:r>
              <w:rPr>
                <w:noProof/>
                <w:webHidden/>
              </w:rPr>
              <w:t>41</w:t>
            </w:r>
            <w:r>
              <w:rPr>
                <w:noProof/>
                <w:webHidden/>
              </w:rPr>
              <w:fldChar w:fldCharType="end"/>
            </w:r>
            <w:r w:rsidRPr="00CF55AC">
              <w:rPr>
                <w:rStyle w:val="Hyperlink"/>
                <w:noProof/>
              </w:rPr>
              <w:fldChar w:fldCharType="end"/>
            </w:r>
          </w:ins>
        </w:p>
        <w:p w14:paraId="0B89EF13" w14:textId="77777777" w:rsidR="00A9328A" w:rsidRDefault="00A9328A">
          <w:pPr>
            <w:pStyle w:val="TOC2"/>
            <w:tabs>
              <w:tab w:val="left" w:pos="1120"/>
              <w:tab w:val="right" w:leader="dot" w:pos="8488"/>
            </w:tabs>
            <w:rPr>
              <w:ins w:id="146" w:author="Francisco J Lopez Pellicer" w:date="2016-06-15T18:42:00Z"/>
              <w:rFonts w:asciiTheme="minorHAnsi" w:eastAsiaTheme="minorEastAsia" w:hAnsiTheme="minorHAnsi" w:cstheme="minorBidi"/>
              <w:noProof/>
              <w:lang w:val="en-US" w:eastAsia="en-US"/>
            </w:rPr>
          </w:pPr>
          <w:ins w:id="147"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"_Toc453779505"</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5.2.</w:t>
            </w:r>
            <w:r>
              <w:rPr>
                <w:rFonts w:asciiTheme="minorHAnsi" w:eastAsiaTheme="minorEastAsia" w:hAnsiTheme="minorHAnsi" w:cstheme="minorBidi"/>
                <w:noProof/>
                <w:lang w:val="en-US" w:eastAsia="en-US"/>
              </w:rPr>
              <w:tab/>
            </w:r>
            <w:r w:rsidRPr="00CF55AC">
              <w:rPr>
                <w:rStyle w:val="Hyperlink"/>
                <w:noProof/>
              </w:rPr>
              <w:t>Problemas encontrados</w:t>
            </w:r>
            <w:r>
              <w:rPr>
                <w:noProof/>
                <w:webHidden/>
              </w:rPr>
              <w:tab/>
            </w:r>
            <w:r>
              <w:rPr>
                <w:noProof/>
                <w:webHidden/>
              </w:rPr>
              <w:fldChar w:fldCharType="begin"/>
            </w:r>
            <w:r>
              <w:rPr>
                <w:noProof/>
                <w:webHidden/>
              </w:rPr>
              <w:instrText xml:space="preserve"> PAGEREF _Toc453779505 \h </w:instrText>
            </w:r>
            <w:r>
              <w:rPr>
                <w:noProof/>
                <w:webHidden/>
              </w:rPr>
            </w:r>
          </w:ins>
          <w:r>
            <w:rPr>
              <w:noProof/>
              <w:webHidden/>
            </w:rPr>
            <w:fldChar w:fldCharType="separate"/>
          </w:r>
          <w:ins w:id="148" w:author="Francisco J Lopez Pellicer" w:date="2016-06-15T18:42:00Z">
            <w:r>
              <w:rPr>
                <w:noProof/>
                <w:webHidden/>
              </w:rPr>
              <w:t>41</w:t>
            </w:r>
            <w:r>
              <w:rPr>
                <w:noProof/>
                <w:webHidden/>
              </w:rPr>
              <w:fldChar w:fldCharType="end"/>
            </w:r>
            <w:r w:rsidRPr="00CF55AC">
              <w:rPr>
                <w:rStyle w:val="Hyperlink"/>
                <w:noProof/>
              </w:rPr>
              <w:fldChar w:fldCharType="end"/>
            </w:r>
          </w:ins>
        </w:p>
        <w:p w14:paraId="45A56094" w14:textId="77777777" w:rsidR="00A9328A" w:rsidRDefault="00A9328A">
          <w:pPr>
            <w:pStyle w:val="TOC1"/>
            <w:tabs>
              <w:tab w:val="left" w:pos="560"/>
              <w:tab w:val="right" w:leader="dot" w:pos="8488"/>
            </w:tabs>
            <w:rPr>
              <w:ins w:id="149" w:author="Francisco J Lopez Pellicer" w:date="2016-06-15T18:42:00Z"/>
              <w:rFonts w:asciiTheme="minorHAnsi" w:eastAsiaTheme="minorEastAsia" w:hAnsiTheme="minorHAnsi" w:cstheme="minorBidi"/>
              <w:noProof/>
              <w:lang w:val="en-US" w:eastAsia="en-US"/>
            </w:rPr>
          </w:pPr>
          <w:ins w:id="150"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"_Toc453779506"</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6.</w:t>
            </w:r>
            <w:r>
              <w:rPr>
                <w:rFonts w:asciiTheme="minorHAnsi" w:eastAsiaTheme="minorEastAsia" w:hAnsiTheme="minorHAnsi" w:cstheme="minorBidi"/>
                <w:noProof/>
                <w:lang w:val="en-US" w:eastAsia="en-US"/>
              </w:rPr>
              <w:tab/>
            </w:r>
            <w:r w:rsidRPr="00CF55AC">
              <w:rPr>
                <w:rStyle w:val="Hyperlink"/>
                <w:noProof/>
              </w:rPr>
              <w:t>Conclusiones y futuro</w:t>
            </w:r>
            <w:r>
              <w:rPr>
                <w:noProof/>
                <w:webHidden/>
              </w:rPr>
              <w:tab/>
            </w:r>
            <w:r>
              <w:rPr>
                <w:noProof/>
                <w:webHidden/>
              </w:rPr>
              <w:fldChar w:fldCharType="begin"/>
            </w:r>
            <w:r>
              <w:rPr>
                <w:noProof/>
                <w:webHidden/>
              </w:rPr>
              <w:instrText xml:space="preserve"> PAGEREF _Toc453779506 \h </w:instrText>
            </w:r>
            <w:r>
              <w:rPr>
                <w:noProof/>
                <w:webHidden/>
              </w:rPr>
            </w:r>
          </w:ins>
          <w:r>
            <w:rPr>
              <w:noProof/>
              <w:webHidden/>
            </w:rPr>
            <w:fldChar w:fldCharType="separate"/>
          </w:r>
          <w:ins w:id="151" w:author="Francisco J Lopez Pellicer" w:date="2016-06-15T18:42:00Z">
            <w:r>
              <w:rPr>
                <w:noProof/>
                <w:webHidden/>
              </w:rPr>
              <w:t>43</w:t>
            </w:r>
            <w:r>
              <w:rPr>
                <w:noProof/>
                <w:webHidden/>
              </w:rPr>
              <w:fldChar w:fldCharType="end"/>
            </w:r>
            <w:r w:rsidRPr="00CF55AC">
              <w:rPr>
                <w:rStyle w:val="Hyperlink"/>
                <w:noProof/>
              </w:rPr>
              <w:fldChar w:fldCharType="end"/>
            </w:r>
          </w:ins>
        </w:p>
        <w:p w14:paraId="7476DBD7" w14:textId="77777777" w:rsidR="00A9328A" w:rsidRDefault="00A9328A">
          <w:pPr>
            <w:pStyle w:val="TOC1"/>
            <w:tabs>
              <w:tab w:val="left" w:pos="560"/>
              <w:tab w:val="right" w:leader="dot" w:pos="8488"/>
            </w:tabs>
            <w:rPr>
              <w:ins w:id="152" w:author="Francisco J Lopez Pellicer" w:date="2016-06-15T18:42:00Z"/>
              <w:rFonts w:asciiTheme="minorHAnsi" w:eastAsiaTheme="minorEastAsia" w:hAnsiTheme="minorHAnsi" w:cstheme="minorBidi"/>
              <w:noProof/>
              <w:lang w:val="en-US" w:eastAsia="en-US"/>
            </w:rPr>
          </w:pPr>
          <w:ins w:id="153"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"_Toc453779507"</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7.</w:t>
            </w:r>
            <w:r>
              <w:rPr>
                <w:rFonts w:asciiTheme="minorHAnsi" w:eastAsiaTheme="minorEastAsia" w:hAnsiTheme="minorHAnsi" w:cstheme="minorBidi"/>
                <w:noProof/>
                <w:lang w:val="en-US" w:eastAsia="en-US"/>
              </w:rPr>
              <w:tab/>
            </w:r>
            <w:r w:rsidRPr="00CF55AC">
              <w:rPr>
                <w:rStyle w:val="Hyperlink"/>
                <w:noProof/>
              </w:rPr>
              <w:t>Cronograma</w:t>
            </w:r>
            <w:r>
              <w:rPr>
                <w:noProof/>
                <w:webHidden/>
              </w:rPr>
              <w:tab/>
            </w:r>
            <w:r>
              <w:rPr>
                <w:noProof/>
                <w:webHidden/>
              </w:rPr>
              <w:fldChar w:fldCharType="begin"/>
            </w:r>
            <w:r>
              <w:rPr>
                <w:noProof/>
                <w:webHidden/>
              </w:rPr>
              <w:instrText xml:space="preserve"> PAGEREF _Toc453779507 \h </w:instrText>
            </w:r>
            <w:r>
              <w:rPr>
                <w:noProof/>
                <w:webHidden/>
              </w:rPr>
            </w:r>
          </w:ins>
          <w:r>
            <w:rPr>
              <w:noProof/>
              <w:webHidden/>
            </w:rPr>
            <w:fldChar w:fldCharType="separate"/>
          </w:r>
          <w:ins w:id="154" w:author="Francisco J Lopez Pellicer" w:date="2016-06-15T18:42:00Z">
            <w:r>
              <w:rPr>
                <w:noProof/>
                <w:webHidden/>
              </w:rPr>
              <w:t>44</w:t>
            </w:r>
            <w:r>
              <w:rPr>
                <w:noProof/>
                <w:webHidden/>
              </w:rPr>
              <w:fldChar w:fldCharType="end"/>
            </w:r>
            <w:r w:rsidRPr="00CF55AC">
              <w:rPr>
                <w:rStyle w:val="Hyperlink"/>
                <w:noProof/>
              </w:rPr>
              <w:fldChar w:fldCharType="end"/>
            </w:r>
          </w:ins>
        </w:p>
        <w:p w14:paraId="0EDCAB4A" w14:textId="77777777" w:rsidR="00A9328A" w:rsidRDefault="00A9328A">
          <w:pPr>
            <w:pStyle w:val="TOC1"/>
            <w:tabs>
              <w:tab w:val="left" w:pos="560"/>
              <w:tab w:val="right" w:leader="dot" w:pos="8488"/>
            </w:tabs>
            <w:rPr>
              <w:ins w:id="155" w:author="Francisco J Lopez Pellicer" w:date="2016-06-15T18:42:00Z"/>
              <w:rFonts w:asciiTheme="minorHAnsi" w:eastAsiaTheme="minorEastAsia" w:hAnsiTheme="minorHAnsi" w:cstheme="minorBidi"/>
              <w:noProof/>
              <w:lang w:val="en-US" w:eastAsia="en-US"/>
            </w:rPr>
          </w:pPr>
          <w:ins w:id="156"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"_Toc453779508"</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8.</w:t>
            </w:r>
            <w:r>
              <w:rPr>
                <w:rFonts w:asciiTheme="minorHAnsi" w:eastAsiaTheme="minorEastAsia" w:hAnsiTheme="minorHAnsi" w:cstheme="minorBidi"/>
                <w:noProof/>
                <w:lang w:val="en-US" w:eastAsia="en-US"/>
              </w:rPr>
              <w:tab/>
            </w:r>
            <w:r w:rsidRPr="00CF55AC">
              <w:rPr>
                <w:rStyle w:val="Hyperlink"/>
                <w:noProof/>
              </w:rPr>
              <w:t>Bibliografía</w:t>
            </w:r>
            <w:r>
              <w:rPr>
                <w:noProof/>
                <w:webHidden/>
              </w:rPr>
              <w:tab/>
            </w:r>
            <w:r>
              <w:rPr>
                <w:noProof/>
                <w:webHidden/>
              </w:rPr>
              <w:fldChar w:fldCharType="begin"/>
            </w:r>
            <w:r>
              <w:rPr>
                <w:noProof/>
                <w:webHidden/>
              </w:rPr>
              <w:instrText xml:space="preserve"> PAGEREF _Toc453779508 \h </w:instrText>
            </w:r>
            <w:r>
              <w:rPr>
                <w:noProof/>
                <w:webHidden/>
              </w:rPr>
            </w:r>
          </w:ins>
          <w:r>
            <w:rPr>
              <w:noProof/>
              <w:webHidden/>
            </w:rPr>
            <w:fldChar w:fldCharType="separate"/>
          </w:r>
          <w:ins w:id="157" w:author="Francisco J Lopez Pellicer" w:date="2016-06-15T18:42:00Z">
            <w:r>
              <w:rPr>
                <w:noProof/>
                <w:webHidden/>
              </w:rPr>
              <w:t>45</w:t>
            </w:r>
            <w:r>
              <w:rPr>
                <w:noProof/>
                <w:webHidden/>
              </w:rPr>
              <w:fldChar w:fldCharType="end"/>
            </w:r>
            <w:r w:rsidRPr="00CF55AC">
              <w:rPr>
                <w:rStyle w:val="Hyperlink"/>
                <w:noProof/>
              </w:rPr>
              <w:fldChar w:fldCharType="end"/>
            </w:r>
          </w:ins>
        </w:p>
        <w:p w14:paraId="42A3E3D0" w14:textId="77777777" w:rsidR="00A9328A" w:rsidRDefault="00A9328A">
          <w:pPr>
            <w:pStyle w:val="TOC1"/>
            <w:tabs>
              <w:tab w:val="right" w:leader="dot" w:pos="8488"/>
            </w:tabs>
            <w:rPr>
              <w:ins w:id="158" w:author="Francisco J Lopez Pellicer" w:date="2016-06-15T18:42:00Z"/>
              <w:rFonts w:asciiTheme="minorHAnsi" w:eastAsiaTheme="minorEastAsia" w:hAnsiTheme="minorHAnsi" w:cstheme="minorBidi"/>
              <w:noProof/>
              <w:lang w:val="en-US" w:eastAsia="en-US"/>
            </w:rPr>
          </w:pPr>
          <w:ins w:id="159" w:author="Francisco J Lopez Pellicer" w:date="2016-06-15T18:42:00Z">
            <w:r w:rsidRPr="00CF55AC">
              <w:rPr>
                <w:rStyle w:val="Hyperlink"/>
                <w:noProof/>
              </w:rPr>
              <w:lastRenderedPageBreak/>
              <w:fldChar w:fldCharType="begin"/>
            </w:r>
            <w:r w:rsidRPr="00CF55AC">
              <w:rPr>
                <w:rStyle w:val="Hyperlink"/>
                <w:noProof/>
              </w:rPr>
              <w:instrText xml:space="preserve"> </w:instrText>
            </w:r>
            <w:r>
              <w:rPr>
                <w:noProof/>
              </w:rPr>
              <w:instrText>HYPERLINK \l "_Toc453779509"</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Anexo A – Operaciones de Nutch</w:t>
            </w:r>
            <w:r>
              <w:rPr>
                <w:noProof/>
                <w:webHidden/>
              </w:rPr>
              <w:tab/>
            </w:r>
            <w:r>
              <w:rPr>
                <w:noProof/>
                <w:webHidden/>
              </w:rPr>
              <w:fldChar w:fldCharType="begin"/>
            </w:r>
            <w:r>
              <w:rPr>
                <w:noProof/>
                <w:webHidden/>
              </w:rPr>
              <w:instrText xml:space="preserve"> PAGEREF _Toc453779509 \h </w:instrText>
            </w:r>
            <w:r>
              <w:rPr>
                <w:noProof/>
                <w:webHidden/>
              </w:rPr>
            </w:r>
          </w:ins>
          <w:r>
            <w:rPr>
              <w:noProof/>
              <w:webHidden/>
            </w:rPr>
            <w:fldChar w:fldCharType="separate"/>
          </w:r>
          <w:ins w:id="160" w:author="Francisco J Lopez Pellicer" w:date="2016-06-15T18:42:00Z">
            <w:r>
              <w:rPr>
                <w:noProof/>
                <w:webHidden/>
              </w:rPr>
              <w:t>46</w:t>
            </w:r>
            <w:r>
              <w:rPr>
                <w:noProof/>
                <w:webHidden/>
              </w:rPr>
              <w:fldChar w:fldCharType="end"/>
            </w:r>
            <w:r w:rsidRPr="00CF55AC">
              <w:rPr>
                <w:rStyle w:val="Hyperlink"/>
                <w:noProof/>
              </w:rPr>
              <w:fldChar w:fldCharType="end"/>
            </w:r>
          </w:ins>
        </w:p>
        <w:p w14:paraId="246789AA" w14:textId="77777777" w:rsidR="00A9328A" w:rsidRDefault="00A9328A">
          <w:pPr>
            <w:pStyle w:val="TOC1"/>
            <w:tabs>
              <w:tab w:val="right" w:leader="dot" w:pos="8488"/>
            </w:tabs>
            <w:rPr>
              <w:ins w:id="161" w:author="Francisco J Lopez Pellicer" w:date="2016-06-15T18:42:00Z"/>
              <w:rFonts w:asciiTheme="minorHAnsi" w:eastAsiaTheme="minorEastAsia" w:hAnsiTheme="minorHAnsi" w:cstheme="minorBidi"/>
              <w:noProof/>
              <w:lang w:val="en-US" w:eastAsia="en-US"/>
            </w:rPr>
          </w:pPr>
          <w:ins w:id="162"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"_Toc453779510"</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Anexo B – Manual de GeoCrawler</w:t>
            </w:r>
            <w:r>
              <w:rPr>
                <w:noProof/>
                <w:webHidden/>
              </w:rPr>
              <w:tab/>
            </w:r>
            <w:r>
              <w:rPr>
                <w:noProof/>
                <w:webHidden/>
              </w:rPr>
              <w:fldChar w:fldCharType="begin"/>
            </w:r>
            <w:r>
              <w:rPr>
                <w:noProof/>
                <w:webHidden/>
              </w:rPr>
              <w:instrText xml:space="preserve"> PAGEREF _Toc453779510 \h </w:instrText>
            </w:r>
            <w:r>
              <w:rPr>
                <w:noProof/>
                <w:webHidden/>
              </w:rPr>
            </w:r>
          </w:ins>
          <w:r>
            <w:rPr>
              <w:noProof/>
              <w:webHidden/>
            </w:rPr>
            <w:fldChar w:fldCharType="separate"/>
          </w:r>
          <w:ins w:id="163" w:author="Francisco J Lopez Pellicer" w:date="2016-06-15T18:42:00Z">
            <w:r>
              <w:rPr>
                <w:noProof/>
                <w:webHidden/>
              </w:rPr>
              <w:t>47</w:t>
            </w:r>
            <w:r>
              <w:rPr>
                <w:noProof/>
                <w:webHidden/>
              </w:rPr>
              <w:fldChar w:fldCharType="end"/>
            </w:r>
            <w:r w:rsidRPr="00CF55AC">
              <w:rPr>
                <w:rStyle w:val="Hyperlink"/>
                <w:noProof/>
              </w:rPr>
              <w:fldChar w:fldCharType="end"/>
            </w:r>
          </w:ins>
        </w:p>
        <w:p w14:paraId="33191633" w14:textId="77777777" w:rsidR="00A9328A" w:rsidRDefault="00A9328A">
          <w:pPr>
            <w:pStyle w:val="TOC1"/>
            <w:tabs>
              <w:tab w:val="right" w:leader="dot" w:pos="8488"/>
            </w:tabs>
            <w:rPr>
              <w:ins w:id="164" w:author="Francisco J Lopez Pellicer" w:date="2016-06-15T18:42:00Z"/>
              <w:rFonts w:asciiTheme="minorHAnsi" w:eastAsiaTheme="minorEastAsia" w:hAnsiTheme="minorHAnsi" w:cstheme="minorBidi"/>
              <w:noProof/>
              <w:lang w:val="en-US" w:eastAsia="en-US"/>
            </w:rPr>
          </w:pPr>
          <w:ins w:id="165"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"_Toc453779511"</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Anexo C – Tipos de recursos OGC</w:t>
            </w:r>
            <w:r>
              <w:rPr>
                <w:noProof/>
                <w:webHidden/>
              </w:rPr>
              <w:tab/>
            </w:r>
            <w:r>
              <w:rPr>
                <w:noProof/>
                <w:webHidden/>
              </w:rPr>
              <w:fldChar w:fldCharType="begin"/>
            </w:r>
            <w:r>
              <w:rPr>
                <w:noProof/>
                <w:webHidden/>
              </w:rPr>
              <w:instrText xml:space="preserve"> PAGEREF _Toc453779511 \h </w:instrText>
            </w:r>
            <w:r>
              <w:rPr>
                <w:noProof/>
                <w:webHidden/>
              </w:rPr>
            </w:r>
          </w:ins>
          <w:r>
            <w:rPr>
              <w:noProof/>
              <w:webHidden/>
            </w:rPr>
            <w:fldChar w:fldCharType="separate"/>
          </w:r>
          <w:ins w:id="166" w:author="Francisco J Lopez Pellicer" w:date="2016-06-15T18:42:00Z">
            <w:r>
              <w:rPr>
                <w:noProof/>
                <w:webHidden/>
              </w:rPr>
              <w:t>48</w:t>
            </w:r>
            <w:r>
              <w:rPr>
                <w:noProof/>
                <w:webHidden/>
              </w:rPr>
              <w:fldChar w:fldCharType="end"/>
            </w:r>
            <w:r w:rsidRPr="00CF55AC">
              <w:rPr>
                <w:rStyle w:val="Hyperlink"/>
                <w:noProof/>
              </w:rPr>
              <w:fldChar w:fldCharType="end"/>
            </w:r>
          </w:ins>
        </w:p>
        <w:p w14:paraId="64757B64" w14:textId="77777777" w:rsidR="00A9328A" w:rsidRDefault="00A9328A">
          <w:pPr>
            <w:pStyle w:val="TOC3"/>
            <w:tabs>
              <w:tab w:val="right" w:leader="dot" w:pos="8488"/>
            </w:tabs>
            <w:rPr>
              <w:ins w:id="167" w:author="Francisco J Lopez Pellicer" w:date="2016-06-15T18:42:00Z"/>
              <w:rFonts w:asciiTheme="minorHAnsi" w:eastAsiaTheme="minorEastAsia" w:hAnsiTheme="minorHAnsi" w:cstheme="minorBidi"/>
              <w:noProof/>
              <w:lang w:val="en-US" w:eastAsia="en-US"/>
            </w:rPr>
          </w:pPr>
          <w:ins w:id="168"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"_Toc453779512"</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lang w:val="en-US"/>
              </w:rPr>
              <w:t>WPS</w:t>
            </w:r>
            <w:r>
              <w:rPr>
                <w:noProof/>
                <w:webHidden/>
              </w:rPr>
              <w:tab/>
            </w:r>
            <w:r>
              <w:rPr>
                <w:noProof/>
                <w:webHidden/>
              </w:rPr>
              <w:fldChar w:fldCharType="begin"/>
            </w:r>
            <w:r>
              <w:rPr>
                <w:noProof/>
                <w:webHidden/>
              </w:rPr>
              <w:instrText xml:space="preserve"> PAGEREF _Toc453779512 \h </w:instrText>
            </w:r>
            <w:r>
              <w:rPr>
                <w:noProof/>
                <w:webHidden/>
              </w:rPr>
            </w:r>
          </w:ins>
          <w:r>
            <w:rPr>
              <w:noProof/>
              <w:webHidden/>
            </w:rPr>
            <w:fldChar w:fldCharType="separate"/>
          </w:r>
          <w:ins w:id="169" w:author="Francisco J Lopez Pellicer" w:date="2016-06-15T18:42:00Z">
            <w:r>
              <w:rPr>
                <w:noProof/>
                <w:webHidden/>
              </w:rPr>
              <w:t>48</w:t>
            </w:r>
            <w:r>
              <w:rPr>
                <w:noProof/>
                <w:webHidden/>
              </w:rPr>
              <w:fldChar w:fldCharType="end"/>
            </w:r>
            <w:r w:rsidRPr="00CF55AC">
              <w:rPr>
                <w:rStyle w:val="Hyperlink"/>
                <w:noProof/>
              </w:rPr>
              <w:fldChar w:fldCharType="end"/>
            </w:r>
          </w:ins>
        </w:p>
        <w:p w14:paraId="0A0B9581" w14:textId="77777777" w:rsidR="00A9328A" w:rsidRDefault="00A9328A">
          <w:pPr>
            <w:pStyle w:val="TOC3"/>
            <w:tabs>
              <w:tab w:val="right" w:leader="dot" w:pos="8488"/>
            </w:tabs>
            <w:rPr>
              <w:ins w:id="170" w:author="Francisco J Lopez Pellicer" w:date="2016-06-15T18:42:00Z"/>
              <w:rFonts w:asciiTheme="minorHAnsi" w:eastAsiaTheme="minorEastAsia" w:hAnsiTheme="minorHAnsi" w:cstheme="minorBidi"/>
              <w:noProof/>
              <w:lang w:val="en-US" w:eastAsia="en-US"/>
            </w:rPr>
          </w:pPr>
          <w:ins w:id="171"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"_Toc453779513"</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lang w:val="en-US"/>
              </w:rPr>
              <w:t>WCTS</w:t>
            </w:r>
            <w:r>
              <w:rPr>
                <w:noProof/>
                <w:webHidden/>
              </w:rPr>
              <w:tab/>
            </w:r>
            <w:r>
              <w:rPr>
                <w:noProof/>
                <w:webHidden/>
              </w:rPr>
              <w:fldChar w:fldCharType="begin"/>
            </w:r>
            <w:r>
              <w:rPr>
                <w:noProof/>
                <w:webHidden/>
              </w:rPr>
              <w:instrText xml:space="preserve"> PAGEREF _Toc453779513 \h </w:instrText>
            </w:r>
            <w:r>
              <w:rPr>
                <w:noProof/>
                <w:webHidden/>
              </w:rPr>
            </w:r>
          </w:ins>
          <w:r>
            <w:rPr>
              <w:noProof/>
              <w:webHidden/>
            </w:rPr>
            <w:fldChar w:fldCharType="separate"/>
          </w:r>
          <w:ins w:id="172" w:author="Francisco J Lopez Pellicer" w:date="2016-06-15T18:42:00Z">
            <w:r>
              <w:rPr>
                <w:noProof/>
                <w:webHidden/>
              </w:rPr>
              <w:t>48</w:t>
            </w:r>
            <w:r>
              <w:rPr>
                <w:noProof/>
                <w:webHidden/>
              </w:rPr>
              <w:fldChar w:fldCharType="end"/>
            </w:r>
            <w:r w:rsidRPr="00CF55AC">
              <w:rPr>
                <w:rStyle w:val="Hyperlink"/>
                <w:noProof/>
              </w:rPr>
              <w:fldChar w:fldCharType="end"/>
            </w:r>
          </w:ins>
        </w:p>
        <w:p w14:paraId="79733819" w14:textId="77777777" w:rsidR="00A9328A" w:rsidRDefault="00A9328A">
          <w:pPr>
            <w:pStyle w:val="TOC3"/>
            <w:tabs>
              <w:tab w:val="right" w:leader="dot" w:pos="8488"/>
            </w:tabs>
            <w:rPr>
              <w:ins w:id="173" w:author="Francisco J Lopez Pellicer" w:date="2016-06-15T18:42:00Z"/>
              <w:rFonts w:asciiTheme="minorHAnsi" w:eastAsiaTheme="minorEastAsia" w:hAnsiTheme="minorHAnsi" w:cstheme="minorBidi"/>
              <w:noProof/>
              <w:lang w:val="en-US" w:eastAsia="en-US"/>
            </w:rPr>
          </w:pPr>
          <w:ins w:id="174"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"_Toc453779514"</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lang w:val="en-US"/>
              </w:rPr>
              <w:t>WMS</w:t>
            </w:r>
            <w:r>
              <w:rPr>
                <w:noProof/>
                <w:webHidden/>
              </w:rPr>
              <w:tab/>
            </w:r>
            <w:r>
              <w:rPr>
                <w:noProof/>
                <w:webHidden/>
              </w:rPr>
              <w:fldChar w:fldCharType="begin"/>
            </w:r>
            <w:r>
              <w:rPr>
                <w:noProof/>
                <w:webHidden/>
              </w:rPr>
              <w:instrText xml:space="preserve"> PAGEREF _Toc453779514 \h </w:instrText>
            </w:r>
            <w:r>
              <w:rPr>
                <w:noProof/>
                <w:webHidden/>
              </w:rPr>
            </w:r>
          </w:ins>
          <w:r>
            <w:rPr>
              <w:noProof/>
              <w:webHidden/>
            </w:rPr>
            <w:fldChar w:fldCharType="separate"/>
          </w:r>
          <w:ins w:id="175" w:author="Francisco J Lopez Pellicer" w:date="2016-06-15T18:42:00Z">
            <w:r>
              <w:rPr>
                <w:noProof/>
                <w:webHidden/>
              </w:rPr>
              <w:t>48</w:t>
            </w:r>
            <w:r>
              <w:rPr>
                <w:noProof/>
                <w:webHidden/>
              </w:rPr>
              <w:fldChar w:fldCharType="end"/>
            </w:r>
            <w:r w:rsidRPr="00CF55AC">
              <w:rPr>
                <w:rStyle w:val="Hyperlink"/>
                <w:noProof/>
              </w:rPr>
              <w:fldChar w:fldCharType="end"/>
            </w:r>
          </w:ins>
        </w:p>
        <w:p w14:paraId="543C06CD" w14:textId="77777777" w:rsidR="00A9328A" w:rsidRDefault="00A9328A">
          <w:pPr>
            <w:pStyle w:val="TOC3"/>
            <w:tabs>
              <w:tab w:val="right" w:leader="dot" w:pos="8488"/>
            </w:tabs>
            <w:rPr>
              <w:ins w:id="176" w:author="Francisco J Lopez Pellicer" w:date="2016-06-15T18:42:00Z"/>
              <w:rFonts w:asciiTheme="minorHAnsi" w:eastAsiaTheme="minorEastAsia" w:hAnsiTheme="minorHAnsi" w:cstheme="minorBidi"/>
              <w:noProof/>
              <w:lang w:val="en-US" w:eastAsia="en-US"/>
            </w:rPr>
          </w:pPr>
          <w:ins w:id="177"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"_Toc453779515"</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lang w:val="en-US"/>
              </w:rPr>
              <w:t>WFS</w:t>
            </w:r>
            <w:r>
              <w:rPr>
                <w:noProof/>
                <w:webHidden/>
              </w:rPr>
              <w:tab/>
            </w:r>
            <w:r>
              <w:rPr>
                <w:noProof/>
                <w:webHidden/>
              </w:rPr>
              <w:fldChar w:fldCharType="begin"/>
            </w:r>
            <w:r>
              <w:rPr>
                <w:noProof/>
                <w:webHidden/>
              </w:rPr>
              <w:instrText xml:space="preserve"> PAGEREF _Toc453779515 \h </w:instrText>
            </w:r>
            <w:r>
              <w:rPr>
                <w:noProof/>
                <w:webHidden/>
              </w:rPr>
            </w:r>
          </w:ins>
          <w:r>
            <w:rPr>
              <w:noProof/>
              <w:webHidden/>
            </w:rPr>
            <w:fldChar w:fldCharType="separate"/>
          </w:r>
          <w:ins w:id="178" w:author="Francisco J Lopez Pellicer" w:date="2016-06-15T18:42:00Z">
            <w:r>
              <w:rPr>
                <w:noProof/>
                <w:webHidden/>
              </w:rPr>
              <w:t>48</w:t>
            </w:r>
            <w:r>
              <w:rPr>
                <w:noProof/>
                <w:webHidden/>
              </w:rPr>
              <w:fldChar w:fldCharType="end"/>
            </w:r>
            <w:r w:rsidRPr="00CF55AC">
              <w:rPr>
                <w:rStyle w:val="Hyperlink"/>
                <w:noProof/>
              </w:rPr>
              <w:fldChar w:fldCharType="end"/>
            </w:r>
          </w:ins>
        </w:p>
        <w:p w14:paraId="1DDDB9B8" w14:textId="77777777" w:rsidR="00A9328A" w:rsidRDefault="00A9328A">
          <w:pPr>
            <w:pStyle w:val="TOC3"/>
            <w:tabs>
              <w:tab w:val="right" w:leader="dot" w:pos="8488"/>
            </w:tabs>
            <w:rPr>
              <w:ins w:id="179" w:author="Francisco J Lopez Pellicer" w:date="2016-06-15T18:42:00Z"/>
              <w:rFonts w:asciiTheme="minorHAnsi" w:eastAsiaTheme="minorEastAsia" w:hAnsiTheme="minorHAnsi" w:cstheme="minorBidi"/>
              <w:noProof/>
              <w:lang w:val="en-US" w:eastAsia="en-US"/>
            </w:rPr>
          </w:pPr>
          <w:ins w:id="180"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"_Toc453779516"</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lang w:val="en-US"/>
              </w:rPr>
              <w:t>WMTS</w:t>
            </w:r>
            <w:r>
              <w:rPr>
                <w:noProof/>
                <w:webHidden/>
              </w:rPr>
              <w:tab/>
            </w:r>
            <w:r>
              <w:rPr>
                <w:noProof/>
                <w:webHidden/>
              </w:rPr>
              <w:fldChar w:fldCharType="begin"/>
            </w:r>
            <w:r>
              <w:rPr>
                <w:noProof/>
                <w:webHidden/>
              </w:rPr>
              <w:instrText xml:space="preserve"> PAGEREF _Toc453779516 \h </w:instrText>
            </w:r>
            <w:r>
              <w:rPr>
                <w:noProof/>
                <w:webHidden/>
              </w:rPr>
            </w:r>
          </w:ins>
          <w:r>
            <w:rPr>
              <w:noProof/>
              <w:webHidden/>
            </w:rPr>
            <w:fldChar w:fldCharType="separate"/>
          </w:r>
          <w:ins w:id="181" w:author="Francisco J Lopez Pellicer" w:date="2016-06-15T18:42:00Z">
            <w:r>
              <w:rPr>
                <w:noProof/>
                <w:webHidden/>
              </w:rPr>
              <w:t>48</w:t>
            </w:r>
            <w:r>
              <w:rPr>
                <w:noProof/>
                <w:webHidden/>
              </w:rPr>
              <w:fldChar w:fldCharType="end"/>
            </w:r>
            <w:r w:rsidRPr="00CF55AC">
              <w:rPr>
                <w:rStyle w:val="Hyperlink"/>
                <w:noProof/>
              </w:rPr>
              <w:fldChar w:fldCharType="end"/>
            </w:r>
          </w:ins>
        </w:p>
        <w:p w14:paraId="5E2A9A1D" w14:textId="77777777" w:rsidR="00A9328A" w:rsidRDefault="00A9328A">
          <w:pPr>
            <w:pStyle w:val="TOC3"/>
            <w:tabs>
              <w:tab w:val="right" w:leader="dot" w:pos="8488"/>
            </w:tabs>
            <w:rPr>
              <w:ins w:id="182" w:author="Francisco J Lopez Pellicer" w:date="2016-06-15T18:42:00Z"/>
              <w:rFonts w:asciiTheme="minorHAnsi" w:eastAsiaTheme="minorEastAsia" w:hAnsiTheme="minorHAnsi" w:cstheme="minorBidi"/>
              <w:noProof/>
              <w:lang w:val="en-US" w:eastAsia="en-US"/>
            </w:rPr>
          </w:pPr>
          <w:ins w:id="183"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"_Toc453779517"</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lang w:val="en-US"/>
              </w:rPr>
              <w:t>WCS</w:t>
            </w:r>
            <w:r>
              <w:rPr>
                <w:noProof/>
                <w:webHidden/>
              </w:rPr>
              <w:tab/>
            </w:r>
            <w:r>
              <w:rPr>
                <w:noProof/>
                <w:webHidden/>
              </w:rPr>
              <w:fldChar w:fldCharType="begin"/>
            </w:r>
            <w:r>
              <w:rPr>
                <w:noProof/>
                <w:webHidden/>
              </w:rPr>
              <w:instrText xml:space="preserve"> PAGEREF _Toc453779517 \h </w:instrText>
            </w:r>
            <w:r>
              <w:rPr>
                <w:noProof/>
                <w:webHidden/>
              </w:rPr>
            </w:r>
          </w:ins>
          <w:r>
            <w:rPr>
              <w:noProof/>
              <w:webHidden/>
            </w:rPr>
            <w:fldChar w:fldCharType="separate"/>
          </w:r>
          <w:ins w:id="184" w:author="Francisco J Lopez Pellicer" w:date="2016-06-15T18:42:00Z">
            <w:r>
              <w:rPr>
                <w:noProof/>
                <w:webHidden/>
              </w:rPr>
              <w:t>48</w:t>
            </w:r>
            <w:r>
              <w:rPr>
                <w:noProof/>
                <w:webHidden/>
              </w:rPr>
              <w:fldChar w:fldCharType="end"/>
            </w:r>
            <w:r w:rsidRPr="00CF55AC">
              <w:rPr>
                <w:rStyle w:val="Hyperlink"/>
                <w:noProof/>
              </w:rPr>
              <w:fldChar w:fldCharType="end"/>
            </w:r>
          </w:ins>
        </w:p>
        <w:p w14:paraId="2367354F" w14:textId="77777777" w:rsidR="00A9328A" w:rsidRDefault="00A9328A">
          <w:pPr>
            <w:pStyle w:val="TOC3"/>
            <w:tabs>
              <w:tab w:val="right" w:leader="dot" w:pos="8488"/>
            </w:tabs>
            <w:rPr>
              <w:ins w:id="185" w:author="Francisco J Lopez Pellicer" w:date="2016-06-15T18:42:00Z"/>
              <w:rFonts w:asciiTheme="minorHAnsi" w:eastAsiaTheme="minorEastAsia" w:hAnsiTheme="minorHAnsi" w:cstheme="minorBidi"/>
              <w:noProof/>
              <w:lang w:val="en-US" w:eastAsia="en-US"/>
            </w:rPr>
          </w:pPr>
          <w:ins w:id="186"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"_Toc453779518"</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lang w:val="es-ES"/>
              </w:rPr>
              <w:t>CSW</w:t>
            </w:r>
            <w:r>
              <w:rPr>
                <w:noProof/>
                <w:webHidden/>
              </w:rPr>
              <w:tab/>
            </w:r>
            <w:r>
              <w:rPr>
                <w:noProof/>
                <w:webHidden/>
              </w:rPr>
              <w:fldChar w:fldCharType="begin"/>
            </w:r>
            <w:r>
              <w:rPr>
                <w:noProof/>
                <w:webHidden/>
              </w:rPr>
              <w:instrText xml:space="preserve"> PAGEREF _Toc453779518 \h </w:instrText>
            </w:r>
            <w:r>
              <w:rPr>
                <w:noProof/>
                <w:webHidden/>
              </w:rPr>
            </w:r>
          </w:ins>
          <w:r>
            <w:rPr>
              <w:noProof/>
              <w:webHidden/>
            </w:rPr>
            <w:fldChar w:fldCharType="separate"/>
          </w:r>
          <w:ins w:id="187" w:author="Francisco J Lopez Pellicer" w:date="2016-06-15T18:42:00Z">
            <w:r>
              <w:rPr>
                <w:noProof/>
                <w:webHidden/>
              </w:rPr>
              <w:t>48</w:t>
            </w:r>
            <w:r>
              <w:rPr>
                <w:noProof/>
                <w:webHidden/>
              </w:rPr>
              <w:fldChar w:fldCharType="end"/>
            </w:r>
            <w:r w:rsidRPr="00CF55AC">
              <w:rPr>
                <w:rStyle w:val="Hyperlink"/>
                <w:noProof/>
              </w:rPr>
              <w:fldChar w:fldCharType="end"/>
            </w:r>
          </w:ins>
        </w:p>
        <w:p w14:paraId="4974EB52" w14:textId="77777777" w:rsidR="00A9328A" w:rsidRDefault="00A9328A">
          <w:pPr>
            <w:pStyle w:val="TOC1"/>
            <w:tabs>
              <w:tab w:val="right" w:leader="dot" w:pos="8488"/>
            </w:tabs>
            <w:rPr>
              <w:ins w:id="188" w:author="Francisco J Lopez Pellicer" w:date="2016-06-15T18:42:00Z"/>
              <w:rFonts w:asciiTheme="minorHAnsi" w:eastAsiaTheme="minorEastAsia" w:hAnsiTheme="minorHAnsi" w:cstheme="minorBidi"/>
              <w:noProof/>
              <w:lang w:val="en-US" w:eastAsia="en-US"/>
            </w:rPr>
          </w:pPr>
          <w:ins w:id="189" w:author="Francisco J Lopez Pellicer" w:date="2016-06-15T18:42:00Z">
            <w:r w:rsidRPr="00CF55AC">
              <w:rPr>
                <w:rStyle w:val="Hyperlink"/>
                <w:noProof/>
              </w:rPr>
              <w:fldChar w:fldCharType="begin"/>
            </w:r>
            <w:r w:rsidRPr="00CF55AC">
              <w:rPr>
                <w:rStyle w:val="Hyperlink"/>
                <w:noProof/>
              </w:rPr>
              <w:instrText xml:space="preserve"> </w:instrText>
            </w:r>
            <w:r>
              <w:rPr>
                <w:noProof/>
              </w:rPr>
              <w:instrText>HYPERLINK \l "_Toc453779519"</w:instrText>
            </w:r>
            <w:r w:rsidRPr="00CF55AC">
              <w:rPr>
                <w:rStyle w:val="Hyperlink"/>
                <w:noProof/>
              </w:rPr>
              <w:instrText xml:space="preserve"> </w:instrText>
            </w:r>
            <w:r w:rsidRPr="00CF55AC">
              <w:rPr>
                <w:rStyle w:val="Hyperlink"/>
                <w:noProof/>
              </w:rPr>
            </w:r>
            <w:r w:rsidRPr="00CF55AC">
              <w:rPr>
                <w:rStyle w:val="Hyperlink"/>
                <w:noProof/>
              </w:rPr>
              <w:fldChar w:fldCharType="separate"/>
            </w:r>
            <w:r w:rsidRPr="00CF55AC">
              <w:rPr>
                <w:rStyle w:val="Hyperlink"/>
                <w:noProof/>
              </w:rPr>
              <w:t>Anexo D – Código de interés</w:t>
            </w:r>
            <w:r>
              <w:rPr>
                <w:noProof/>
                <w:webHidden/>
              </w:rPr>
              <w:tab/>
            </w:r>
            <w:r>
              <w:rPr>
                <w:noProof/>
                <w:webHidden/>
              </w:rPr>
              <w:fldChar w:fldCharType="begin"/>
            </w:r>
            <w:r>
              <w:rPr>
                <w:noProof/>
                <w:webHidden/>
              </w:rPr>
              <w:instrText xml:space="preserve"> PAGEREF _Toc453779519 \h </w:instrText>
            </w:r>
            <w:r>
              <w:rPr>
                <w:noProof/>
                <w:webHidden/>
              </w:rPr>
            </w:r>
          </w:ins>
          <w:r>
            <w:rPr>
              <w:noProof/>
              <w:webHidden/>
            </w:rPr>
            <w:fldChar w:fldCharType="separate"/>
          </w:r>
          <w:ins w:id="190" w:author="Francisco J Lopez Pellicer" w:date="2016-06-15T18:42:00Z">
            <w:r>
              <w:rPr>
                <w:noProof/>
                <w:webHidden/>
              </w:rPr>
              <w:t>49</w:t>
            </w:r>
            <w:r>
              <w:rPr>
                <w:noProof/>
                <w:webHidden/>
              </w:rPr>
              <w:fldChar w:fldCharType="end"/>
            </w:r>
            <w:r w:rsidRPr="00CF55AC">
              <w:rPr>
                <w:rStyle w:val="Hyperlink"/>
                <w:noProof/>
              </w:rPr>
              <w:fldChar w:fldCharType="end"/>
            </w:r>
          </w:ins>
        </w:p>
        <w:p w14:paraId="629343A1" w14:textId="397737F4" w:rsidR="00A81868" w:rsidDel="00A9328A" w:rsidRDefault="00A81868">
          <w:pPr>
            <w:pStyle w:val="TOC1"/>
            <w:tabs>
              <w:tab w:val="left" w:pos="560"/>
              <w:tab w:val="right" w:leader="dot" w:pos="8488"/>
            </w:tabs>
            <w:rPr>
              <w:del w:id="191" w:author="Francisco J Lopez Pellicer" w:date="2016-06-15T18:42:00Z"/>
              <w:rFonts w:asciiTheme="minorHAnsi" w:eastAsiaTheme="minorEastAsia" w:hAnsiTheme="minorHAnsi" w:cstheme="minorBidi"/>
              <w:noProof/>
              <w:sz w:val="22"/>
              <w:szCs w:val="22"/>
              <w:lang w:val="es-ES" w:eastAsia="es-ES"/>
            </w:rPr>
          </w:pPr>
          <w:del w:id="192" w:author="Francisco J Lopez Pellicer" w:date="2016-06-15T18:42:00Z">
            <w:r w:rsidRPr="00A9328A" w:rsidDel="00A9328A">
              <w:rPr>
                <w:noProof/>
                <w:rPrChange w:id="193" w:author="Francisco J Lopez Pellicer" w:date="2016-06-15T18:42:00Z">
                  <w:rPr>
                    <w:rStyle w:val="Hyperlink"/>
                    <w:noProof/>
                  </w:rPr>
                </w:rPrChange>
              </w:rPr>
              <w:delText>1.</w:delText>
            </w:r>
            <w:r w:rsidDel="00A9328A">
              <w:rPr>
                <w:rFonts w:asciiTheme="minorHAnsi" w:eastAsiaTheme="minorEastAsia" w:hAnsiTheme="minorHAnsi" w:cstheme="minorBidi"/>
                <w:noProof/>
                <w:sz w:val="22"/>
                <w:szCs w:val="22"/>
                <w:lang w:val="es-ES" w:eastAsia="es-ES"/>
              </w:rPr>
              <w:tab/>
            </w:r>
            <w:r w:rsidRPr="00A9328A" w:rsidDel="00A9328A">
              <w:rPr>
                <w:noProof/>
                <w:rPrChange w:id="194" w:author="Francisco J Lopez Pellicer" w:date="2016-06-15T18:42:00Z">
                  <w:rPr>
                    <w:rStyle w:val="Hyperlink"/>
                    <w:noProof/>
                  </w:rPr>
                </w:rPrChange>
              </w:rPr>
              <w:delText>Introducción</w:delText>
            </w:r>
            <w:r w:rsidDel="00A9328A">
              <w:rPr>
                <w:noProof/>
                <w:webHidden/>
              </w:rPr>
              <w:tab/>
            </w:r>
            <w:r w:rsidR="009F2E71" w:rsidDel="00A9328A">
              <w:rPr>
                <w:noProof/>
                <w:webHidden/>
              </w:rPr>
              <w:delText>1</w:delText>
            </w:r>
          </w:del>
        </w:p>
        <w:p w14:paraId="469655D3" w14:textId="7E73E0CC" w:rsidR="00A81868" w:rsidDel="00A9328A" w:rsidRDefault="00A81868">
          <w:pPr>
            <w:pStyle w:val="TOC2"/>
            <w:tabs>
              <w:tab w:val="left" w:pos="1120"/>
              <w:tab w:val="right" w:leader="dot" w:pos="8488"/>
            </w:tabs>
            <w:rPr>
              <w:del w:id="195" w:author="Francisco J Lopez Pellicer" w:date="2016-06-15T18:42:00Z"/>
              <w:rFonts w:asciiTheme="minorHAnsi" w:eastAsiaTheme="minorEastAsia" w:hAnsiTheme="minorHAnsi" w:cstheme="minorBidi"/>
              <w:noProof/>
              <w:sz w:val="22"/>
              <w:szCs w:val="22"/>
              <w:lang w:val="es-ES" w:eastAsia="es-ES"/>
            </w:rPr>
          </w:pPr>
          <w:del w:id="196" w:author="Francisco J Lopez Pellicer" w:date="2016-06-15T18:42:00Z">
            <w:r w:rsidRPr="00A9328A" w:rsidDel="00A9328A">
              <w:rPr>
                <w:noProof/>
                <w:rPrChange w:id="197" w:author="Francisco J Lopez Pellicer" w:date="2016-06-15T18:42:00Z">
                  <w:rPr>
                    <w:rStyle w:val="Hyperlink"/>
                    <w:noProof/>
                  </w:rPr>
                </w:rPrChange>
              </w:rPr>
              <w:delText>1.1.</w:delText>
            </w:r>
            <w:r w:rsidDel="00A9328A">
              <w:rPr>
                <w:rFonts w:asciiTheme="minorHAnsi" w:eastAsiaTheme="minorEastAsia" w:hAnsiTheme="minorHAnsi" w:cstheme="minorBidi"/>
                <w:noProof/>
                <w:sz w:val="22"/>
                <w:szCs w:val="22"/>
                <w:lang w:val="es-ES" w:eastAsia="es-ES"/>
              </w:rPr>
              <w:tab/>
            </w:r>
            <w:r w:rsidRPr="00A9328A" w:rsidDel="00A9328A">
              <w:rPr>
                <w:noProof/>
                <w:rPrChange w:id="198" w:author="Francisco J Lopez Pellicer" w:date="2016-06-15T18:42:00Z">
                  <w:rPr>
                    <w:rStyle w:val="Hyperlink"/>
                    <w:noProof/>
                  </w:rPr>
                </w:rPrChange>
              </w:rPr>
              <w:delText>Objetivo</w:delText>
            </w:r>
            <w:r w:rsidDel="00A9328A">
              <w:rPr>
                <w:noProof/>
                <w:webHidden/>
              </w:rPr>
              <w:tab/>
            </w:r>
            <w:r w:rsidR="009F2E71" w:rsidDel="00A9328A">
              <w:rPr>
                <w:noProof/>
                <w:webHidden/>
              </w:rPr>
              <w:delText>1</w:delText>
            </w:r>
          </w:del>
        </w:p>
        <w:p w14:paraId="10674D6E" w14:textId="68526908" w:rsidR="00A81868" w:rsidDel="00A9328A" w:rsidRDefault="00A81868">
          <w:pPr>
            <w:pStyle w:val="TOC2"/>
            <w:tabs>
              <w:tab w:val="left" w:pos="1120"/>
              <w:tab w:val="right" w:leader="dot" w:pos="8488"/>
            </w:tabs>
            <w:rPr>
              <w:del w:id="199" w:author="Francisco J Lopez Pellicer" w:date="2016-06-15T18:42:00Z"/>
              <w:rFonts w:asciiTheme="minorHAnsi" w:eastAsiaTheme="minorEastAsia" w:hAnsiTheme="minorHAnsi" w:cstheme="minorBidi"/>
              <w:noProof/>
              <w:sz w:val="22"/>
              <w:szCs w:val="22"/>
              <w:lang w:val="es-ES" w:eastAsia="es-ES"/>
            </w:rPr>
          </w:pPr>
          <w:del w:id="200" w:author="Francisco J Lopez Pellicer" w:date="2016-06-15T18:42:00Z">
            <w:r w:rsidRPr="00A9328A" w:rsidDel="00A9328A">
              <w:rPr>
                <w:noProof/>
                <w:rPrChange w:id="201" w:author="Francisco J Lopez Pellicer" w:date="2016-06-15T18:42:00Z">
                  <w:rPr>
                    <w:rStyle w:val="Hyperlink"/>
                    <w:noProof/>
                  </w:rPr>
                </w:rPrChange>
              </w:rPr>
              <w:delText>1.2.</w:delText>
            </w:r>
            <w:r w:rsidDel="00A9328A">
              <w:rPr>
                <w:rFonts w:asciiTheme="minorHAnsi" w:eastAsiaTheme="minorEastAsia" w:hAnsiTheme="minorHAnsi" w:cstheme="minorBidi"/>
                <w:noProof/>
                <w:sz w:val="22"/>
                <w:szCs w:val="22"/>
                <w:lang w:val="es-ES" w:eastAsia="es-ES"/>
              </w:rPr>
              <w:tab/>
            </w:r>
            <w:r w:rsidRPr="00A9328A" w:rsidDel="00A9328A">
              <w:rPr>
                <w:noProof/>
                <w:rPrChange w:id="202" w:author="Francisco J Lopez Pellicer" w:date="2016-06-15T18:42:00Z">
                  <w:rPr>
                    <w:rStyle w:val="Hyperlink"/>
                    <w:noProof/>
                  </w:rPr>
                </w:rPrChange>
              </w:rPr>
              <w:delText>Resolución del problema</w:delText>
            </w:r>
            <w:r w:rsidDel="00A9328A">
              <w:rPr>
                <w:noProof/>
                <w:webHidden/>
              </w:rPr>
              <w:tab/>
            </w:r>
            <w:r w:rsidR="009F2E71" w:rsidDel="00A9328A">
              <w:rPr>
                <w:noProof/>
                <w:webHidden/>
              </w:rPr>
              <w:delText>1</w:delText>
            </w:r>
          </w:del>
        </w:p>
        <w:p w14:paraId="66123D44" w14:textId="1CA419CB" w:rsidR="00A81868" w:rsidDel="00A9328A" w:rsidRDefault="00A81868">
          <w:pPr>
            <w:pStyle w:val="TOC2"/>
            <w:tabs>
              <w:tab w:val="left" w:pos="1120"/>
              <w:tab w:val="right" w:leader="dot" w:pos="8488"/>
            </w:tabs>
            <w:rPr>
              <w:del w:id="203" w:author="Francisco J Lopez Pellicer" w:date="2016-06-15T18:42:00Z"/>
              <w:rFonts w:asciiTheme="minorHAnsi" w:eastAsiaTheme="minorEastAsia" w:hAnsiTheme="minorHAnsi" w:cstheme="minorBidi"/>
              <w:noProof/>
              <w:sz w:val="22"/>
              <w:szCs w:val="22"/>
              <w:lang w:val="es-ES" w:eastAsia="es-ES"/>
            </w:rPr>
          </w:pPr>
          <w:del w:id="204" w:author="Francisco J Lopez Pellicer" w:date="2016-06-15T18:42:00Z">
            <w:r w:rsidRPr="00A9328A" w:rsidDel="00A9328A">
              <w:rPr>
                <w:noProof/>
                <w:rPrChange w:id="205" w:author="Francisco J Lopez Pellicer" w:date="2016-06-15T18:42:00Z">
                  <w:rPr>
                    <w:rStyle w:val="Hyperlink"/>
                    <w:noProof/>
                  </w:rPr>
                </w:rPrChange>
              </w:rPr>
              <w:delText>1.3.</w:delText>
            </w:r>
            <w:r w:rsidDel="00A9328A">
              <w:rPr>
                <w:rFonts w:asciiTheme="minorHAnsi" w:eastAsiaTheme="minorEastAsia" w:hAnsiTheme="minorHAnsi" w:cstheme="minorBidi"/>
                <w:noProof/>
                <w:sz w:val="22"/>
                <w:szCs w:val="22"/>
                <w:lang w:val="es-ES" w:eastAsia="es-ES"/>
              </w:rPr>
              <w:tab/>
            </w:r>
            <w:r w:rsidRPr="00A9328A" w:rsidDel="00A9328A">
              <w:rPr>
                <w:noProof/>
                <w:rPrChange w:id="206" w:author="Francisco J Lopez Pellicer" w:date="2016-06-15T18:42:00Z">
                  <w:rPr>
                    <w:rStyle w:val="Hyperlink"/>
                    <w:noProof/>
                  </w:rPr>
                </w:rPrChange>
              </w:rPr>
              <w:delText>Estructura de la memoria</w:delText>
            </w:r>
            <w:r w:rsidDel="00A9328A">
              <w:rPr>
                <w:noProof/>
                <w:webHidden/>
              </w:rPr>
              <w:tab/>
            </w:r>
            <w:r w:rsidR="009F2E71" w:rsidDel="00A9328A">
              <w:rPr>
                <w:noProof/>
                <w:webHidden/>
              </w:rPr>
              <w:delText>2</w:delText>
            </w:r>
          </w:del>
        </w:p>
        <w:p w14:paraId="64C53E68" w14:textId="2D32C306" w:rsidR="00A81868" w:rsidDel="00A9328A" w:rsidRDefault="00A81868">
          <w:pPr>
            <w:pStyle w:val="TOC1"/>
            <w:tabs>
              <w:tab w:val="left" w:pos="560"/>
              <w:tab w:val="right" w:leader="dot" w:pos="8488"/>
            </w:tabs>
            <w:rPr>
              <w:del w:id="207" w:author="Francisco J Lopez Pellicer" w:date="2016-06-15T18:42:00Z"/>
              <w:rFonts w:asciiTheme="minorHAnsi" w:eastAsiaTheme="minorEastAsia" w:hAnsiTheme="minorHAnsi" w:cstheme="minorBidi"/>
              <w:noProof/>
              <w:sz w:val="22"/>
              <w:szCs w:val="22"/>
              <w:lang w:val="es-ES" w:eastAsia="es-ES"/>
            </w:rPr>
          </w:pPr>
          <w:del w:id="208" w:author="Francisco J Lopez Pellicer" w:date="2016-06-15T18:42:00Z">
            <w:r w:rsidRPr="00A9328A" w:rsidDel="00A9328A">
              <w:rPr>
                <w:noProof/>
                <w:rPrChange w:id="209" w:author="Francisco J Lopez Pellicer" w:date="2016-06-15T18:42:00Z">
                  <w:rPr>
                    <w:rStyle w:val="Hyperlink"/>
                    <w:noProof/>
                  </w:rPr>
                </w:rPrChange>
              </w:rPr>
              <w:delText>2.</w:delText>
            </w:r>
            <w:r w:rsidDel="00A9328A">
              <w:rPr>
                <w:rFonts w:asciiTheme="minorHAnsi" w:eastAsiaTheme="minorEastAsia" w:hAnsiTheme="minorHAnsi" w:cstheme="minorBidi"/>
                <w:noProof/>
                <w:sz w:val="22"/>
                <w:szCs w:val="22"/>
                <w:lang w:val="es-ES" w:eastAsia="es-ES"/>
              </w:rPr>
              <w:tab/>
            </w:r>
            <w:r w:rsidRPr="00A9328A" w:rsidDel="00A9328A">
              <w:rPr>
                <w:noProof/>
                <w:rPrChange w:id="210" w:author="Francisco J Lopez Pellicer" w:date="2016-06-15T18:42:00Z">
                  <w:rPr>
                    <w:rStyle w:val="Hyperlink"/>
                    <w:noProof/>
                  </w:rPr>
                </w:rPrChange>
              </w:rPr>
              <w:delText>Crawlers</w:delText>
            </w:r>
            <w:r w:rsidDel="00A9328A">
              <w:rPr>
                <w:noProof/>
                <w:webHidden/>
              </w:rPr>
              <w:tab/>
            </w:r>
            <w:r w:rsidR="009F2E71" w:rsidDel="00A9328A">
              <w:rPr>
                <w:noProof/>
                <w:webHidden/>
              </w:rPr>
              <w:delText>4</w:delText>
            </w:r>
          </w:del>
        </w:p>
        <w:p w14:paraId="7DF7FA6A" w14:textId="6B16E6BD" w:rsidR="00A81868" w:rsidDel="00A9328A" w:rsidRDefault="00A81868">
          <w:pPr>
            <w:pStyle w:val="TOC2"/>
            <w:tabs>
              <w:tab w:val="left" w:pos="1120"/>
              <w:tab w:val="right" w:leader="dot" w:pos="8488"/>
            </w:tabs>
            <w:rPr>
              <w:del w:id="211" w:author="Francisco J Lopez Pellicer" w:date="2016-06-15T18:42:00Z"/>
              <w:rFonts w:asciiTheme="minorHAnsi" w:eastAsiaTheme="minorEastAsia" w:hAnsiTheme="minorHAnsi" w:cstheme="minorBidi"/>
              <w:noProof/>
              <w:sz w:val="22"/>
              <w:szCs w:val="22"/>
              <w:lang w:val="es-ES" w:eastAsia="es-ES"/>
            </w:rPr>
          </w:pPr>
          <w:del w:id="212" w:author="Francisco J Lopez Pellicer" w:date="2016-06-15T18:42:00Z">
            <w:r w:rsidRPr="00A9328A" w:rsidDel="00A9328A">
              <w:rPr>
                <w:noProof/>
                <w:rPrChange w:id="213" w:author="Francisco J Lopez Pellicer" w:date="2016-06-15T18:42:00Z">
                  <w:rPr>
                    <w:rStyle w:val="Hyperlink"/>
                    <w:noProof/>
                  </w:rPr>
                </w:rPrChange>
              </w:rPr>
              <w:delText>2.1.</w:delText>
            </w:r>
            <w:r w:rsidDel="00A9328A">
              <w:rPr>
                <w:rFonts w:asciiTheme="minorHAnsi" w:eastAsiaTheme="minorEastAsia" w:hAnsiTheme="minorHAnsi" w:cstheme="minorBidi"/>
                <w:noProof/>
                <w:sz w:val="22"/>
                <w:szCs w:val="22"/>
                <w:lang w:val="es-ES" w:eastAsia="es-ES"/>
              </w:rPr>
              <w:tab/>
            </w:r>
            <w:r w:rsidRPr="00A9328A" w:rsidDel="00A9328A">
              <w:rPr>
                <w:noProof/>
                <w:rPrChange w:id="214" w:author="Francisco J Lopez Pellicer" w:date="2016-06-15T18:42:00Z">
                  <w:rPr>
                    <w:rStyle w:val="Hyperlink"/>
                    <w:noProof/>
                  </w:rPr>
                </w:rPrChange>
              </w:rPr>
              <w:delText>Crawlers genéricos</w:delText>
            </w:r>
            <w:r w:rsidDel="00A9328A">
              <w:rPr>
                <w:noProof/>
                <w:webHidden/>
              </w:rPr>
              <w:tab/>
            </w:r>
            <w:r w:rsidR="009F2E71" w:rsidDel="00A9328A">
              <w:rPr>
                <w:noProof/>
                <w:webHidden/>
              </w:rPr>
              <w:delText>4</w:delText>
            </w:r>
          </w:del>
        </w:p>
        <w:p w14:paraId="2D4E9E28" w14:textId="30F77DB0" w:rsidR="00A81868" w:rsidDel="00A9328A" w:rsidRDefault="00A81868">
          <w:pPr>
            <w:pStyle w:val="TOC2"/>
            <w:tabs>
              <w:tab w:val="left" w:pos="1120"/>
              <w:tab w:val="right" w:leader="dot" w:pos="8488"/>
            </w:tabs>
            <w:rPr>
              <w:del w:id="215" w:author="Francisco J Lopez Pellicer" w:date="2016-06-15T18:42:00Z"/>
              <w:rFonts w:asciiTheme="minorHAnsi" w:eastAsiaTheme="minorEastAsia" w:hAnsiTheme="minorHAnsi" w:cstheme="minorBidi"/>
              <w:noProof/>
              <w:sz w:val="22"/>
              <w:szCs w:val="22"/>
              <w:lang w:val="es-ES" w:eastAsia="es-ES"/>
            </w:rPr>
          </w:pPr>
          <w:del w:id="216" w:author="Francisco J Lopez Pellicer" w:date="2016-06-15T18:42:00Z">
            <w:r w:rsidRPr="00A9328A" w:rsidDel="00A9328A">
              <w:rPr>
                <w:noProof/>
                <w:rPrChange w:id="217" w:author="Francisco J Lopez Pellicer" w:date="2016-06-15T18:42:00Z">
                  <w:rPr>
                    <w:rStyle w:val="Hyperlink"/>
                    <w:noProof/>
                  </w:rPr>
                </w:rPrChange>
              </w:rPr>
              <w:delText>2.2.</w:delText>
            </w:r>
            <w:r w:rsidDel="00A9328A">
              <w:rPr>
                <w:rFonts w:asciiTheme="minorHAnsi" w:eastAsiaTheme="minorEastAsia" w:hAnsiTheme="minorHAnsi" w:cstheme="minorBidi"/>
                <w:noProof/>
                <w:sz w:val="22"/>
                <w:szCs w:val="22"/>
                <w:lang w:val="es-ES" w:eastAsia="es-ES"/>
              </w:rPr>
              <w:tab/>
            </w:r>
            <w:r w:rsidRPr="00A9328A" w:rsidDel="00A9328A">
              <w:rPr>
                <w:noProof/>
                <w:rPrChange w:id="218" w:author="Francisco J Lopez Pellicer" w:date="2016-06-15T18:42:00Z">
                  <w:rPr>
                    <w:rStyle w:val="Hyperlink"/>
                    <w:noProof/>
                  </w:rPr>
                </w:rPrChange>
              </w:rPr>
              <w:delText>Crawlers enfocados</w:delText>
            </w:r>
            <w:r w:rsidDel="00A9328A">
              <w:rPr>
                <w:noProof/>
                <w:webHidden/>
              </w:rPr>
              <w:tab/>
            </w:r>
            <w:r w:rsidR="009F2E71" w:rsidDel="00A9328A">
              <w:rPr>
                <w:noProof/>
                <w:webHidden/>
              </w:rPr>
              <w:delText>5</w:delText>
            </w:r>
          </w:del>
        </w:p>
        <w:p w14:paraId="3C1642DE" w14:textId="355B3669" w:rsidR="00A81868" w:rsidDel="00A9328A" w:rsidRDefault="00A81868">
          <w:pPr>
            <w:pStyle w:val="TOC2"/>
            <w:tabs>
              <w:tab w:val="left" w:pos="1120"/>
              <w:tab w:val="right" w:leader="dot" w:pos="8488"/>
            </w:tabs>
            <w:rPr>
              <w:del w:id="219" w:author="Francisco J Lopez Pellicer" w:date="2016-06-15T18:42:00Z"/>
              <w:rFonts w:asciiTheme="minorHAnsi" w:eastAsiaTheme="minorEastAsia" w:hAnsiTheme="minorHAnsi" w:cstheme="minorBidi"/>
              <w:noProof/>
              <w:sz w:val="22"/>
              <w:szCs w:val="22"/>
              <w:lang w:val="es-ES" w:eastAsia="es-ES"/>
            </w:rPr>
          </w:pPr>
          <w:del w:id="220" w:author="Francisco J Lopez Pellicer" w:date="2016-06-15T18:42:00Z">
            <w:r w:rsidRPr="00A9328A" w:rsidDel="00A9328A">
              <w:rPr>
                <w:noProof/>
                <w:rPrChange w:id="221" w:author="Francisco J Lopez Pellicer" w:date="2016-06-15T18:42:00Z">
                  <w:rPr>
                    <w:rStyle w:val="Hyperlink"/>
                    <w:noProof/>
                  </w:rPr>
                </w:rPrChange>
              </w:rPr>
              <w:delText>2.3.</w:delText>
            </w:r>
            <w:r w:rsidDel="00A9328A">
              <w:rPr>
                <w:rFonts w:asciiTheme="minorHAnsi" w:eastAsiaTheme="minorEastAsia" w:hAnsiTheme="minorHAnsi" w:cstheme="minorBidi"/>
                <w:noProof/>
                <w:sz w:val="22"/>
                <w:szCs w:val="22"/>
                <w:lang w:val="es-ES" w:eastAsia="es-ES"/>
              </w:rPr>
              <w:tab/>
            </w:r>
            <w:r w:rsidRPr="00A9328A" w:rsidDel="00A9328A">
              <w:rPr>
                <w:noProof/>
                <w:rPrChange w:id="222" w:author="Francisco J Lopez Pellicer" w:date="2016-06-15T18:42:00Z">
                  <w:rPr>
                    <w:rStyle w:val="Hyperlink"/>
                    <w:noProof/>
                  </w:rPr>
                </w:rPrChange>
              </w:rPr>
              <w:delText>Funcionamiento de un crawler</w:delText>
            </w:r>
            <w:r w:rsidDel="00A9328A">
              <w:rPr>
                <w:noProof/>
                <w:webHidden/>
              </w:rPr>
              <w:tab/>
            </w:r>
            <w:r w:rsidR="009F2E71" w:rsidDel="00A9328A">
              <w:rPr>
                <w:noProof/>
                <w:webHidden/>
              </w:rPr>
              <w:delText>6</w:delText>
            </w:r>
          </w:del>
        </w:p>
        <w:p w14:paraId="3D100C6D" w14:textId="341AAB2A" w:rsidR="00A81868" w:rsidDel="00A9328A" w:rsidRDefault="00A81868">
          <w:pPr>
            <w:pStyle w:val="TOC3"/>
            <w:tabs>
              <w:tab w:val="left" w:pos="1320"/>
              <w:tab w:val="right" w:leader="dot" w:pos="8488"/>
            </w:tabs>
            <w:rPr>
              <w:del w:id="223" w:author="Francisco J Lopez Pellicer" w:date="2016-06-15T18:42:00Z"/>
              <w:rFonts w:asciiTheme="minorHAnsi" w:eastAsiaTheme="minorEastAsia" w:hAnsiTheme="minorHAnsi" w:cstheme="minorBidi"/>
              <w:noProof/>
              <w:sz w:val="22"/>
              <w:szCs w:val="22"/>
              <w:lang w:val="es-ES" w:eastAsia="es-ES"/>
            </w:rPr>
          </w:pPr>
          <w:del w:id="224" w:author="Francisco J Lopez Pellicer" w:date="2016-06-15T18:42:00Z">
            <w:r w:rsidRPr="00A9328A" w:rsidDel="00A9328A">
              <w:rPr>
                <w:noProof/>
                <w:rPrChange w:id="225" w:author="Francisco J Lopez Pellicer" w:date="2016-06-15T18:42:00Z">
                  <w:rPr>
                    <w:rStyle w:val="Hyperlink"/>
                    <w:noProof/>
                  </w:rPr>
                </w:rPrChange>
              </w:rPr>
              <w:delText>2.3.1.</w:delText>
            </w:r>
            <w:r w:rsidDel="00A9328A">
              <w:rPr>
                <w:rFonts w:asciiTheme="minorHAnsi" w:eastAsiaTheme="minorEastAsia" w:hAnsiTheme="minorHAnsi" w:cstheme="minorBidi"/>
                <w:noProof/>
                <w:sz w:val="22"/>
                <w:szCs w:val="22"/>
                <w:lang w:val="es-ES" w:eastAsia="es-ES"/>
              </w:rPr>
              <w:tab/>
            </w:r>
            <w:r w:rsidRPr="00A9328A" w:rsidDel="00A9328A">
              <w:rPr>
                <w:noProof/>
                <w:rPrChange w:id="226" w:author="Francisco J Lopez Pellicer" w:date="2016-06-15T18:42:00Z">
                  <w:rPr>
                    <w:rStyle w:val="Hyperlink"/>
                    <w:noProof/>
                  </w:rPr>
                </w:rPrChange>
              </w:rPr>
              <w:delText>Educación</w:delText>
            </w:r>
            <w:r w:rsidDel="00A9328A">
              <w:rPr>
                <w:noProof/>
                <w:webHidden/>
              </w:rPr>
              <w:tab/>
            </w:r>
            <w:r w:rsidR="009F2E71" w:rsidDel="00A9328A">
              <w:rPr>
                <w:noProof/>
                <w:webHidden/>
              </w:rPr>
              <w:delText>8</w:delText>
            </w:r>
          </w:del>
        </w:p>
        <w:p w14:paraId="2BB979E8" w14:textId="769865EA" w:rsidR="00A81868" w:rsidDel="00A9328A" w:rsidRDefault="00A81868">
          <w:pPr>
            <w:pStyle w:val="TOC2"/>
            <w:tabs>
              <w:tab w:val="left" w:pos="1120"/>
              <w:tab w:val="right" w:leader="dot" w:pos="8488"/>
            </w:tabs>
            <w:rPr>
              <w:del w:id="227" w:author="Francisco J Lopez Pellicer" w:date="2016-06-15T18:42:00Z"/>
              <w:rFonts w:asciiTheme="minorHAnsi" w:eastAsiaTheme="minorEastAsia" w:hAnsiTheme="minorHAnsi" w:cstheme="minorBidi"/>
              <w:noProof/>
              <w:sz w:val="22"/>
              <w:szCs w:val="22"/>
              <w:lang w:val="es-ES" w:eastAsia="es-ES"/>
            </w:rPr>
          </w:pPr>
          <w:del w:id="228" w:author="Francisco J Lopez Pellicer" w:date="2016-06-15T18:42:00Z">
            <w:r w:rsidRPr="00A9328A" w:rsidDel="00A9328A">
              <w:rPr>
                <w:noProof/>
                <w:rPrChange w:id="229" w:author="Francisco J Lopez Pellicer" w:date="2016-06-15T18:42:00Z">
                  <w:rPr>
                    <w:rStyle w:val="Hyperlink"/>
                    <w:noProof/>
                  </w:rPr>
                </w:rPrChange>
              </w:rPr>
              <w:delText>2.4.</w:delText>
            </w:r>
            <w:r w:rsidDel="00A9328A">
              <w:rPr>
                <w:rFonts w:asciiTheme="minorHAnsi" w:eastAsiaTheme="minorEastAsia" w:hAnsiTheme="minorHAnsi" w:cstheme="minorBidi"/>
                <w:noProof/>
                <w:sz w:val="22"/>
                <w:szCs w:val="22"/>
                <w:lang w:val="es-ES" w:eastAsia="es-ES"/>
              </w:rPr>
              <w:tab/>
            </w:r>
            <w:r w:rsidRPr="00A9328A" w:rsidDel="00A9328A">
              <w:rPr>
                <w:noProof/>
                <w:rPrChange w:id="230" w:author="Francisco J Lopez Pellicer" w:date="2016-06-15T18:42:00Z">
                  <w:rPr>
                    <w:rStyle w:val="Hyperlink"/>
                    <w:noProof/>
                  </w:rPr>
                </w:rPrChange>
              </w:rPr>
              <w:delText>Crawlers famosos</w:delText>
            </w:r>
            <w:r w:rsidDel="00A9328A">
              <w:rPr>
                <w:noProof/>
                <w:webHidden/>
              </w:rPr>
              <w:tab/>
            </w:r>
            <w:r w:rsidR="009F2E71" w:rsidDel="00A9328A">
              <w:rPr>
                <w:noProof/>
                <w:webHidden/>
              </w:rPr>
              <w:delText>10</w:delText>
            </w:r>
          </w:del>
        </w:p>
        <w:p w14:paraId="058677A0" w14:textId="190A2636" w:rsidR="00A81868" w:rsidDel="00A9328A" w:rsidRDefault="00A81868">
          <w:pPr>
            <w:pStyle w:val="TOC1"/>
            <w:tabs>
              <w:tab w:val="left" w:pos="560"/>
              <w:tab w:val="right" w:leader="dot" w:pos="8488"/>
            </w:tabs>
            <w:rPr>
              <w:del w:id="231" w:author="Francisco J Lopez Pellicer" w:date="2016-06-15T18:42:00Z"/>
              <w:rFonts w:asciiTheme="minorHAnsi" w:eastAsiaTheme="minorEastAsia" w:hAnsiTheme="minorHAnsi" w:cstheme="minorBidi"/>
              <w:noProof/>
              <w:sz w:val="22"/>
              <w:szCs w:val="22"/>
              <w:lang w:val="es-ES" w:eastAsia="es-ES"/>
            </w:rPr>
          </w:pPr>
          <w:del w:id="232" w:author="Francisco J Lopez Pellicer" w:date="2016-06-15T18:42:00Z">
            <w:r w:rsidRPr="00A9328A" w:rsidDel="00A9328A">
              <w:rPr>
                <w:noProof/>
                <w:rPrChange w:id="233" w:author="Francisco J Lopez Pellicer" w:date="2016-06-15T18:42:00Z">
                  <w:rPr>
                    <w:rStyle w:val="Hyperlink"/>
                    <w:noProof/>
                  </w:rPr>
                </w:rPrChange>
              </w:rPr>
              <w:delText>3.</w:delText>
            </w:r>
            <w:r w:rsidDel="00A9328A">
              <w:rPr>
                <w:rFonts w:asciiTheme="minorHAnsi" w:eastAsiaTheme="minorEastAsia" w:hAnsiTheme="minorHAnsi" w:cstheme="minorBidi"/>
                <w:noProof/>
                <w:sz w:val="22"/>
                <w:szCs w:val="22"/>
                <w:lang w:val="es-ES" w:eastAsia="es-ES"/>
              </w:rPr>
              <w:tab/>
            </w:r>
            <w:r w:rsidRPr="00A9328A" w:rsidDel="00A9328A">
              <w:rPr>
                <w:noProof/>
                <w:rPrChange w:id="234" w:author="Francisco J Lopez Pellicer" w:date="2016-06-15T18:42:00Z">
                  <w:rPr>
                    <w:rStyle w:val="Hyperlink"/>
                    <w:noProof/>
                  </w:rPr>
                </w:rPrChange>
              </w:rPr>
              <w:delText>Nutch</w:delText>
            </w:r>
            <w:r w:rsidDel="00A9328A">
              <w:rPr>
                <w:noProof/>
                <w:webHidden/>
              </w:rPr>
              <w:tab/>
            </w:r>
            <w:r w:rsidR="009F2E71" w:rsidDel="00A9328A">
              <w:rPr>
                <w:noProof/>
                <w:webHidden/>
              </w:rPr>
              <w:delText>12</w:delText>
            </w:r>
          </w:del>
        </w:p>
        <w:p w14:paraId="12A7ED66" w14:textId="0BD6BC17" w:rsidR="00A81868" w:rsidDel="00A9328A" w:rsidRDefault="00A81868">
          <w:pPr>
            <w:pStyle w:val="TOC2"/>
            <w:tabs>
              <w:tab w:val="left" w:pos="1120"/>
              <w:tab w:val="right" w:leader="dot" w:pos="8488"/>
            </w:tabs>
            <w:rPr>
              <w:del w:id="235" w:author="Francisco J Lopez Pellicer" w:date="2016-06-15T18:42:00Z"/>
              <w:rFonts w:asciiTheme="minorHAnsi" w:eastAsiaTheme="minorEastAsia" w:hAnsiTheme="minorHAnsi" w:cstheme="minorBidi"/>
              <w:noProof/>
              <w:sz w:val="22"/>
              <w:szCs w:val="22"/>
              <w:lang w:val="es-ES" w:eastAsia="es-ES"/>
            </w:rPr>
          </w:pPr>
          <w:del w:id="236" w:author="Francisco J Lopez Pellicer" w:date="2016-06-15T18:42:00Z">
            <w:r w:rsidRPr="00A9328A" w:rsidDel="00A9328A">
              <w:rPr>
                <w:noProof/>
                <w:rPrChange w:id="237" w:author="Francisco J Lopez Pellicer" w:date="2016-06-15T18:42:00Z">
                  <w:rPr>
                    <w:rStyle w:val="Hyperlink"/>
                    <w:noProof/>
                  </w:rPr>
                </w:rPrChange>
              </w:rPr>
              <w:delText>3.1.</w:delText>
            </w:r>
            <w:r w:rsidDel="00A9328A">
              <w:rPr>
                <w:rFonts w:asciiTheme="minorHAnsi" w:eastAsiaTheme="minorEastAsia" w:hAnsiTheme="minorHAnsi" w:cstheme="minorBidi"/>
                <w:noProof/>
                <w:sz w:val="22"/>
                <w:szCs w:val="22"/>
                <w:lang w:val="es-ES" w:eastAsia="es-ES"/>
              </w:rPr>
              <w:tab/>
            </w:r>
            <w:r w:rsidRPr="00A9328A" w:rsidDel="00A9328A">
              <w:rPr>
                <w:noProof/>
                <w:rPrChange w:id="238" w:author="Francisco J Lopez Pellicer" w:date="2016-06-15T18:42:00Z">
                  <w:rPr>
                    <w:rStyle w:val="Hyperlink"/>
                    <w:noProof/>
                  </w:rPr>
                </w:rPrChange>
              </w:rPr>
              <w:delText>Estructura</w:delText>
            </w:r>
            <w:r w:rsidDel="00A9328A">
              <w:rPr>
                <w:noProof/>
                <w:webHidden/>
              </w:rPr>
              <w:tab/>
            </w:r>
            <w:r w:rsidR="009F2E71" w:rsidDel="00A9328A">
              <w:rPr>
                <w:noProof/>
                <w:webHidden/>
              </w:rPr>
              <w:delText>13</w:delText>
            </w:r>
          </w:del>
        </w:p>
        <w:p w14:paraId="4F4B2557" w14:textId="6BFC806C" w:rsidR="00A81868" w:rsidDel="00A9328A" w:rsidRDefault="00A81868">
          <w:pPr>
            <w:pStyle w:val="TOC2"/>
            <w:tabs>
              <w:tab w:val="left" w:pos="1120"/>
              <w:tab w:val="right" w:leader="dot" w:pos="8488"/>
            </w:tabs>
            <w:rPr>
              <w:del w:id="239" w:author="Francisco J Lopez Pellicer" w:date="2016-06-15T18:42:00Z"/>
              <w:rFonts w:asciiTheme="minorHAnsi" w:eastAsiaTheme="minorEastAsia" w:hAnsiTheme="minorHAnsi" w:cstheme="minorBidi"/>
              <w:noProof/>
              <w:sz w:val="22"/>
              <w:szCs w:val="22"/>
              <w:lang w:val="es-ES" w:eastAsia="es-ES"/>
            </w:rPr>
          </w:pPr>
          <w:del w:id="240" w:author="Francisco J Lopez Pellicer" w:date="2016-06-15T18:42:00Z">
            <w:r w:rsidRPr="00A9328A" w:rsidDel="00A9328A">
              <w:rPr>
                <w:noProof/>
                <w:rPrChange w:id="241" w:author="Francisco J Lopez Pellicer" w:date="2016-06-15T18:42:00Z">
                  <w:rPr>
                    <w:rStyle w:val="Hyperlink"/>
                    <w:noProof/>
                  </w:rPr>
                </w:rPrChange>
              </w:rPr>
              <w:delText>3.2.</w:delText>
            </w:r>
            <w:r w:rsidDel="00A9328A">
              <w:rPr>
                <w:rFonts w:asciiTheme="minorHAnsi" w:eastAsiaTheme="minorEastAsia" w:hAnsiTheme="minorHAnsi" w:cstheme="minorBidi"/>
                <w:noProof/>
                <w:sz w:val="22"/>
                <w:szCs w:val="22"/>
                <w:lang w:val="es-ES" w:eastAsia="es-ES"/>
              </w:rPr>
              <w:tab/>
            </w:r>
            <w:r w:rsidRPr="00A9328A" w:rsidDel="00A9328A">
              <w:rPr>
                <w:noProof/>
                <w:rPrChange w:id="242" w:author="Francisco J Lopez Pellicer" w:date="2016-06-15T18:42:00Z">
                  <w:rPr>
                    <w:rStyle w:val="Hyperlink"/>
                    <w:noProof/>
                  </w:rPr>
                </w:rPrChange>
              </w:rPr>
              <w:delText>Principales componentes</w:delText>
            </w:r>
            <w:r w:rsidDel="00A9328A">
              <w:rPr>
                <w:noProof/>
                <w:webHidden/>
              </w:rPr>
              <w:tab/>
            </w:r>
            <w:r w:rsidR="009F2E71" w:rsidDel="00A9328A">
              <w:rPr>
                <w:noProof/>
                <w:webHidden/>
              </w:rPr>
              <w:delText>14</w:delText>
            </w:r>
          </w:del>
        </w:p>
        <w:p w14:paraId="10E458CB" w14:textId="7AFCA9AE" w:rsidR="00A81868" w:rsidDel="00A9328A" w:rsidRDefault="00A81868">
          <w:pPr>
            <w:pStyle w:val="TOC2"/>
            <w:tabs>
              <w:tab w:val="left" w:pos="1120"/>
              <w:tab w:val="right" w:leader="dot" w:pos="8488"/>
            </w:tabs>
            <w:rPr>
              <w:del w:id="243" w:author="Francisco J Lopez Pellicer" w:date="2016-06-15T18:42:00Z"/>
              <w:rFonts w:asciiTheme="minorHAnsi" w:eastAsiaTheme="minorEastAsia" w:hAnsiTheme="minorHAnsi" w:cstheme="minorBidi"/>
              <w:noProof/>
              <w:sz w:val="22"/>
              <w:szCs w:val="22"/>
              <w:lang w:val="es-ES" w:eastAsia="es-ES"/>
            </w:rPr>
          </w:pPr>
          <w:del w:id="244" w:author="Francisco J Lopez Pellicer" w:date="2016-06-15T18:42:00Z">
            <w:r w:rsidRPr="00A9328A" w:rsidDel="00A9328A">
              <w:rPr>
                <w:noProof/>
                <w:rPrChange w:id="245" w:author="Francisco J Lopez Pellicer" w:date="2016-06-15T18:42:00Z">
                  <w:rPr>
                    <w:rStyle w:val="Hyperlink"/>
                    <w:noProof/>
                  </w:rPr>
                </w:rPrChange>
              </w:rPr>
              <w:delText>3.3.</w:delText>
            </w:r>
            <w:r w:rsidDel="00A9328A">
              <w:rPr>
                <w:rFonts w:asciiTheme="minorHAnsi" w:eastAsiaTheme="minorEastAsia" w:hAnsiTheme="minorHAnsi" w:cstheme="minorBidi"/>
                <w:noProof/>
                <w:sz w:val="22"/>
                <w:szCs w:val="22"/>
                <w:lang w:val="es-ES" w:eastAsia="es-ES"/>
              </w:rPr>
              <w:tab/>
            </w:r>
            <w:r w:rsidRPr="00A9328A" w:rsidDel="00A9328A">
              <w:rPr>
                <w:noProof/>
                <w:rPrChange w:id="246" w:author="Francisco J Lopez Pellicer" w:date="2016-06-15T18:42:00Z">
                  <w:rPr>
                    <w:rStyle w:val="Hyperlink"/>
                    <w:noProof/>
                  </w:rPr>
                </w:rPrChange>
              </w:rPr>
              <w:delText>Flujo principal de Nutch</w:delText>
            </w:r>
            <w:r w:rsidDel="00A9328A">
              <w:rPr>
                <w:noProof/>
                <w:webHidden/>
              </w:rPr>
              <w:tab/>
            </w:r>
            <w:r w:rsidR="009F2E71" w:rsidDel="00A9328A">
              <w:rPr>
                <w:noProof/>
                <w:webHidden/>
              </w:rPr>
              <w:delText>16</w:delText>
            </w:r>
          </w:del>
        </w:p>
        <w:p w14:paraId="232F2396" w14:textId="727A8C87" w:rsidR="00A81868" w:rsidDel="00A9328A" w:rsidRDefault="00A81868">
          <w:pPr>
            <w:pStyle w:val="TOC3"/>
            <w:tabs>
              <w:tab w:val="left" w:pos="1320"/>
              <w:tab w:val="right" w:leader="dot" w:pos="8488"/>
            </w:tabs>
            <w:rPr>
              <w:del w:id="247" w:author="Francisco J Lopez Pellicer" w:date="2016-06-15T18:42:00Z"/>
              <w:rFonts w:asciiTheme="minorHAnsi" w:eastAsiaTheme="minorEastAsia" w:hAnsiTheme="minorHAnsi" w:cstheme="minorBidi"/>
              <w:noProof/>
              <w:sz w:val="22"/>
              <w:szCs w:val="22"/>
              <w:lang w:val="es-ES" w:eastAsia="es-ES"/>
            </w:rPr>
          </w:pPr>
          <w:del w:id="248" w:author="Francisco J Lopez Pellicer" w:date="2016-06-15T18:42:00Z">
            <w:r w:rsidRPr="00A9328A" w:rsidDel="00A9328A">
              <w:rPr>
                <w:noProof/>
                <w:rPrChange w:id="249" w:author="Francisco J Lopez Pellicer" w:date="2016-06-15T18:42:00Z">
                  <w:rPr>
                    <w:rStyle w:val="Hyperlink"/>
                    <w:noProof/>
                  </w:rPr>
                </w:rPrChange>
              </w:rPr>
              <w:delText>3.3.1.</w:delText>
            </w:r>
            <w:r w:rsidDel="00A9328A">
              <w:rPr>
                <w:rFonts w:asciiTheme="minorHAnsi" w:eastAsiaTheme="minorEastAsia" w:hAnsiTheme="minorHAnsi" w:cstheme="minorBidi"/>
                <w:noProof/>
                <w:sz w:val="22"/>
                <w:szCs w:val="22"/>
                <w:lang w:val="es-ES" w:eastAsia="es-ES"/>
              </w:rPr>
              <w:tab/>
            </w:r>
            <w:r w:rsidRPr="00A9328A" w:rsidDel="00A9328A">
              <w:rPr>
                <w:noProof/>
                <w:rPrChange w:id="250" w:author="Francisco J Lopez Pellicer" w:date="2016-06-15T18:42:00Z">
                  <w:rPr>
                    <w:rStyle w:val="Hyperlink"/>
                    <w:noProof/>
                  </w:rPr>
                </w:rPrChange>
              </w:rPr>
              <w:delText>Inject</w:delText>
            </w:r>
            <w:r w:rsidDel="00A9328A">
              <w:rPr>
                <w:noProof/>
                <w:webHidden/>
              </w:rPr>
              <w:tab/>
            </w:r>
            <w:r w:rsidR="009F2E71" w:rsidDel="00A9328A">
              <w:rPr>
                <w:noProof/>
                <w:webHidden/>
              </w:rPr>
              <w:delText>17</w:delText>
            </w:r>
          </w:del>
        </w:p>
        <w:p w14:paraId="6275020A" w14:textId="3511371D" w:rsidR="00A81868" w:rsidDel="00A9328A" w:rsidRDefault="00A81868">
          <w:pPr>
            <w:pStyle w:val="TOC3"/>
            <w:tabs>
              <w:tab w:val="left" w:pos="1320"/>
              <w:tab w:val="right" w:leader="dot" w:pos="8488"/>
            </w:tabs>
            <w:rPr>
              <w:del w:id="251" w:author="Francisco J Lopez Pellicer" w:date="2016-06-15T18:42:00Z"/>
              <w:rFonts w:asciiTheme="minorHAnsi" w:eastAsiaTheme="minorEastAsia" w:hAnsiTheme="minorHAnsi" w:cstheme="minorBidi"/>
              <w:noProof/>
              <w:sz w:val="22"/>
              <w:szCs w:val="22"/>
              <w:lang w:val="es-ES" w:eastAsia="es-ES"/>
            </w:rPr>
          </w:pPr>
          <w:del w:id="252" w:author="Francisco J Lopez Pellicer" w:date="2016-06-15T18:42:00Z">
            <w:r w:rsidRPr="00A9328A" w:rsidDel="00A9328A">
              <w:rPr>
                <w:noProof/>
                <w:rPrChange w:id="253" w:author="Francisco J Lopez Pellicer" w:date="2016-06-15T18:42:00Z">
                  <w:rPr>
                    <w:rStyle w:val="Hyperlink"/>
                    <w:noProof/>
                  </w:rPr>
                </w:rPrChange>
              </w:rPr>
              <w:delText>3.3.2.</w:delText>
            </w:r>
            <w:r w:rsidDel="00A9328A">
              <w:rPr>
                <w:rFonts w:asciiTheme="minorHAnsi" w:eastAsiaTheme="minorEastAsia" w:hAnsiTheme="minorHAnsi" w:cstheme="minorBidi"/>
                <w:noProof/>
                <w:sz w:val="22"/>
                <w:szCs w:val="22"/>
                <w:lang w:val="es-ES" w:eastAsia="es-ES"/>
              </w:rPr>
              <w:tab/>
            </w:r>
            <w:r w:rsidRPr="00A9328A" w:rsidDel="00A9328A">
              <w:rPr>
                <w:noProof/>
                <w:rPrChange w:id="254" w:author="Francisco J Lopez Pellicer" w:date="2016-06-15T18:42:00Z">
                  <w:rPr>
                    <w:rStyle w:val="Hyperlink"/>
                    <w:noProof/>
                  </w:rPr>
                </w:rPrChange>
              </w:rPr>
              <w:delText>Generate</w:delText>
            </w:r>
            <w:r w:rsidDel="00A9328A">
              <w:rPr>
                <w:noProof/>
                <w:webHidden/>
              </w:rPr>
              <w:tab/>
            </w:r>
            <w:r w:rsidR="009F2E71" w:rsidDel="00A9328A">
              <w:rPr>
                <w:noProof/>
                <w:webHidden/>
              </w:rPr>
              <w:delText>17</w:delText>
            </w:r>
          </w:del>
        </w:p>
        <w:p w14:paraId="3DDC1D96" w14:textId="662AB5F3" w:rsidR="00A81868" w:rsidDel="00A9328A" w:rsidRDefault="00A81868">
          <w:pPr>
            <w:pStyle w:val="TOC3"/>
            <w:tabs>
              <w:tab w:val="left" w:pos="1320"/>
              <w:tab w:val="right" w:leader="dot" w:pos="8488"/>
            </w:tabs>
            <w:rPr>
              <w:del w:id="255" w:author="Francisco J Lopez Pellicer" w:date="2016-06-15T18:42:00Z"/>
              <w:rFonts w:asciiTheme="minorHAnsi" w:eastAsiaTheme="minorEastAsia" w:hAnsiTheme="minorHAnsi" w:cstheme="minorBidi"/>
              <w:noProof/>
              <w:sz w:val="22"/>
              <w:szCs w:val="22"/>
              <w:lang w:val="es-ES" w:eastAsia="es-ES"/>
            </w:rPr>
          </w:pPr>
          <w:del w:id="256" w:author="Francisco J Lopez Pellicer" w:date="2016-06-15T18:42:00Z">
            <w:r w:rsidRPr="00A9328A" w:rsidDel="00A9328A">
              <w:rPr>
                <w:noProof/>
                <w:rPrChange w:id="257" w:author="Francisco J Lopez Pellicer" w:date="2016-06-15T18:42:00Z">
                  <w:rPr>
                    <w:rStyle w:val="Hyperlink"/>
                    <w:noProof/>
                  </w:rPr>
                </w:rPrChange>
              </w:rPr>
              <w:delText>3.3.3.</w:delText>
            </w:r>
            <w:r w:rsidDel="00A9328A">
              <w:rPr>
                <w:rFonts w:asciiTheme="minorHAnsi" w:eastAsiaTheme="minorEastAsia" w:hAnsiTheme="minorHAnsi" w:cstheme="minorBidi"/>
                <w:noProof/>
                <w:sz w:val="22"/>
                <w:szCs w:val="22"/>
                <w:lang w:val="es-ES" w:eastAsia="es-ES"/>
              </w:rPr>
              <w:tab/>
            </w:r>
            <w:r w:rsidRPr="00A9328A" w:rsidDel="00A9328A">
              <w:rPr>
                <w:noProof/>
                <w:rPrChange w:id="258" w:author="Francisco J Lopez Pellicer" w:date="2016-06-15T18:42:00Z">
                  <w:rPr>
                    <w:rStyle w:val="Hyperlink"/>
                    <w:noProof/>
                  </w:rPr>
                </w:rPrChange>
              </w:rPr>
              <w:delText>Fetch</w:delText>
            </w:r>
            <w:r w:rsidDel="00A9328A">
              <w:rPr>
                <w:noProof/>
                <w:webHidden/>
              </w:rPr>
              <w:tab/>
            </w:r>
            <w:r w:rsidR="009F2E71" w:rsidDel="00A9328A">
              <w:rPr>
                <w:noProof/>
                <w:webHidden/>
              </w:rPr>
              <w:delText>17</w:delText>
            </w:r>
          </w:del>
        </w:p>
        <w:p w14:paraId="4067E92C" w14:textId="1BCFA12B" w:rsidR="00A81868" w:rsidDel="00A9328A" w:rsidRDefault="00A81868">
          <w:pPr>
            <w:pStyle w:val="TOC3"/>
            <w:tabs>
              <w:tab w:val="left" w:pos="1320"/>
              <w:tab w:val="right" w:leader="dot" w:pos="8488"/>
            </w:tabs>
            <w:rPr>
              <w:del w:id="259" w:author="Francisco J Lopez Pellicer" w:date="2016-06-15T18:42:00Z"/>
              <w:rFonts w:asciiTheme="minorHAnsi" w:eastAsiaTheme="minorEastAsia" w:hAnsiTheme="minorHAnsi" w:cstheme="minorBidi"/>
              <w:noProof/>
              <w:sz w:val="22"/>
              <w:szCs w:val="22"/>
              <w:lang w:val="es-ES" w:eastAsia="es-ES"/>
            </w:rPr>
          </w:pPr>
          <w:del w:id="260" w:author="Francisco J Lopez Pellicer" w:date="2016-06-15T18:42:00Z">
            <w:r w:rsidRPr="00A9328A" w:rsidDel="00A9328A">
              <w:rPr>
                <w:noProof/>
                <w:rPrChange w:id="261" w:author="Francisco J Lopez Pellicer" w:date="2016-06-15T18:42:00Z">
                  <w:rPr>
                    <w:rStyle w:val="Hyperlink"/>
                    <w:noProof/>
                  </w:rPr>
                </w:rPrChange>
              </w:rPr>
              <w:delText>3.3.4.</w:delText>
            </w:r>
            <w:r w:rsidDel="00A9328A">
              <w:rPr>
                <w:rFonts w:asciiTheme="minorHAnsi" w:eastAsiaTheme="minorEastAsia" w:hAnsiTheme="minorHAnsi" w:cstheme="minorBidi"/>
                <w:noProof/>
                <w:sz w:val="22"/>
                <w:szCs w:val="22"/>
                <w:lang w:val="es-ES" w:eastAsia="es-ES"/>
              </w:rPr>
              <w:tab/>
            </w:r>
            <w:r w:rsidRPr="00A9328A" w:rsidDel="00A9328A">
              <w:rPr>
                <w:noProof/>
                <w:rPrChange w:id="262" w:author="Francisco J Lopez Pellicer" w:date="2016-06-15T18:42:00Z">
                  <w:rPr>
                    <w:rStyle w:val="Hyperlink"/>
                    <w:noProof/>
                  </w:rPr>
                </w:rPrChange>
              </w:rPr>
              <w:delText>Parse</w:delText>
            </w:r>
            <w:r w:rsidDel="00A9328A">
              <w:rPr>
                <w:noProof/>
                <w:webHidden/>
              </w:rPr>
              <w:tab/>
            </w:r>
            <w:r w:rsidR="009F2E71" w:rsidDel="00A9328A">
              <w:rPr>
                <w:noProof/>
                <w:webHidden/>
              </w:rPr>
              <w:delText>17</w:delText>
            </w:r>
          </w:del>
        </w:p>
        <w:p w14:paraId="6D69031D" w14:textId="0A39CA2B" w:rsidR="00A81868" w:rsidDel="00A9328A" w:rsidRDefault="00A81868">
          <w:pPr>
            <w:pStyle w:val="TOC3"/>
            <w:tabs>
              <w:tab w:val="left" w:pos="1320"/>
              <w:tab w:val="right" w:leader="dot" w:pos="8488"/>
            </w:tabs>
            <w:rPr>
              <w:del w:id="263" w:author="Francisco J Lopez Pellicer" w:date="2016-06-15T18:42:00Z"/>
              <w:rFonts w:asciiTheme="minorHAnsi" w:eastAsiaTheme="minorEastAsia" w:hAnsiTheme="minorHAnsi" w:cstheme="minorBidi"/>
              <w:noProof/>
              <w:sz w:val="22"/>
              <w:szCs w:val="22"/>
              <w:lang w:val="es-ES" w:eastAsia="es-ES"/>
            </w:rPr>
          </w:pPr>
          <w:del w:id="264" w:author="Francisco J Lopez Pellicer" w:date="2016-06-15T18:42:00Z">
            <w:r w:rsidRPr="00A9328A" w:rsidDel="00A9328A">
              <w:rPr>
                <w:noProof/>
                <w:rPrChange w:id="265" w:author="Francisco J Lopez Pellicer" w:date="2016-06-15T18:42:00Z">
                  <w:rPr>
                    <w:rStyle w:val="Hyperlink"/>
                    <w:noProof/>
                  </w:rPr>
                </w:rPrChange>
              </w:rPr>
              <w:delText>3.3.5.</w:delText>
            </w:r>
            <w:r w:rsidDel="00A9328A">
              <w:rPr>
                <w:rFonts w:asciiTheme="minorHAnsi" w:eastAsiaTheme="minorEastAsia" w:hAnsiTheme="minorHAnsi" w:cstheme="minorBidi"/>
                <w:noProof/>
                <w:sz w:val="22"/>
                <w:szCs w:val="22"/>
                <w:lang w:val="es-ES" w:eastAsia="es-ES"/>
              </w:rPr>
              <w:tab/>
            </w:r>
            <w:r w:rsidRPr="00A9328A" w:rsidDel="00A9328A">
              <w:rPr>
                <w:noProof/>
                <w:rPrChange w:id="266" w:author="Francisco J Lopez Pellicer" w:date="2016-06-15T18:42:00Z">
                  <w:rPr>
                    <w:rStyle w:val="Hyperlink"/>
                    <w:noProof/>
                  </w:rPr>
                </w:rPrChange>
              </w:rPr>
              <w:delText>UpdateDb</w:delText>
            </w:r>
            <w:r w:rsidDel="00A9328A">
              <w:rPr>
                <w:noProof/>
                <w:webHidden/>
              </w:rPr>
              <w:tab/>
            </w:r>
            <w:r w:rsidR="009F2E71" w:rsidDel="00A9328A">
              <w:rPr>
                <w:noProof/>
                <w:webHidden/>
              </w:rPr>
              <w:delText>19</w:delText>
            </w:r>
          </w:del>
        </w:p>
        <w:p w14:paraId="70A97056" w14:textId="2F8BE130" w:rsidR="00A81868" w:rsidDel="00A9328A" w:rsidRDefault="00A81868">
          <w:pPr>
            <w:pStyle w:val="TOC3"/>
            <w:tabs>
              <w:tab w:val="left" w:pos="1320"/>
              <w:tab w:val="right" w:leader="dot" w:pos="8488"/>
            </w:tabs>
            <w:rPr>
              <w:del w:id="267" w:author="Francisco J Lopez Pellicer" w:date="2016-06-15T18:42:00Z"/>
              <w:rFonts w:asciiTheme="minorHAnsi" w:eastAsiaTheme="minorEastAsia" w:hAnsiTheme="minorHAnsi" w:cstheme="minorBidi"/>
              <w:noProof/>
              <w:sz w:val="22"/>
              <w:szCs w:val="22"/>
              <w:lang w:val="es-ES" w:eastAsia="es-ES"/>
            </w:rPr>
          </w:pPr>
          <w:del w:id="268" w:author="Francisco J Lopez Pellicer" w:date="2016-06-15T18:42:00Z">
            <w:r w:rsidRPr="00A9328A" w:rsidDel="00A9328A">
              <w:rPr>
                <w:noProof/>
                <w:rPrChange w:id="269" w:author="Francisco J Lopez Pellicer" w:date="2016-06-15T18:42:00Z">
                  <w:rPr>
                    <w:rStyle w:val="Hyperlink"/>
                    <w:noProof/>
                  </w:rPr>
                </w:rPrChange>
              </w:rPr>
              <w:delText>3.3.6.</w:delText>
            </w:r>
            <w:r w:rsidDel="00A9328A">
              <w:rPr>
                <w:rFonts w:asciiTheme="minorHAnsi" w:eastAsiaTheme="minorEastAsia" w:hAnsiTheme="minorHAnsi" w:cstheme="minorBidi"/>
                <w:noProof/>
                <w:sz w:val="22"/>
                <w:szCs w:val="22"/>
                <w:lang w:val="es-ES" w:eastAsia="es-ES"/>
              </w:rPr>
              <w:tab/>
            </w:r>
            <w:r w:rsidRPr="00A9328A" w:rsidDel="00A9328A">
              <w:rPr>
                <w:noProof/>
                <w:rPrChange w:id="270" w:author="Francisco J Lopez Pellicer" w:date="2016-06-15T18:42:00Z">
                  <w:rPr>
                    <w:rStyle w:val="Hyperlink"/>
                    <w:noProof/>
                  </w:rPr>
                </w:rPrChange>
              </w:rPr>
              <w:delText>Index</w:delText>
            </w:r>
            <w:r w:rsidDel="00A9328A">
              <w:rPr>
                <w:noProof/>
                <w:webHidden/>
              </w:rPr>
              <w:tab/>
            </w:r>
            <w:r w:rsidR="009F2E71" w:rsidDel="00A9328A">
              <w:rPr>
                <w:noProof/>
                <w:webHidden/>
              </w:rPr>
              <w:delText>19</w:delText>
            </w:r>
          </w:del>
        </w:p>
        <w:p w14:paraId="2F477660" w14:textId="61123E92" w:rsidR="00A81868" w:rsidDel="00A9328A" w:rsidRDefault="00A81868">
          <w:pPr>
            <w:pStyle w:val="TOC2"/>
            <w:tabs>
              <w:tab w:val="left" w:pos="1120"/>
              <w:tab w:val="right" w:leader="dot" w:pos="8488"/>
            </w:tabs>
            <w:rPr>
              <w:del w:id="271" w:author="Francisco J Lopez Pellicer" w:date="2016-06-15T18:42:00Z"/>
              <w:rFonts w:asciiTheme="minorHAnsi" w:eastAsiaTheme="minorEastAsia" w:hAnsiTheme="minorHAnsi" w:cstheme="minorBidi"/>
              <w:noProof/>
              <w:sz w:val="22"/>
              <w:szCs w:val="22"/>
              <w:lang w:val="es-ES" w:eastAsia="es-ES"/>
            </w:rPr>
          </w:pPr>
          <w:del w:id="272" w:author="Francisco J Lopez Pellicer" w:date="2016-06-15T18:42:00Z">
            <w:r w:rsidRPr="00A9328A" w:rsidDel="00A9328A">
              <w:rPr>
                <w:noProof/>
                <w:rPrChange w:id="273" w:author="Francisco J Lopez Pellicer" w:date="2016-06-15T18:42:00Z">
                  <w:rPr>
                    <w:rStyle w:val="Hyperlink"/>
                    <w:noProof/>
                  </w:rPr>
                </w:rPrChange>
              </w:rPr>
              <w:delText>3.4.</w:delText>
            </w:r>
            <w:r w:rsidDel="00A9328A">
              <w:rPr>
                <w:rFonts w:asciiTheme="minorHAnsi" w:eastAsiaTheme="minorEastAsia" w:hAnsiTheme="minorHAnsi" w:cstheme="minorBidi"/>
                <w:noProof/>
                <w:sz w:val="22"/>
                <w:szCs w:val="22"/>
                <w:lang w:val="es-ES" w:eastAsia="es-ES"/>
              </w:rPr>
              <w:tab/>
            </w:r>
            <w:r w:rsidRPr="00A9328A" w:rsidDel="00A9328A">
              <w:rPr>
                <w:noProof/>
                <w:rPrChange w:id="274" w:author="Francisco J Lopez Pellicer" w:date="2016-06-15T18:42:00Z">
                  <w:rPr>
                    <w:rStyle w:val="Hyperlink"/>
                    <w:noProof/>
                  </w:rPr>
                </w:rPrChange>
              </w:rPr>
              <w:delText>Map-Reduce</w:delText>
            </w:r>
            <w:r w:rsidDel="00A9328A">
              <w:rPr>
                <w:noProof/>
                <w:webHidden/>
              </w:rPr>
              <w:tab/>
            </w:r>
            <w:r w:rsidR="009F2E71" w:rsidDel="00A9328A">
              <w:rPr>
                <w:noProof/>
                <w:webHidden/>
              </w:rPr>
              <w:delText>20</w:delText>
            </w:r>
          </w:del>
        </w:p>
        <w:p w14:paraId="63950056" w14:textId="124F6915" w:rsidR="00A81868" w:rsidDel="00A9328A" w:rsidRDefault="00A81868">
          <w:pPr>
            <w:pStyle w:val="TOC2"/>
            <w:tabs>
              <w:tab w:val="left" w:pos="1120"/>
              <w:tab w:val="right" w:leader="dot" w:pos="8488"/>
            </w:tabs>
            <w:rPr>
              <w:del w:id="275" w:author="Francisco J Lopez Pellicer" w:date="2016-06-15T18:42:00Z"/>
              <w:rFonts w:asciiTheme="minorHAnsi" w:eastAsiaTheme="minorEastAsia" w:hAnsiTheme="minorHAnsi" w:cstheme="minorBidi"/>
              <w:noProof/>
              <w:sz w:val="22"/>
              <w:szCs w:val="22"/>
              <w:lang w:val="es-ES" w:eastAsia="es-ES"/>
            </w:rPr>
          </w:pPr>
          <w:del w:id="276" w:author="Francisco J Lopez Pellicer" w:date="2016-06-15T18:42:00Z">
            <w:r w:rsidRPr="00A9328A" w:rsidDel="00A9328A">
              <w:rPr>
                <w:noProof/>
                <w:rPrChange w:id="277" w:author="Francisco J Lopez Pellicer" w:date="2016-06-15T18:42:00Z">
                  <w:rPr>
                    <w:rStyle w:val="Hyperlink"/>
                    <w:noProof/>
                  </w:rPr>
                </w:rPrChange>
              </w:rPr>
              <w:delText>3.5.</w:delText>
            </w:r>
            <w:r w:rsidDel="00A9328A">
              <w:rPr>
                <w:rFonts w:asciiTheme="minorHAnsi" w:eastAsiaTheme="minorEastAsia" w:hAnsiTheme="minorHAnsi" w:cstheme="minorBidi"/>
                <w:noProof/>
                <w:sz w:val="22"/>
                <w:szCs w:val="22"/>
                <w:lang w:val="es-ES" w:eastAsia="es-ES"/>
              </w:rPr>
              <w:tab/>
            </w:r>
            <w:r w:rsidRPr="00A9328A" w:rsidDel="00A9328A">
              <w:rPr>
                <w:noProof/>
                <w:rPrChange w:id="278" w:author="Francisco J Lopez Pellicer" w:date="2016-06-15T18:42:00Z">
                  <w:rPr>
                    <w:rStyle w:val="Hyperlink"/>
                    <w:noProof/>
                  </w:rPr>
                </w:rPrChange>
              </w:rPr>
              <w:delText>Puntos de extensión</w:delText>
            </w:r>
            <w:r w:rsidDel="00A9328A">
              <w:rPr>
                <w:noProof/>
                <w:webHidden/>
              </w:rPr>
              <w:tab/>
            </w:r>
            <w:r w:rsidR="009F2E71" w:rsidDel="00A9328A">
              <w:rPr>
                <w:noProof/>
                <w:webHidden/>
              </w:rPr>
              <w:delText>20</w:delText>
            </w:r>
          </w:del>
        </w:p>
        <w:p w14:paraId="663ADDAC" w14:textId="22AA9AB0" w:rsidR="00A81868" w:rsidDel="00A9328A" w:rsidRDefault="00A81868">
          <w:pPr>
            <w:pStyle w:val="TOC2"/>
            <w:tabs>
              <w:tab w:val="left" w:pos="1120"/>
              <w:tab w:val="right" w:leader="dot" w:pos="8488"/>
            </w:tabs>
            <w:rPr>
              <w:del w:id="279" w:author="Francisco J Lopez Pellicer" w:date="2016-06-15T18:42:00Z"/>
              <w:rFonts w:asciiTheme="minorHAnsi" w:eastAsiaTheme="minorEastAsia" w:hAnsiTheme="minorHAnsi" w:cstheme="minorBidi"/>
              <w:noProof/>
              <w:sz w:val="22"/>
              <w:szCs w:val="22"/>
              <w:lang w:val="es-ES" w:eastAsia="es-ES"/>
            </w:rPr>
          </w:pPr>
          <w:del w:id="280" w:author="Francisco J Lopez Pellicer" w:date="2016-06-15T18:42:00Z">
            <w:r w:rsidRPr="00A9328A" w:rsidDel="00A9328A">
              <w:rPr>
                <w:noProof/>
                <w:rPrChange w:id="281" w:author="Francisco J Lopez Pellicer" w:date="2016-06-15T18:42:00Z">
                  <w:rPr>
                    <w:rStyle w:val="Hyperlink"/>
                    <w:noProof/>
                  </w:rPr>
                </w:rPrChange>
              </w:rPr>
              <w:delText>3.6.</w:delText>
            </w:r>
            <w:r w:rsidDel="00A9328A">
              <w:rPr>
                <w:rFonts w:asciiTheme="minorHAnsi" w:eastAsiaTheme="minorEastAsia" w:hAnsiTheme="minorHAnsi" w:cstheme="minorBidi"/>
                <w:noProof/>
                <w:sz w:val="22"/>
                <w:szCs w:val="22"/>
                <w:lang w:val="es-ES" w:eastAsia="es-ES"/>
              </w:rPr>
              <w:tab/>
            </w:r>
            <w:r w:rsidRPr="00A9328A" w:rsidDel="00A9328A">
              <w:rPr>
                <w:noProof/>
                <w:rPrChange w:id="282" w:author="Francisco J Lopez Pellicer" w:date="2016-06-15T18:42:00Z">
                  <w:rPr>
                    <w:rStyle w:val="Hyperlink"/>
                    <w:noProof/>
                  </w:rPr>
                </w:rPrChange>
              </w:rPr>
              <w:delText>Compilación de Nutch</w:delText>
            </w:r>
            <w:r w:rsidDel="00A9328A">
              <w:rPr>
                <w:noProof/>
                <w:webHidden/>
              </w:rPr>
              <w:tab/>
            </w:r>
            <w:r w:rsidR="009F2E71" w:rsidDel="00A9328A">
              <w:rPr>
                <w:noProof/>
                <w:webHidden/>
              </w:rPr>
              <w:delText>21</w:delText>
            </w:r>
          </w:del>
        </w:p>
        <w:p w14:paraId="7B57080A" w14:textId="5AB397EA" w:rsidR="00A81868" w:rsidDel="00A9328A" w:rsidRDefault="00A81868">
          <w:pPr>
            <w:pStyle w:val="TOC2"/>
            <w:tabs>
              <w:tab w:val="left" w:pos="1120"/>
              <w:tab w:val="right" w:leader="dot" w:pos="8488"/>
            </w:tabs>
            <w:rPr>
              <w:del w:id="283" w:author="Francisco J Lopez Pellicer" w:date="2016-06-15T18:42:00Z"/>
              <w:rFonts w:asciiTheme="minorHAnsi" w:eastAsiaTheme="minorEastAsia" w:hAnsiTheme="minorHAnsi" w:cstheme="minorBidi"/>
              <w:noProof/>
              <w:sz w:val="22"/>
              <w:szCs w:val="22"/>
              <w:lang w:val="es-ES" w:eastAsia="es-ES"/>
            </w:rPr>
          </w:pPr>
          <w:del w:id="284" w:author="Francisco J Lopez Pellicer" w:date="2016-06-15T18:42:00Z">
            <w:r w:rsidRPr="00A9328A" w:rsidDel="00A9328A">
              <w:rPr>
                <w:noProof/>
                <w:rPrChange w:id="285" w:author="Francisco J Lopez Pellicer" w:date="2016-06-15T18:42:00Z">
                  <w:rPr>
                    <w:rStyle w:val="Hyperlink"/>
                    <w:noProof/>
                  </w:rPr>
                </w:rPrChange>
              </w:rPr>
              <w:delText>3.7.</w:delText>
            </w:r>
            <w:r w:rsidDel="00A9328A">
              <w:rPr>
                <w:rFonts w:asciiTheme="minorHAnsi" w:eastAsiaTheme="minorEastAsia" w:hAnsiTheme="minorHAnsi" w:cstheme="minorBidi"/>
                <w:noProof/>
                <w:sz w:val="22"/>
                <w:szCs w:val="22"/>
                <w:lang w:val="es-ES" w:eastAsia="es-ES"/>
              </w:rPr>
              <w:tab/>
            </w:r>
            <w:r w:rsidRPr="00A9328A" w:rsidDel="00A9328A">
              <w:rPr>
                <w:noProof/>
                <w:rPrChange w:id="286" w:author="Francisco J Lopez Pellicer" w:date="2016-06-15T18:42:00Z">
                  <w:rPr>
                    <w:rStyle w:val="Hyperlink"/>
                    <w:noProof/>
                  </w:rPr>
                </w:rPrChange>
              </w:rPr>
              <w:delText>Configuración de Nutch</w:delText>
            </w:r>
            <w:r w:rsidDel="00A9328A">
              <w:rPr>
                <w:noProof/>
                <w:webHidden/>
              </w:rPr>
              <w:tab/>
            </w:r>
            <w:r w:rsidR="009F2E71" w:rsidDel="00A9328A">
              <w:rPr>
                <w:noProof/>
                <w:webHidden/>
              </w:rPr>
              <w:delText>21</w:delText>
            </w:r>
          </w:del>
        </w:p>
        <w:p w14:paraId="54DC71CD" w14:textId="110CCDA4" w:rsidR="00A81868" w:rsidDel="00A9328A" w:rsidRDefault="00A81868">
          <w:pPr>
            <w:pStyle w:val="TOC3"/>
            <w:tabs>
              <w:tab w:val="left" w:pos="1320"/>
              <w:tab w:val="right" w:leader="dot" w:pos="8488"/>
            </w:tabs>
            <w:rPr>
              <w:del w:id="287" w:author="Francisco J Lopez Pellicer" w:date="2016-06-15T18:42:00Z"/>
              <w:rFonts w:asciiTheme="minorHAnsi" w:eastAsiaTheme="minorEastAsia" w:hAnsiTheme="minorHAnsi" w:cstheme="minorBidi"/>
              <w:noProof/>
              <w:sz w:val="22"/>
              <w:szCs w:val="22"/>
              <w:lang w:val="es-ES" w:eastAsia="es-ES"/>
            </w:rPr>
          </w:pPr>
          <w:del w:id="288" w:author="Francisco J Lopez Pellicer" w:date="2016-06-15T18:42:00Z">
            <w:r w:rsidRPr="00A9328A" w:rsidDel="00A9328A">
              <w:rPr>
                <w:noProof/>
                <w:rPrChange w:id="289" w:author="Francisco J Lopez Pellicer" w:date="2016-06-15T18:42:00Z">
                  <w:rPr>
                    <w:rStyle w:val="Hyperlink"/>
                    <w:noProof/>
                  </w:rPr>
                </w:rPrChange>
              </w:rPr>
              <w:delText>3.7.1.</w:delText>
            </w:r>
            <w:r w:rsidDel="00A9328A">
              <w:rPr>
                <w:rFonts w:asciiTheme="minorHAnsi" w:eastAsiaTheme="minorEastAsia" w:hAnsiTheme="minorHAnsi" w:cstheme="minorBidi"/>
                <w:noProof/>
                <w:sz w:val="22"/>
                <w:szCs w:val="22"/>
                <w:lang w:val="es-ES" w:eastAsia="es-ES"/>
              </w:rPr>
              <w:tab/>
            </w:r>
            <w:r w:rsidRPr="00A9328A" w:rsidDel="00A9328A">
              <w:rPr>
                <w:noProof/>
                <w:rPrChange w:id="290" w:author="Francisco J Lopez Pellicer" w:date="2016-06-15T18:42:00Z">
                  <w:rPr>
                    <w:rStyle w:val="Hyperlink"/>
                    <w:noProof/>
                  </w:rPr>
                </w:rPrChange>
              </w:rPr>
              <w:delText>Parámetros de configuración</w:delText>
            </w:r>
            <w:r w:rsidDel="00A9328A">
              <w:rPr>
                <w:noProof/>
                <w:webHidden/>
              </w:rPr>
              <w:tab/>
            </w:r>
            <w:r w:rsidR="009F2E71" w:rsidDel="00A9328A">
              <w:rPr>
                <w:noProof/>
                <w:webHidden/>
              </w:rPr>
              <w:delText>21</w:delText>
            </w:r>
          </w:del>
        </w:p>
        <w:p w14:paraId="28069D37" w14:textId="4C6F4964" w:rsidR="00A81868" w:rsidDel="00A9328A" w:rsidRDefault="00A81868">
          <w:pPr>
            <w:pStyle w:val="TOC3"/>
            <w:tabs>
              <w:tab w:val="left" w:pos="1320"/>
              <w:tab w:val="right" w:leader="dot" w:pos="8488"/>
            </w:tabs>
            <w:rPr>
              <w:del w:id="291" w:author="Francisco J Lopez Pellicer" w:date="2016-06-15T18:42:00Z"/>
              <w:rFonts w:asciiTheme="minorHAnsi" w:eastAsiaTheme="minorEastAsia" w:hAnsiTheme="minorHAnsi" w:cstheme="minorBidi"/>
              <w:noProof/>
              <w:sz w:val="22"/>
              <w:szCs w:val="22"/>
              <w:lang w:val="es-ES" w:eastAsia="es-ES"/>
            </w:rPr>
          </w:pPr>
          <w:del w:id="292" w:author="Francisco J Lopez Pellicer" w:date="2016-06-15T18:42:00Z">
            <w:r w:rsidRPr="00A9328A" w:rsidDel="00A9328A">
              <w:rPr>
                <w:noProof/>
                <w:rPrChange w:id="293" w:author="Francisco J Lopez Pellicer" w:date="2016-06-15T18:42:00Z">
                  <w:rPr>
                    <w:rStyle w:val="Hyperlink"/>
                    <w:noProof/>
                  </w:rPr>
                </w:rPrChange>
              </w:rPr>
              <w:delText>3.7.2.</w:delText>
            </w:r>
            <w:r w:rsidDel="00A9328A">
              <w:rPr>
                <w:rFonts w:asciiTheme="minorHAnsi" w:eastAsiaTheme="minorEastAsia" w:hAnsiTheme="minorHAnsi" w:cstheme="minorBidi"/>
                <w:noProof/>
                <w:sz w:val="22"/>
                <w:szCs w:val="22"/>
                <w:lang w:val="es-ES" w:eastAsia="es-ES"/>
              </w:rPr>
              <w:tab/>
            </w:r>
            <w:r w:rsidRPr="00A9328A" w:rsidDel="00A9328A">
              <w:rPr>
                <w:noProof/>
                <w:rPrChange w:id="294" w:author="Francisco J Lopez Pellicer" w:date="2016-06-15T18:42:00Z">
                  <w:rPr>
                    <w:rStyle w:val="Hyperlink"/>
                    <w:noProof/>
                  </w:rPr>
                </w:rPrChange>
              </w:rPr>
              <w:delText>Parámetros propios</w:delText>
            </w:r>
            <w:r w:rsidDel="00A9328A">
              <w:rPr>
                <w:noProof/>
                <w:webHidden/>
              </w:rPr>
              <w:tab/>
            </w:r>
            <w:r w:rsidR="009F2E71" w:rsidDel="00A9328A">
              <w:rPr>
                <w:noProof/>
                <w:webHidden/>
              </w:rPr>
              <w:delText>22</w:delText>
            </w:r>
          </w:del>
        </w:p>
        <w:p w14:paraId="20CA155C" w14:textId="3ACBC030" w:rsidR="00A81868" w:rsidDel="00A9328A" w:rsidRDefault="00A81868">
          <w:pPr>
            <w:pStyle w:val="TOC1"/>
            <w:tabs>
              <w:tab w:val="left" w:pos="560"/>
              <w:tab w:val="right" w:leader="dot" w:pos="8488"/>
            </w:tabs>
            <w:rPr>
              <w:del w:id="295" w:author="Francisco J Lopez Pellicer" w:date="2016-06-15T18:42:00Z"/>
              <w:rFonts w:asciiTheme="minorHAnsi" w:eastAsiaTheme="minorEastAsia" w:hAnsiTheme="minorHAnsi" w:cstheme="minorBidi"/>
              <w:noProof/>
              <w:sz w:val="22"/>
              <w:szCs w:val="22"/>
              <w:lang w:val="es-ES" w:eastAsia="es-ES"/>
            </w:rPr>
          </w:pPr>
          <w:del w:id="296" w:author="Francisco J Lopez Pellicer" w:date="2016-06-15T18:42:00Z">
            <w:r w:rsidRPr="00A9328A" w:rsidDel="00A9328A">
              <w:rPr>
                <w:noProof/>
                <w:rPrChange w:id="297" w:author="Francisco J Lopez Pellicer" w:date="2016-06-15T18:42:00Z">
                  <w:rPr>
                    <w:rStyle w:val="Hyperlink"/>
                    <w:noProof/>
                  </w:rPr>
                </w:rPrChange>
              </w:rPr>
              <w:delText>4.</w:delText>
            </w:r>
            <w:r w:rsidDel="00A9328A">
              <w:rPr>
                <w:rFonts w:asciiTheme="minorHAnsi" w:eastAsiaTheme="minorEastAsia" w:hAnsiTheme="minorHAnsi" w:cstheme="minorBidi"/>
                <w:noProof/>
                <w:sz w:val="22"/>
                <w:szCs w:val="22"/>
                <w:lang w:val="es-ES" w:eastAsia="es-ES"/>
              </w:rPr>
              <w:tab/>
            </w:r>
            <w:r w:rsidRPr="00A9328A" w:rsidDel="00A9328A">
              <w:rPr>
                <w:noProof/>
                <w:rPrChange w:id="298" w:author="Francisco J Lopez Pellicer" w:date="2016-06-15T18:42:00Z">
                  <w:rPr>
                    <w:rStyle w:val="Hyperlink"/>
                    <w:noProof/>
                  </w:rPr>
                </w:rPrChange>
              </w:rPr>
              <w:delText>GeoCrawler</w:delText>
            </w:r>
            <w:r w:rsidDel="00A9328A">
              <w:rPr>
                <w:noProof/>
                <w:webHidden/>
              </w:rPr>
              <w:tab/>
            </w:r>
            <w:r w:rsidR="009F2E71" w:rsidDel="00A9328A">
              <w:rPr>
                <w:noProof/>
                <w:webHidden/>
              </w:rPr>
              <w:delText>24</w:delText>
            </w:r>
          </w:del>
        </w:p>
        <w:p w14:paraId="03A21DC0" w14:textId="417077D4" w:rsidR="00A81868" w:rsidDel="00A9328A" w:rsidRDefault="00A81868">
          <w:pPr>
            <w:pStyle w:val="TOC2"/>
            <w:tabs>
              <w:tab w:val="left" w:pos="1120"/>
              <w:tab w:val="right" w:leader="dot" w:pos="8488"/>
            </w:tabs>
            <w:rPr>
              <w:del w:id="299" w:author="Francisco J Lopez Pellicer" w:date="2016-06-15T18:42:00Z"/>
              <w:rFonts w:asciiTheme="minorHAnsi" w:eastAsiaTheme="minorEastAsia" w:hAnsiTheme="minorHAnsi" w:cstheme="minorBidi"/>
              <w:noProof/>
              <w:sz w:val="22"/>
              <w:szCs w:val="22"/>
              <w:lang w:val="es-ES" w:eastAsia="es-ES"/>
            </w:rPr>
          </w:pPr>
          <w:del w:id="300" w:author="Francisco J Lopez Pellicer" w:date="2016-06-15T18:42:00Z">
            <w:r w:rsidRPr="00A9328A" w:rsidDel="00A9328A">
              <w:rPr>
                <w:noProof/>
                <w:rPrChange w:id="301" w:author="Francisco J Lopez Pellicer" w:date="2016-06-15T18:42:00Z">
                  <w:rPr>
                    <w:rStyle w:val="Hyperlink"/>
                    <w:noProof/>
                  </w:rPr>
                </w:rPrChange>
              </w:rPr>
              <w:delText>4.1.</w:delText>
            </w:r>
            <w:r w:rsidDel="00A9328A">
              <w:rPr>
                <w:rFonts w:asciiTheme="minorHAnsi" w:eastAsiaTheme="minorEastAsia" w:hAnsiTheme="minorHAnsi" w:cstheme="minorBidi"/>
                <w:noProof/>
                <w:sz w:val="22"/>
                <w:szCs w:val="22"/>
                <w:lang w:val="es-ES" w:eastAsia="es-ES"/>
              </w:rPr>
              <w:tab/>
            </w:r>
            <w:r w:rsidRPr="00A9328A" w:rsidDel="00A9328A">
              <w:rPr>
                <w:noProof/>
                <w:rPrChange w:id="302" w:author="Francisco J Lopez Pellicer" w:date="2016-06-15T18:42:00Z">
                  <w:rPr>
                    <w:rStyle w:val="Hyperlink"/>
                    <w:noProof/>
                  </w:rPr>
                </w:rPrChange>
              </w:rPr>
              <w:delText>Arquitectura</w:delText>
            </w:r>
            <w:r w:rsidDel="00A9328A">
              <w:rPr>
                <w:noProof/>
                <w:webHidden/>
              </w:rPr>
              <w:tab/>
            </w:r>
            <w:r w:rsidR="009F2E71" w:rsidDel="00A9328A">
              <w:rPr>
                <w:noProof/>
                <w:webHidden/>
              </w:rPr>
              <w:delText>24</w:delText>
            </w:r>
          </w:del>
        </w:p>
        <w:p w14:paraId="7D5C127B" w14:textId="4ABD86B7" w:rsidR="00A81868" w:rsidDel="00A9328A" w:rsidRDefault="00A81868">
          <w:pPr>
            <w:pStyle w:val="TOC2"/>
            <w:tabs>
              <w:tab w:val="left" w:pos="1120"/>
              <w:tab w:val="right" w:leader="dot" w:pos="8488"/>
            </w:tabs>
            <w:rPr>
              <w:del w:id="303" w:author="Francisco J Lopez Pellicer" w:date="2016-06-15T18:42:00Z"/>
              <w:rFonts w:asciiTheme="minorHAnsi" w:eastAsiaTheme="minorEastAsia" w:hAnsiTheme="minorHAnsi" w:cstheme="minorBidi"/>
              <w:noProof/>
              <w:sz w:val="22"/>
              <w:szCs w:val="22"/>
              <w:lang w:val="es-ES" w:eastAsia="es-ES"/>
            </w:rPr>
          </w:pPr>
          <w:del w:id="304" w:author="Francisco J Lopez Pellicer" w:date="2016-06-15T18:42:00Z">
            <w:r w:rsidRPr="00A9328A" w:rsidDel="00A9328A">
              <w:rPr>
                <w:noProof/>
                <w:rPrChange w:id="305" w:author="Francisco J Lopez Pellicer" w:date="2016-06-15T18:42:00Z">
                  <w:rPr>
                    <w:rStyle w:val="Hyperlink"/>
                    <w:noProof/>
                  </w:rPr>
                </w:rPrChange>
              </w:rPr>
              <w:delText>4.2.</w:delText>
            </w:r>
            <w:r w:rsidDel="00A9328A">
              <w:rPr>
                <w:rFonts w:asciiTheme="minorHAnsi" w:eastAsiaTheme="minorEastAsia" w:hAnsiTheme="minorHAnsi" w:cstheme="minorBidi"/>
                <w:noProof/>
                <w:sz w:val="22"/>
                <w:szCs w:val="22"/>
                <w:lang w:val="es-ES" w:eastAsia="es-ES"/>
              </w:rPr>
              <w:tab/>
            </w:r>
            <w:r w:rsidRPr="00A9328A" w:rsidDel="00A9328A">
              <w:rPr>
                <w:noProof/>
                <w:rPrChange w:id="306" w:author="Francisco J Lopez Pellicer" w:date="2016-06-15T18:42:00Z">
                  <w:rPr>
                    <w:rStyle w:val="Hyperlink"/>
                    <w:noProof/>
                  </w:rPr>
                </w:rPrChange>
              </w:rPr>
              <w:delText>Documentos OGC</w:delText>
            </w:r>
            <w:r w:rsidDel="00A9328A">
              <w:rPr>
                <w:noProof/>
                <w:webHidden/>
              </w:rPr>
              <w:tab/>
            </w:r>
            <w:r w:rsidR="009F2E71" w:rsidDel="00A9328A">
              <w:rPr>
                <w:noProof/>
                <w:webHidden/>
              </w:rPr>
              <w:delText>24</w:delText>
            </w:r>
          </w:del>
        </w:p>
        <w:p w14:paraId="503E00AE" w14:textId="07F77E2C" w:rsidR="00A81868" w:rsidDel="00A9328A" w:rsidRDefault="00A81868">
          <w:pPr>
            <w:pStyle w:val="TOC2"/>
            <w:tabs>
              <w:tab w:val="left" w:pos="1120"/>
              <w:tab w:val="right" w:leader="dot" w:pos="8488"/>
            </w:tabs>
            <w:rPr>
              <w:del w:id="307" w:author="Francisco J Lopez Pellicer" w:date="2016-06-15T18:42:00Z"/>
              <w:rFonts w:asciiTheme="minorHAnsi" w:eastAsiaTheme="minorEastAsia" w:hAnsiTheme="minorHAnsi" w:cstheme="minorBidi"/>
              <w:noProof/>
              <w:sz w:val="22"/>
              <w:szCs w:val="22"/>
              <w:lang w:val="es-ES" w:eastAsia="es-ES"/>
            </w:rPr>
          </w:pPr>
          <w:del w:id="308" w:author="Francisco J Lopez Pellicer" w:date="2016-06-15T18:42:00Z">
            <w:r w:rsidRPr="00A9328A" w:rsidDel="00A9328A">
              <w:rPr>
                <w:noProof/>
                <w:lang w:val="en-US"/>
                <w:rPrChange w:id="309" w:author="Francisco J Lopez Pellicer" w:date="2016-06-15T18:42:00Z">
                  <w:rPr>
                    <w:rStyle w:val="Hyperlink"/>
                    <w:noProof/>
                    <w:lang w:val="en-US"/>
                  </w:rPr>
                </w:rPrChange>
              </w:rPr>
              <w:delText>4.3.</w:delText>
            </w:r>
            <w:r w:rsidDel="00A9328A">
              <w:rPr>
                <w:rFonts w:asciiTheme="minorHAnsi" w:eastAsiaTheme="minorEastAsia" w:hAnsiTheme="minorHAnsi" w:cstheme="minorBidi"/>
                <w:noProof/>
                <w:sz w:val="22"/>
                <w:szCs w:val="22"/>
                <w:lang w:val="es-ES" w:eastAsia="es-ES"/>
              </w:rPr>
              <w:tab/>
            </w:r>
            <w:r w:rsidRPr="00A9328A" w:rsidDel="00A9328A">
              <w:rPr>
                <w:noProof/>
                <w:lang w:val="en-US"/>
                <w:rPrChange w:id="310" w:author="Francisco J Lopez Pellicer" w:date="2016-06-15T18:42:00Z">
                  <w:rPr>
                    <w:rStyle w:val="Hyperlink"/>
                    <w:noProof/>
                    <w:lang w:val="en-US"/>
                  </w:rPr>
                </w:rPrChange>
              </w:rPr>
              <w:delText>Modificaciones</w:delText>
            </w:r>
            <w:r w:rsidDel="00A9328A">
              <w:rPr>
                <w:noProof/>
                <w:webHidden/>
              </w:rPr>
              <w:tab/>
            </w:r>
            <w:r w:rsidR="009F2E71" w:rsidDel="00A9328A">
              <w:rPr>
                <w:noProof/>
                <w:webHidden/>
              </w:rPr>
              <w:delText>25</w:delText>
            </w:r>
          </w:del>
        </w:p>
        <w:p w14:paraId="75ACE0C2" w14:textId="491C333B" w:rsidR="00A81868" w:rsidDel="00A9328A" w:rsidRDefault="00A81868">
          <w:pPr>
            <w:pStyle w:val="TOC3"/>
            <w:tabs>
              <w:tab w:val="left" w:pos="1320"/>
              <w:tab w:val="right" w:leader="dot" w:pos="8488"/>
            </w:tabs>
            <w:rPr>
              <w:del w:id="311" w:author="Francisco J Lopez Pellicer" w:date="2016-06-15T18:42:00Z"/>
              <w:rFonts w:asciiTheme="minorHAnsi" w:eastAsiaTheme="minorEastAsia" w:hAnsiTheme="minorHAnsi" w:cstheme="minorBidi"/>
              <w:noProof/>
              <w:sz w:val="22"/>
              <w:szCs w:val="22"/>
              <w:lang w:val="es-ES" w:eastAsia="es-ES"/>
            </w:rPr>
          </w:pPr>
          <w:del w:id="312" w:author="Francisco J Lopez Pellicer" w:date="2016-06-15T18:42:00Z">
            <w:r w:rsidRPr="00A9328A" w:rsidDel="00A9328A">
              <w:rPr>
                <w:noProof/>
                <w:rPrChange w:id="313" w:author="Francisco J Lopez Pellicer" w:date="2016-06-15T18:42:00Z">
                  <w:rPr>
                    <w:rStyle w:val="Hyperlink"/>
                    <w:noProof/>
                  </w:rPr>
                </w:rPrChange>
              </w:rPr>
              <w:delText>4.3.1.</w:delText>
            </w:r>
            <w:r w:rsidDel="00A9328A">
              <w:rPr>
                <w:rFonts w:asciiTheme="minorHAnsi" w:eastAsiaTheme="minorEastAsia" w:hAnsiTheme="minorHAnsi" w:cstheme="minorBidi"/>
                <w:noProof/>
                <w:sz w:val="22"/>
                <w:szCs w:val="22"/>
                <w:lang w:val="es-ES" w:eastAsia="es-ES"/>
              </w:rPr>
              <w:tab/>
            </w:r>
            <w:r w:rsidRPr="00A9328A" w:rsidDel="00A9328A">
              <w:rPr>
                <w:noProof/>
                <w:rPrChange w:id="314" w:author="Francisco J Lopez Pellicer" w:date="2016-06-15T18:42:00Z">
                  <w:rPr>
                    <w:rStyle w:val="Hyperlink"/>
                    <w:noProof/>
                  </w:rPr>
                </w:rPrChange>
              </w:rPr>
              <w:delText>OgcParseFilter</w:delText>
            </w:r>
            <w:r w:rsidDel="00A9328A">
              <w:rPr>
                <w:noProof/>
                <w:webHidden/>
              </w:rPr>
              <w:tab/>
            </w:r>
            <w:r w:rsidR="009F2E71" w:rsidDel="00A9328A">
              <w:rPr>
                <w:noProof/>
                <w:webHidden/>
              </w:rPr>
              <w:delText>26</w:delText>
            </w:r>
          </w:del>
        </w:p>
        <w:p w14:paraId="0437729C" w14:textId="6E65F9FB" w:rsidR="00A81868" w:rsidDel="00A9328A" w:rsidRDefault="00A81868">
          <w:pPr>
            <w:pStyle w:val="TOC3"/>
            <w:tabs>
              <w:tab w:val="left" w:pos="1320"/>
              <w:tab w:val="right" w:leader="dot" w:pos="8488"/>
            </w:tabs>
            <w:rPr>
              <w:del w:id="315" w:author="Francisco J Lopez Pellicer" w:date="2016-06-15T18:42:00Z"/>
              <w:rFonts w:asciiTheme="minorHAnsi" w:eastAsiaTheme="minorEastAsia" w:hAnsiTheme="minorHAnsi" w:cstheme="minorBidi"/>
              <w:noProof/>
              <w:sz w:val="22"/>
              <w:szCs w:val="22"/>
              <w:lang w:val="es-ES" w:eastAsia="es-ES"/>
            </w:rPr>
          </w:pPr>
          <w:del w:id="316" w:author="Francisco J Lopez Pellicer" w:date="2016-06-15T18:42:00Z">
            <w:r w:rsidRPr="00A9328A" w:rsidDel="00A9328A">
              <w:rPr>
                <w:noProof/>
                <w:rPrChange w:id="317" w:author="Francisco J Lopez Pellicer" w:date="2016-06-15T18:42:00Z">
                  <w:rPr>
                    <w:rStyle w:val="Hyperlink"/>
                    <w:noProof/>
                  </w:rPr>
                </w:rPrChange>
              </w:rPr>
              <w:delText>4.3.2.</w:delText>
            </w:r>
            <w:r w:rsidDel="00A9328A">
              <w:rPr>
                <w:rFonts w:asciiTheme="minorHAnsi" w:eastAsiaTheme="minorEastAsia" w:hAnsiTheme="minorHAnsi" w:cstheme="minorBidi"/>
                <w:noProof/>
                <w:sz w:val="22"/>
                <w:szCs w:val="22"/>
                <w:lang w:val="es-ES" w:eastAsia="es-ES"/>
              </w:rPr>
              <w:tab/>
            </w:r>
            <w:r w:rsidRPr="00A9328A" w:rsidDel="00A9328A">
              <w:rPr>
                <w:noProof/>
                <w:rPrChange w:id="318" w:author="Francisco J Lopez Pellicer" w:date="2016-06-15T18:42:00Z">
                  <w:rPr>
                    <w:rStyle w:val="Hyperlink"/>
                    <w:noProof/>
                  </w:rPr>
                </w:rPrChange>
              </w:rPr>
              <w:delText>OgcIndexingFilter</w:delText>
            </w:r>
            <w:r w:rsidDel="00A9328A">
              <w:rPr>
                <w:noProof/>
                <w:webHidden/>
              </w:rPr>
              <w:tab/>
            </w:r>
            <w:r w:rsidR="009F2E71" w:rsidDel="00A9328A">
              <w:rPr>
                <w:noProof/>
                <w:webHidden/>
              </w:rPr>
              <w:delText>33</w:delText>
            </w:r>
          </w:del>
        </w:p>
        <w:p w14:paraId="5E346F29" w14:textId="3BCF4770" w:rsidR="00A81868" w:rsidDel="00A9328A" w:rsidRDefault="00A81868">
          <w:pPr>
            <w:pStyle w:val="TOC3"/>
            <w:tabs>
              <w:tab w:val="left" w:pos="1320"/>
              <w:tab w:val="right" w:leader="dot" w:pos="8488"/>
            </w:tabs>
            <w:rPr>
              <w:del w:id="319" w:author="Francisco J Lopez Pellicer" w:date="2016-06-15T18:42:00Z"/>
              <w:rFonts w:asciiTheme="minorHAnsi" w:eastAsiaTheme="minorEastAsia" w:hAnsiTheme="minorHAnsi" w:cstheme="minorBidi"/>
              <w:noProof/>
              <w:sz w:val="22"/>
              <w:szCs w:val="22"/>
              <w:lang w:val="es-ES" w:eastAsia="es-ES"/>
            </w:rPr>
          </w:pPr>
          <w:del w:id="320" w:author="Francisco J Lopez Pellicer" w:date="2016-06-15T18:42:00Z">
            <w:r w:rsidRPr="00A9328A" w:rsidDel="00A9328A">
              <w:rPr>
                <w:noProof/>
                <w:rPrChange w:id="321" w:author="Francisco J Lopez Pellicer" w:date="2016-06-15T18:42:00Z">
                  <w:rPr>
                    <w:rStyle w:val="Hyperlink"/>
                    <w:noProof/>
                  </w:rPr>
                </w:rPrChange>
              </w:rPr>
              <w:delText>4.3.3.</w:delText>
            </w:r>
            <w:r w:rsidDel="00A9328A">
              <w:rPr>
                <w:rFonts w:asciiTheme="minorHAnsi" w:eastAsiaTheme="minorEastAsia" w:hAnsiTheme="minorHAnsi" w:cstheme="minorBidi"/>
                <w:noProof/>
                <w:sz w:val="22"/>
                <w:szCs w:val="22"/>
                <w:lang w:val="es-ES" w:eastAsia="es-ES"/>
              </w:rPr>
              <w:tab/>
            </w:r>
            <w:r w:rsidRPr="00A9328A" w:rsidDel="00A9328A">
              <w:rPr>
                <w:noProof/>
                <w:rPrChange w:id="322" w:author="Francisco J Lopez Pellicer" w:date="2016-06-15T18:42:00Z">
                  <w:rPr>
                    <w:rStyle w:val="Hyperlink"/>
                    <w:noProof/>
                  </w:rPr>
                </w:rPrChange>
              </w:rPr>
              <w:delText>SharkScoringFilter</w:delText>
            </w:r>
            <w:r w:rsidDel="00A9328A">
              <w:rPr>
                <w:noProof/>
                <w:webHidden/>
              </w:rPr>
              <w:tab/>
            </w:r>
            <w:r w:rsidR="009F2E71" w:rsidDel="00A9328A">
              <w:rPr>
                <w:noProof/>
                <w:webHidden/>
              </w:rPr>
              <w:delText>35</w:delText>
            </w:r>
          </w:del>
        </w:p>
        <w:p w14:paraId="1C996358" w14:textId="5259B75C" w:rsidR="00A81868" w:rsidDel="00A9328A" w:rsidRDefault="00A81868">
          <w:pPr>
            <w:pStyle w:val="TOC3"/>
            <w:tabs>
              <w:tab w:val="left" w:pos="1320"/>
              <w:tab w:val="right" w:leader="dot" w:pos="8488"/>
            </w:tabs>
            <w:rPr>
              <w:del w:id="323" w:author="Francisco J Lopez Pellicer" w:date="2016-06-15T18:42:00Z"/>
              <w:rFonts w:asciiTheme="minorHAnsi" w:eastAsiaTheme="minorEastAsia" w:hAnsiTheme="minorHAnsi" w:cstheme="minorBidi"/>
              <w:noProof/>
              <w:sz w:val="22"/>
              <w:szCs w:val="22"/>
              <w:lang w:val="es-ES" w:eastAsia="es-ES"/>
            </w:rPr>
          </w:pPr>
          <w:del w:id="324" w:author="Francisco J Lopez Pellicer" w:date="2016-06-15T18:42:00Z">
            <w:r w:rsidRPr="00A9328A" w:rsidDel="00A9328A">
              <w:rPr>
                <w:noProof/>
                <w:rPrChange w:id="325" w:author="Francisco J Lopez Pellicer" w:date="2016-06-15T18:42:00Z">
                  <w:rPr>
                    <w:rStyle w:val="Hyperlink"/>
                    <w:noProof/>
                  </w:rPr>
                </w:rPrChange>
              </w:rPr>
              <w:delText>4.3.4.</w:delText>
            </w:r>
            <w:r w:rsidDel="00A9328A">
              <w:rPr>
                <w:rFonts w:asciiTheme="minorHAnsi" w:eastAsiaTheme="minorEastAsia" w:hAnsiTheme="minorHAnsi" w:cstheme="minorBidi"/>
                <w:noProof/>
                <w:sz w:val="22"/>
                <w:szCs w:val="22"/>
                <w:lang w:val="es-ES" w:eastAsia="es-ES"/>
              </w:rPr>
              <w:tab/>
            </w:r>
            <w:r w:rsidRPr="00A9328A" w:rsidDel="00A9328A">
              <w:rPr>
                <w:noProof/>
                <w:rPrChange w:id="326" w:author="Francisco J Lopez Pellicer" w:date="2016-06-15T18:42:00Z">
                  <w:rPr>
                    <w:rStyle w:val="Hyperlink"/>
                    <w:noProof/>
                  </w:rPr>
                </w:rPrChange>
              </w:rPr>
              <w:delText>OgcIndexWriter</w:delText>
            </w:r>
            <w:r w:rsidDel="00A9328A">
              <w:rPr>
                <w:noProof/>
                <w:webHidden/>
              </w:rPr>
              <w:tab/>
            </w:r>
            <w:r w:rsidR="009F2E71" w:rsidDel="00A9328A">
              <w:rPr>
                <w:noProof/>
                <w:webHidden/>
              </w:rPr>
              <w:delText>40</w:delText>
            </w:r>
          </w:del>
        </w:p>
        <w:p w14:paraId="4384EC94" w14:textId="55E09DBE" w:rsidR="00A81868" w:rsidDel="00A9328A" w:rsidRDefault="00A81868">
          <w:pPr>
            <w:pStyle w:val="TOC2"/>
            <w:tabs>
              <w:tab w:val="left" w:pos="1120"/>
              <w:tab w:val="right" w:leader="dot" w:pos="8488"/>
            </w:tabs>
            <w:rPr>
              <w:del w:id="327" w:author="Francisco J Lopez Pellicer" w:date="2016-06-15T18:42:00Z"/>
              <w:rFonts w:asciiTheme="minorHAnsi" w:eastAsiaTheme="minorEastAsia" w:hAnsiTheme="minorHAnsi" w:cstheme="minorBidi"/>
              <w:noProof/>
              <w:sz w:val="22"/>
              <w:szCs w:val="22"/>
              <w:lang w:val="es-ES" w:eastAsia="es-ES"/>
            </w:rPr>
          </w:pPr>
          <w:del w:id="328" w:author="Francisco J Lopez Pellicer" w:date="2016-06-15T18:42:00Z">
            <w:r w:rsidRPr="00A9328A" w:rsidDel="00A9328A">
              <w:rPr>
                <w:noProof/>
                <w:lang w:val="es-ES"/>
                <w:rPrChange w:id="329" w:author="Francisco J Lopez Pellicer" w:date="2016-06-15T18:42:00Z">
                  <w:rPr>
                    <w:rStyle w:val="Hyperlink"/>
                    <w:noProof/>
                    <w:lang w:val="es-ES"/>
                  </w:rPr>
                </w:rPrChange>
              </w:rPr>
              <w:delText>4.4.</w:delText>
            </w:r>
            <w:r w:rsidDel="00A9328A">
              <w:rPr>
                <w:rFonts w:asciiTheme="minorHAnsi" w:eastAsiaTheme="minorEastAsia" w:hAnsiTheme="minorHAnsi" w:cstheme="minorBidi"/>
                <w:noProof/>
                <w:sz w:val="22"/>
                <w:szCs w:val="22"/>
                <w:lang w:val="es-ES" w:eastAsia="es-ES"/>
              </w:rPr>
              <w:tab/>
            </w:r>
            <w:r w:rsidRPr="00A9328A" w:rsidDel="00A9328A">
              <w:rPr>
                <w:noProof/>
                <w:lang w:val="es-ES"/>
                <w:rPrChange w:id="330" w:author="Francisco J Lopez Pellicer" w:date="2016-06-15T18:42:00Z">
                  <w:rPr>
                    <w:rStyle w:val="Hyperlink"/>
                    <w:noProof/>
                    <w:lang w:val="es-ES"/>
                  </w:rPr>
                </w:rPrChange>
              </w:rPr>
              <w:delText>Algoritmo búsqueda</w:delText>
            </w:r>
            <w:r w:rsidDel="00A9328A">
              <w:rPr>
                <w:noProof/>
                <w:webHidden/>
              </w:rPr>
              <w:tab/>
            </w:r>
            <w:r w:rsidR="009F2E71" w:rsidDel="00A9328A">
              <w:rPr>
                <w:noProof/>
                <w:webHidden/>
              </w:rPr>
              <w:delText>43</w:delText>
            </w:r>
          </w:del>
        </w:p>
        <w:p w14:paraId="5D74B9CA" w14:textId="022D819B" w:rsidR="00A81868" w:rsidDel="00A9328A" w:rsidRDefault="00A81868">
          <w:pPr>
            <w:pStyle w:val="TOC2"/>
            <w:tabs>
              <w:tab w:val="left" w:pos="1120"/>
              <w:tab w:val="right" w:leader="dot" w:pos="8488"/>
            </w:tabs>
            <w:rPr>
              <w:del w:id="331" w:author="Francisco J Lopez Pellicer" w:date="2016-06-15T18:42:00Z"/>
              <w:rFonts w:asciiTheme="minorHAnsi" w:eastAsiaTheme="minorEastAsia" w:hAnsiTheme="minorHAnsi" w:cstheme="minorBidi"/>
              <w:noProof/>
              <w:sz w:val="22"/>
              <w:szCs w:val="22"/>
              <w:lang w:val="es-ES" w:eastAsia="es-ES"/>
            </w:rPr>
          </w:pPr>
          <w:del w:id="332" w:author="Francisco J Lopez Pellicer" w:date="2016-06-15T18:42:00Z">
            <w:r w:rsidRPr="00A9328A" w:rsidDel="00A9328A">
              <w:rPr>
                <w:noProof/>
                <w:rPrChange w:id="333" w:author="Francisco J Lopez Pellicer" w:date="2016-06-15T18:42:00Z">
                  <w:rPr>
                    <w:rStyle w:val="Hyperlink"/>
                    <w:noProof/>
                  </w:rPr>
                </w:rPrChange>
              </w:rPr>
              <w:delText>4.5.</w:delText>
            </w:r>
            <w:r w:rsidDel="00A9328A">
              <w:rPr>
                <w:rFonts w:asciiTheme="minorHAnsi" w:eastAsiaTheme="minorEastAsia" w:hAnsiTheme="minorHAnsi" w:cstheme="minorBidi"/>
                <w:noProof/>
                <w:sz w:val="22"/>
                <w:szCs w:val="22"/>
                <w:lang w:val="es-ES" w:eastAsia="es-ES"/>
              </w:rPr>
              <w:tab/>
            </w:r>
            <w:r w:rsidRPr="00A9328A" w:rsidDel="00A9328A">
              <w:rPr>
                <w:noProof/>
                <w:rPrChange w:id="334" w:author="Francisco J Lopez Pellicer" w:date="2016-06-15T18:42:00Z">
                  <w:rPr>
                    <w:rStyle w:val="Hyperlink"/>
                    <w:noProof/>
                  </w:rPr>
                </w:rPrChange>
              </w:rPr>
              <w:delText>Tesauro</w:delText>
            </w:r>
            <w:r w:rsidDel="00A9328A">
              <w:rPr>
                <w:noProof/>
                <w:webHidden/>
              </w:rPr>
              <w:tab/>
            </w:r>
            <w:r w:rsidR="009F2E71" w:rsidDel="00A9328A">
              <w:rPr>
                <w:noProof/>
                <w:webHidden/>
              </w:rPr>
              <w:delText>46</w:delText>
            </w:r>
          </w:del>
        </w:p>
        <w:p w14:paraId="620853EC" w14:textId="5715CCF2" w:rsidR="00A81868" w:rsidDel="00A9328A" w:rsidRDefault="00A81868">
          <w:pPr>
            <w:pStyle w:val="TOC2"/>
            <w:tabs>
              <w:tab w:val="left" w:pos="1120"/>
              <w:tab w:val="right" w:leader="dot" w:pos="8488"/>
            </w:tabs>
            <w:rPr>
              <w:del w:id="335" w:author="Francisco J Lopez Pellicer" w:date="2016-06-15T18:42:00Z"/>
              <w:rFonts w:asciiTheme="minorHAnsi" w:eastAsiaTheme="minorEastAsia" w:hAnsiTheme="minorHAnsi" w:cstheme="minorBidi"/>
              <w:noProof/>
              <w:sz w:val="22"/>
              <w:szCs w:val="22"/>
              <w:lang w:val="es-ES" w:eastAsia="es-ES"/>
            </w:rPr>
          </w:pPr>
          <w:del w:id="336" w:author="Francisco J Lopez Pellicer" w:date="2016-06-15T18:42:00Z">
            <w:r w:rsidRPr="00A9328A" w:rsidDel="00A9328A">
              <w:rPr>
                <w:noProof/>
                <w:rPrChange w:id="337" w:author="Francisco J Lopez Pellicer" w:date="2016-06-15T18:42:00Z">
                  <w:rPr>
                    <w:rStyle w:val="Hyperlink"/>
                    <w:noProof/>
                  </w:rPr>
                </w:rPrChange>
              </w:rPr>
              <w:delText>4.6.</w:delText>
            </w:r>
            <w:r w:rsidDel="00A9328A">
              <w:rPr>
                <w:rFonts w:asciiTheme="minorHAnsi" w:eastAsiaTheme="minorEastAsia" w:hAnsiTheme="minorHAnsi" w:cstheme="minorBidi"/>
                <w:noProof/>
                <w:sz w:val="22"/>
                <w:szCs w:val="22"/>
                <w:lang w:val="es-ES" w:eastAsia="es-ES"/>
              </w:rPr>
              <w:tab/>
            </w:r>
            <w:r w:rsidRPr="00A9328A" w:rsidDel="00A9328A">
              <w:rPr>
                <w:noProof/>
                <w:rPrChange w:id="338" w:author="Francisco J Lopez Pellicer" w:date="2016-06-15T18:42:00Z">
                  <w:rPr>
                    <w:rStyle w:val="Hyperlink"/>
                    <w:noProof/>
                  </w:rPr>
                </w:rPrChange>
              </w:rPr>
              <w:delText>Modificaciones extra</w:delText>
            </w:r>
            <w:r w:rsidDel="00A9328A">
              <w:rPr>
                <w:noProof/>
                <w:webHidden/>
              </w:rPr>
              <w:tab/>
            </w:r>
            <w:r w:rsidR="009F2E71" w:rsidDel="00A9328A">
              <w:rPr>
                <w:noProof/>
                <w:webHidden/>
              </w:rPr>
              <w:delText>53</w:delText>
            </w:r>
          </w:del>
        </w:p>
        <w:p w14:paraId="748860E5" w14:textId="744D18A9" w:rsidR="00A81868" w:rsidDel="00A9328A" w:rsidRDefault="00A81868">
          <w:pPr>
            <w:pStyle w:val="TOC1"/>
            <w:tabs>
              <w:tab w:val="left" w:pos="560"/>
              <w:tab w:val="right" w:leader="dot" w:pos="8488"/>
            </w:tabs>
            <w:rPr>
              <w:del w:id="339" w:author="Francisco J Lopez Pellicer" w:date="2016-06-15T18:42:00Z"/>
              <w:rFonts w:asciiTheme="minorHAnsi" w:eastAsiaTheme="minorEastAsia" w:hAnsiTheme="minorHAnsi" w:cstheme="minorBidi"/>
              <w:noProof/>
              <w:sz w:val="22"/>
              <w:szCs w:val="22"/>
              <w:lang w:val="es-ES" w:eastAsia="es-ES"/>
            </w:rPr>
          </w:pPr>
          <w:del w:id="340" w:author="Francisco J Lopez Pellicer" w:date="2016-06-15T18:42:00Z">
            <w:r w:rsidRPr="00A9328A" w:rsidDel="00A9328A">
              <w:rPr>
                <w:noProof/>
                <w:rPrChange w:id="341" w:author="Francisco J Lopez Pellicer" w:date="2016-06-15T18:42:00Z">
                  <w:rPr>
                    <w:rStyle w:val="Hyperlink"/>
                    <w:noProof/>
                  </w:rPr>
                </w:rPrChange>
              </w:rPr>
              <w:delText>5.</w:delText>
            </w:r>
            <w:r w:rsidDel="00A9328A">
              <w:rPr>
                <w:rFonts w:asciiTheme="minorHAnsi" w:eastAsiaTheme="minorEastAsia" w:hAnsiTheme="minorHAnsi" w:cstheme="minorBidi"/>
                <w:noProof/>
                <w:sz w:val="22"/>
                <w:szCs w:val="22"/>
                <w:lang w:val="es-ES" w:eastAsia="es-ES"/>
              </w:rPr>
              <w:tab/>
            </w:r>
            <w:r w:rsidRPr="00A9328A" w:rsidDel="00A9328A">
              <w:rPr>
                <w:noProof/>
                <w:rPrChange w:id="342" w:author="Francisco J Lopez Pellicer" w:date="2016-06-15T18:42:00Z">
                  <w:rPr>
                    <w:rStyle w:val="Hyperlink"/>
                    <w:noProof/>
                  </w:rPr>
                </w:rPrChange>
              </w:rPr>
              <w:delText>Resultados</w:delText>
            </w:r>
            <w:r w:rsidDel="00A9328A">
              <w:rPr>
                <w:noProof/>
                <w:webHidden/>
              </w:rPr>
              <w:tab/>
            </w:r>
            <w:r w:rsidR="009F2E71" w:rsidDel="00A9328A">
              <w:rPr>
                <w:noProof/>
                <w:webHidden/>
              </w:rPr>
              <w:delText>55</w:delText>
            </w:r>
          </w:del>
        </w:p>
        <w:p w14:paraId="2EFA1B11" w14:textId="478B6D67" w:rsidR="00A81868" w:rsidDel="00A9328A" w:rsidRDefault="00A81868">
          <w:pPr>
            <w:pStyle w:val="TOC2"/>
            <w:tabs>
              <w:tab w:val="left" w:pos="1120"/>
              <w:tab w:val="right" w:leader="dot" w:pos="8488"/>
            </w:tabs>
            <w:rPr>
              <w:del w:id="343" w:author="Francisco J Lopez Pellicer" w:date="2016-06-15T18:42:00Z"/>
              <w:rFonts w:asciiTheme="minorHAnsi" w:eastAsiaTheme="minorEastAsia" w:hAnsiTheme="minorHAnsi" w:cstheme="minorBidi"/>
              <w:noProof/>
              <w:sz w:val="22"/>
              <w:szCs w:val="22"/>
              <w:lang w:val="es-ES" w:eastAsia="es-ES"/>
            </w:rPr>
          </w:pPr>
          <w:del w:id="344" w:author="Francisco J Lopez Pellicer" w:date="2016-06-15T18:42:00Z">
            <w:r w:rsidRPr="00A9328A" w:rsidDel="00A9328A">
              <w:rPr>
                <w:noProof/>
                <w:rPrChange w:id="345" w:author="Francisco J Lopez Pellicer" w:date="2016-06-15T18:42:00Z">
                  <w:rPr>
                    <w:rStyle w:val="Hyperlink"/>
                    <w:noProof/>
                  </w:rPr>
                </w:rPrChange>
              </w:rPr>
              <w:delText>5.1.</w:delText>
            </w:r>
            <w:r w:rsidDel="00A9328A">
              <w:rPr>
                <w:rFonts w:asciiTheme="minorHAnsi" w:eastAsiaTheme="minorEastAsia" w:hAnsiTheme="minorHAnsi" w:cstheme="minorBidi"/>
                <w:noProof/>
                <w:sz w:val="22"/>
                <w:szCs w:val="22"/>
                <w:lang w:val="es-ES" w:eastAsia="es-ES"/>
              </w:rPr>
              <w:tab/>
            </w:r>
            <w:r w:rsidRPr="00A9328A" w:rsidDel="00A9328A">
              <w:rPr>
                <w:noProof/>
                <w:rPrChange w:id="346" w:author="Francisco J Lopez Pellicer" w:date="2016-06-15T18:42:00Z">
                  <w:rPr>
                    <w:rStyle w:val="Hyperlink"/>
                    <w:noProof/>
                  </w:rPr>
                </w:rPrChange>
              </w:rPr>
              <w:delText>Ejemplo de ejecución</w:delText>
            </w:r>
            <w:r w:rsidDel="00A9328A">
              <w:rPr>
                <w:noProof/>
                <w:webHidden/>
              </w:rPr>
              <w:tab/>
            </w:r>
            <w:r w:rsidR="009F2E71" w:rsidDel="00A9328A">
              <w:rPr>
                <w:noProof/>
                <w:webHidden/>
              </w:rPr>
              <w:delText>55</w:delText>
            </w:r>
          </w:del>
        </w:p>
        <w:p w14:paraId="4BED27FA" w14:textId="17B45DAD" w:rsidR="00A81868" w:rsidDel="00A9328A" w:rsidRDefault="00A81868">
          <w:pPr>
            <w:pStyle w:val="TOC2"/>
            <w:tabs>
              <w:tab w:val="left" w:pos="1120"/>
              <w:tab w:val="right" w:leader="dot" w:pos="8488"/>
            </w:tabs>
            <w:rPr>
              <w:del w:id="347" w:author="Francisco J Lopez Pellicer" w:date="2016-06-15T18:42:00Z"/>
              <w:rFonts w:asciiTheme="minorHAnsi" w:eastAsiaTheme="minorEastAsia" w:hAnsiTheme="minorHAnsi" w:cstheme="minorBidi"/>
              <w:noProof/>
              <w:sz w:val="22"/>
              <w:szCs w:val="22"/>
              <w:lang w:val="es-ES" w:eastAsia="es-ES"/>
            </w:rPr>
          </w:pPr>
          <w:del w:id="348" w:author="Francisco J Lopez Pellicer" w:date="2016-06-15T18:42:00Z">
            <w:r w:rsidRPr="00A9328A" w:rsidDel="00A9328A">
              <w:rPr>
                <w:noProof/>
                <w:rPrChange w:id="349" w:author="Francisco J Lopez Pellicer" w:date="2016-06-15T18:42:00Z">
                  <w:rPr>
                    <w:rStyle w:val="Hyperlink"/>
                    <w:noProof/>
                  </w:rPr>
                </w:rPrChange>
              </w:rPr>
              <w:delText>5.2.</w:delText>
            </w:r>
            <w:r w:rsidDel="00A9328A">
              <w:rPr>
                <w:rFonts w:asciiTheme="minorHAnsi" w:eastAsiaTheme="minorEastAsia" w:hAnsiTheme="minorHAnsi" w:cstheme="minorBidi"/>
                <w:noProof/>
                <w:sz w:val="22"/>
                <w:szCs w:val="22"/>
                <w:lang w:val="es-ES" w:eastAsia="es-ES"/>
              </w:rPr>
              <w:tab/>
            </w:r>
            <w:r w:rsidRPr="00A9328A" w:rsidDel="00A9328A">
              <w:rPr>
                <w:noProof/>
                <w:rPrChange w:id="350" w:author="Francisco J Lopez Pellicer" w:date="2016-06-15T18:42:00Z">
                  <w:rPr>
                    <w:rStyle w:val="Hyperlink"/>
                    <w:noProof/>
                  </w:rPr>
                </w:rPrChange>
              </w:rPr>
              <w:delText>Problemas encontrados</w:delText>
            </w:r>
            <w:r w:rsidDel="00A9328A">
              <w:rPr>
                <w:noProof/>
                <w:webHidden/>
              </w:rPr>
              <w:tab/>
            </w:r>
            <w:r w:rsidR="009F2E71" w:rsidDel="00A9328A">
              <w:rPr>
                <w:noProof/>
                <w:webHidden/>
              </w:rPr>
              <w:delText>56</w:delText>
            </w:r>
          </w:del>
        </w:p>
        <w:p w14:paraId="642382A0" w14:textId="5C7AC313" w:rsidR="00A81868" w:rsidDel="00A9328A" w:rsidRDefault="00A81868">
          <w:pPr>
            <w:pStyle w:val="TOC1"/>
            <w:tabs>
              <w:tab w:val="left" w:pos="560"/>
              <w:tab w:val="right" w:leader="dot" w:pos="8488"/>
            </w:tabs>
            <w:rPr>
              <w:del w:id="351" w:author="Francisco J Lopez Pellicer" w:date="2016-06-15T18:42:00Z"/>
              <w:rFonts w:asciiTheme="minorHAnsi" w:eastAsiaTheme="minorEastAsia" w:hAnsiTheme="minorHAnsi" w:cstheme="minorBidi"/>
              <w:noProof/>
              <w:sz w:val="22"/>
              <w:szCs w:val="22"/>
              <w:lang w:val="es-ES" w:eastAsia="es-ES"/>
            </w:rPr>
          </w:pPr>
          <w:del w:id="352" w:author="Francisco J Lopez Pellicer" w:date="2016-06-15T18:42:00Z">
            <w:r w:rsidRPr="00A9328A" w:rsidDel="00A9328A">
              <w:rPr>
                <w:noProof/>
                <w:rPrChange w:id="353" w:author="Francisco J Lopez Pellicer" w:date="2016-06-15T18:42:00Z">
                  <w:rPr>
                    <w:rStyle w:val="Hyperlink"/>
                    <w:noProof/>
                  </w:rPr>
                </w:rPrChange>
              </w:rPr>
              <w:delText>6.</w:delText>
            </w:r>
            <w:r w:rsidDel="00A9328A">
              <w:rPr>
                <w:rFonts w:asciiTheme="minorHAnsi" w:eastAsiaTheme="minorEastAsia" w:hAnsiTheme="minorHAnsi" w:cstheme="minorBidi"/>
                <w:noProof/>
                <w:sz w:val="22"/>
                <w:szCs w:val="22"/>
                <w:lang w:val="es-ES" w:eastAsia="es-ES"/>
              </w:rPr>
              <w:tab/>
            </w:r>
            <w:r w:rsidRPr="00A9328A" w:rsidDel="00A9328A">
              <w:rPr>
                <w:noProof/>
                <w:rPrChange w:id="354" w:author="Francisco J Lopez Pellicer" w:date="2016-06-15T18:42:00Z">
                  <w:rPr>
                    <w:rStyle w:val="Hyperlink"/>
                    <w:noProof/>
                  </w:rPr>
                </w:rPrChange>
              </w:rPr>
              <w:delText>Conclusiones y futuro</w:delText>
            </w:r>
            <w:r w:rsidDel="00A9328A">
              <w:rPr>
                <w:noProof/>
                <w:webHidden/>
              </w:rPr>
              <w:tab/>
            </w:r>
            <w:r w:rsidR="009F2E71" w:rsidDel="00A9328A">
              <w:rPr>
                <w:noProof/>
                <w:webHidden/>
              </w:rPr>
              <w:delText>58</w:delText>
            </w:r>
          </w:del>
        </w:p>
        <w:p w14:paraId="4157280A" w14:textId="7EEB17F8" w:rsidR="00A81868" w:rsidDel="00A9328A" w:rsidRDefault="00A81868">
          <w:pPr>
            <w:pStyle w:val="TOC1"/>
            <w:tabs>
              <w:tab w:val="left" w:pos="560"/>
              <w:tab w:val="right" w:leader="dot" w:pos="8488"/>
            </w:tabs>
            <w:rPr>
              <w:del w:id="355" w:author="Francisco J Lopez Pellicer" w:date="2016-06-15T18:42:00Z"/>
              <w:rFonts w:asciiTheme="minorHAnsi" w:eastAsiaTheme="minorEastAsia" w:hAnsiTheme="minorHAnsi" w:cstheme="minorBidi"/>
              <w:noProof/>
              <w:sz w:val="22"/>
              <w:szCs w:val="22"/>
              <w:lang w:val="es-ES" w:eastAsia="es-ES"/>
            </w:rPr>
          </w:pPr>
          <w:del w:id="356" w:author="Francisco J Lopez Pellicer" w:date="2016-06-15T18:42:00Z">
            <w:r w:rsidRPr="00A9328A" w:rsidDel="00A9328A">
              <w:rPr>
                <w:noProof/>
                <w:rPrChange w:id="357" w:author="Francisco J Lopez Pellicer" w:date="2016-06-15T18:42:00Z">
                  <w:rPr>
                    <w:rStyle w:val="Hyperlink"/>
                    <w:noProof/>
                  </w:rPr>
                </w:rPrChange>
              </w:rPr>
              <w:delText>7.</w:delText>
            </w:r>
            <w:r w:rsidDel="00A9328A">
              <w:rPr>
                <w:rFonts w:asciiTheme="minorHAnsi" w:eastAsiaTheme="minorEastAsia" w:hAnsiTheme="minorHAnsi" w:cstheme="minorBidi"/>
                <w:noProof/>
                <w:sz w:val="22"/>
                <w:szCs w:val="22"/>
                <w:lang w:val="es-ES" w:eastAsia="es-ES"/>
              </w:rPr>
              <w:tab/>
            </w:r>
            <w:r w:rsidRPr="00A9328A" w:rsidDel="00A9328A">
              <w:rPr>
                <w:noProof/>
                <w:rPrChange w:id="358" w:author="Francisco J Lopez Pellicer" w:date="2016-06-15T18:42:00Z">
                  <w:rPr>
                    <w:rStyle w:val="Hyperlink"/>
                    <w:noProof/>
                  </w:rPr>
                </w:rPrChange>
              </w:rPr>
              <w:delText>Cronograma</w:delText>
            </w:r>
            <w:r w:rsidDel="00A9328A">
              <w:rPr>
                <w:noProof/>
                <w:webHidden/>
              </w:rPr>
              <w:tab/>
            </w:r>
            <w:r w:rsidR="009F2E71" w:rsidDel="00A9328A">
              <w:rPr>
                <w:noProof/>
                <w:webHidden/>
              </w:rPr>
              <w:delText>59</w:delText>
            </w:r>
          </w:del>
        </w:p>
        <w:p w14:paraId="47A7E166" w14:textId="4D5A0F26" w:rsidR="00A81868" w:rsidDel="00A9328A" w:rsidRDefault="00A81868">
          <w:pPr>
            <w:pStyle w:val="TOC1"/>
            <w:tabs>
              <w:tab w:val="left" w:pos="560"/>
              <w:tab w:val="right" w:leader="dot" w:pos="8488"/>
            </w:tabs>
            <w:rPr>
              <w:del w:id="359" w:author="Francisco J Lopez Pellicer" w:date="2016-06-15T18:42:00Z"/>
              <w:rFonts w:asciiTheme="minorHAnsi" w:eastAsiaTheme="minorEastAsia" w:hAnsiTheme="minorHAnsi" w:cstheme="minorBidi"/>
              <w:noProof/>
              <w:sz w:val="22"/>
              <w:szCs w:val="22"/>
              <w:lang w:val="es-ES" w:eastAsia="es-ES"/>
            </w:rPr>
          </w:pPr>
          <w:del w:id="360" w:author="Francisco J Lopez Pellicer" w:date="2016-06-15T18:42:00Z">
            <w:r w:rsidRPr="00A9328A" w:rsidDel="00A9328A">
              <w:rPr>
                <w:noProof/>
                <w:rPrChange w:id="361" w:author="Francisco J Lopez Pellicer" w:date="2016-06-15T18:42:00Z">
                  <w:rPr>
                    <w:rStyle w:val="Hyperlink"/>
                    <w:noProof/>
                  </w:rPr>
                </w:rPrChange>
              </w:rPr>
              <w:delText>8.</w:delText>
            </w:r>
            <w:r w:rsidDel="00A9328A">
              <w:rPr>
                <w:rFonts w:asciiTheme="minorHAnsi" w:eastAsiaTheme="minorEastAsia" w:hAnsiTheme="minorHAnsi" w:cstheme="minorBidi"/>
                <w:noProof/>
                <w:sz w:val="22"/>
                <w:szCs w:val="22"/>
                <w:lang w:val="es-ES" w:eastAsia="es-ES"/>
              </w:rPr>
              <w:tab/>
            </w:r>
            <w:r w:rsidRPr="00A9328A" w:rsidDel="00A9328A">
              <w:rPr>
                <w:noProof/>
                <w:rPrChange w:id="362" w:author="Francisco J Lopez Pellicer" w:date="2016-06-15T18:42:00Z">
                  <w:rPr>
                    <w:rStyle w:val="Hyperlink"/>
                    <w:noProof/>
                  </w:rPr>
                </w:rPrChange>
              </w:rPr>
              <w:delText>Bibliografía</w:delText>
            </w:r>
            <w:r w:rsidDel="00A9328A">
              <w:rPr>
                <w:noProof/>
                <w:webHidden/>
              </w:rPr>
              <w:tab/>
            </w:r>
            <w:r w:rsidR="009F2E71" w:rsidDel="00A9328A">
              <w:rPr>
                <w:noProof/>
                <w:webHidden/>
              </w:rPr>
              <w:delText>60</w:delText>
            </w:r>
          </w:del>
        </w:p>
        <w:p w14:paraId="0E7ED0C3" w14:textId="1E075231" w:rsidR="00A81868" w:rsidDel="00A9328A" w:rsidRDefault="00A81868">
          <w:pPr>
            <w:pStyle w:val="TOC1"/>
            <w:tabs>
              <w:tab w:val="right" w:leader="dot" w:pos="8488"/>
            </w:tabs>
            <w:rPr>
              <w:del w:id="363" w:author="Francisco J Lopez Pellicer" w:date="2016-06-15T18:42:00Z"/>
              <w:rFonts w:asciiTheme="minorHAnsi" w:eastAsiaTheme="minorEastAsia" w:hAnsiTheme="minorHAnsi" w:cstheme="minorBidi"/>
              <w:noProof/>
              <w:sz w:val="22"/>
              <w:szCs w:val="22"/>
              <w:lang w:val="es-ES" w:eastAsia="es-ES"/>
            </w:rPr>
          </w:pPr>
          <w:del w:id="364" w:author="Francisco J Lopez Pellicer" w:date="2016-06-15T18:42:00Z">
            <w:r w:rsidRPr="00A9328A" w:rsidDel="00A9328A">
              <w:rPr>
                <w:noProof/>
                <w:rPrChange w:id="365" w:author="Francisco J Lopez Pellicer" w:date="2016-06-15T18:42:00Z">
                  <w:rPr>
                    <w:rStyle w:val="Hyperlink"/>
                    <w:noProof/>
                  </w:rPr>
                </w:rPrChange>
              </w:rPr>
              <w:delText>Anexo A – Operaciones de Nutch</w:delText>
            </w:r>
            <w:r w:rsidDel="00A9328A">
              <w:rPr>
                <w:noProof/>
                <w:webHidden/>
              </w:rPr>
              <w:tab/>
            </w:r>
            <w:r w:rsidR="009F2E71" w:rsidDel="00A9328A">
              <w:rPr>
                <w:noProof/>
                <w:webHidden/>
              </w:rPr>
              <w:delText>61</w:delText>
            </w:r>
          </w:del>
        </w:p>
        <w:p w14:paraId="321B7FFD" w14:textId="13A13E19" w:rsidR="00A81868" w:rsidDel="00A9328A" w:rsidRDefault="00A81868">
          <w:pPr>
            <w:pStyle w:val="TOC1"/>
            <w:tabs>
              <w:tab w:val="right" w:leader="dot" w:pos="8488"/>
            </w:tabs>
            <w:rPr>
              <w:del w:id="366" w:author="Francisco J Lopez Pellicer" w:date="2016-06-15T18:42:00Z"/>
              <w:rFonts w:asciiTheme="minorHAnsi" w:eastAsiaTheme="minorEastAsia" w:hAnsiTheme="minorHAnsi" w:cstheme="minorBidi"/>
              <w:noProof/>
              <w:sz w:val="22"/>
              <w:szCs w:val="22"/>
              <w:lang w:val="es-ES" w:eastAsia="es-ES"/>
            </w:rPr>
          </w:pPr>
          <w:del w:id="367" w:author="Francisco J Lopez Pellicer" w:date="2016-06-15T18:42:00Z">
            <w:r w:rsidRPr="00A9328A" w:rsidDel="00A9328A">
              <w:rPr>
                <w:noProof/>
                <w:rPrChange w:id="368" w:author="Francisco J Lopez Pellicer" w:date="2016-06-15T18:42:00Z">
                  <w:rPr>
                    <w:rStyle w:val="Hyperlink"/>
                    <w:noProof/>
                  </w:rPr>
                </w:rPrChange>
              </w:rPr>
              <w:delText>Anexo B – Manual de GeoCrawler</w:delText>
            </w:r>
            <w:r w:rsidDel="00A9328A">
              <w:rPr>
                <w:noProof/>
                <w:webHidden/>
              </w:rPr>
              <w:tab/>
            </w:r>
            <w:r w:rsidR="009F2E71" w:rsidDel="00A9328A">
              <w:rPr>
                <w:noProof/>
                <w:webHidden/>
              </w:rPr>
              <w:delText>62</w:delText>
            </w:r>
          </w:del>
        </w:p>
        <w:p w14:paraId="6409DAC2" w14:textId="19476207" w:rsidR="00A81868" w:rsidDel="00A9328A" w:rsidRDefault="00A81868">
          <w:pPr>
            <w:pStyle w:val="TOC1"/>
            <w:tabs>
              <w:tab w:val="right" w:leader="dot" w:pos="8488"/>
            </w:tabs>
            <w:rPr>
              <w:del w:id="369" w:author="Francisco J Lopez Pellicer" w:date="2016-06-15T18:42:00Z"/>
              <w:rFonts w:asciiTheme="minorHAnsi" w:eastAsiaTheme="minorEastAsia" w:hAnsiTheme="minorHAnsi" w:cstheme="minorBidi"/>
              <w:noProof/>
              <w:sz w:val="22"/>
              <w:szCs w:val="22"/>
              <w:lang w:val="es-ES" w:eastAsia="es-ES"/>
            </w:rPr>
          </w:pPr>
          <w:del w:id="370" w:author="Francisco J Lopez Pellicer" w:date="2016-06-15T18:42:00Z">
            <w:r w:rsidRPr="00A9328A" w:rsidDel="00A9328A">
              <w:rPr>
                <w:noProof/>
                <w:rPrChange w:id="371" w:author="Francisco J Lopez Pellicer" w:date="2016-06-15T18:42:00Z">
                  <w:rPr>
                    <w:rStyle w:val="Hyperlink"/>
                    <w:noProof/>
                  </w:rPr>
                </w:rPrChange>
              </w:rPr>
              <w:delText>Anexo C – Tipos de recursos OGC</w:delText>
            </w:r>
            <w:r w:rsidDel="00A9328A">
              <w:rPr>
                <w:noProof/>
                <w:webHidden/>
              </w:rPr>
              <w:tab/>
            </w:r>
            <w:r w:rsidR="009F2E71" w:rsidDel="00A9328A">
              <w:rPr>
                <w:noProof/>
                <w:webHidden/>
              </w:rPr>
              <w:delText>63</w:delText>
            </w:r>
          </w:del>
        </w:p>
        <w:p w14:paraId="691A3A1D" w14:textId="243A2042" w:rsidR="00A81868" w:rsidDel="00A9328A" w:rsidRDefault="00A81868">
          <w:pPr>
            <w:pStyle w:val="TOC3"/>
            <w:tabs>
              <w:tab w:val="right" w:leader="dot" w:pos="8488"/>
            </w:tabs>
            <w:rPr>
              <w:del w:id="372" w:author="Francisco J Lopez Pellicer" w:date="2016-06-15T18:42:00Z"/>
              <w:rFonts w:asciiTheme="minorHAnsi" w:eastAsiaTheme="minorEastAsia" w:hAnsiTheme="minorHAnsi" w:cstheme="minorBidi"/>
              <w:noProof/>
              <w:sz w:val="22"/>
              <w:szCs w:val="22"/>
              <w:lang w:val="es-ES" w:eastAsia="es-ES"/>
            </w:rPr>
          </w:pPr>
          <w:del w:id="373" w:author="Francisco J Lopez Pellicer" w:date="2016-06-15T18:42:00Z">
            <w:r w:rsidRPr="00A9328A" w:rsidDel="00A9328A">
              <w:rPr>
                <w:noProof/>
                <w:lang w:val="en-US"/>
                <w:rPrChange w:id="374" w:author="Francisco J Lopez Pellicer" w:date="2016-06-15T18:42:00Z">
                  <w:rPr>
                    <w:rStyle w:val="Hyperlink"/>
                    <w:noProof/>
                    <w:lang w:val="en-US"/>
                  </w:rPr>
                </w:rPrChange>
              </w:rPr>
              <w:delText>WPS</w:delText>
            </w:r>
            <w:r w:rsidDel="00A9328A">
              <w:rPr>
                <w:noProof/>
                <w:webHidden/>
              </w:rPr>
              <w:tab/>
            </w:r>
            <w:r w:rsidR="009F2E71" w:rsidDel="00A9328A">
              <w:rPr>
                <w:noProof/>
                <w:webHidden/>
              </w:rPr>
              <w:delText>63</w:delText>
            </w:r>
          </w:del>
        </w:p>
        <w:p w14:paraId="2E344B1E" w14:textId="09BDBAC5" w:rsidR="00A81868" w:rsidDel="00A9328A" w:rsidRDefault="00A81868">
          <w:pPr>
            <w:pStyle w:val="TOC3"/>
            <w:tabs>
              <w:tab w:val="right" w:leader="dot" w:pos="8488"/>
            </w:tabs>
            <w:rPr>
              <w:del w:id="375" w:author="Francisco J Lopez Pellicer" w:date="2016-06-15T18:42:00Z"/>
              <w:rFonts w:asciiTheme="minorHAnsi" w:eastAsiaTheme="minorEastAsia" w:hAnsiTheme="minorHAnsi" w:cstheme="minorBidi"/>
              <w:noProof/>
              <w:sz w:val="22"/>
              <w:szCs w:val="22"/>
              <w:lang w:val="es-ES" w:eastAsia="es-ES"/>
            </w:rPr>
          </w:pPr>
          <w:del w:id="376" w:author="Francisco J Lopez Pellicer" w:date="2016-06-15T18:42:00Z">
            <w:r w:rsidRPr="00A9328A" w:rsidDel="00A9328A">
              <w:rPr>
                <w:noProof/>
                <w:lang w:val="en-US"/>
                <w:rPrChange w:id="377" w:author="Francisco J Lopez Pellicer" w:date="2016-06-15T18:42:00Z">
                  <w:rPr>
                    <w:rStyle w:val="Hyperlink"/>
                    <w:noProof/>
                    <w:lang w:val="en-US"/>
                  </w:rPr>
                </w:rPrChange>
              </w:rPr>
              <w:delText>WCTS</w:delText>
            </w:r>
            <w:r w:rsidDel="00A9328A">
              <w:rPr>
                <w:noProof/>
                <w:webHidden/>
              </w:rPr>
              <w:tab/>
            </w:r>
            <w:r w:rsidR="009F2E71" w:rsidDel="00A9328A">
              <w:rPr>
                <w:noProof/>
                <w:webHidden/>
              </w:rPr>
              <w:delText>63</w:delText>
            </w:r>
          </w:del>
        </w:p>
        <w:p w14:paraId="27329CE9" w14:textId="3E15804C" w:rsidR="00A81868" w:rsidDel="00A9328A" w:rsidRDefault="00A81868">
          <w:pPr>
            <w:pStyle w:val="TOC3"/>
            <w:tabs>
              <w:tab w:val="right" w:leader="dot" w:pos="8488"/>
            </w:tabs>
            <w:rPr>
              <w:del w:id="378" w:author="Francisco J Lopez Pellicer" w:date="2016-06-15T18:42:00Z"/>
              <w:rFonts w:asciiTheme="minorHAnsi" w:eastAsiaTheme="minorEastAsia" w:hAnsiTheme="minorHAnsi" w:cstheme="minorBidi"/>
              <w:noProof/>
              <w:sz w:val="22"/>
              <w:szCs w:val="22"/>
              <w:lang w:val="es-ES" w:eastAsia="es-ES"/>
            </w:rPr>
          </w:pPr>
          <w:del w:id="379" w:author="Francisco J Lopez Pellicer" w:date="2016-06-15T18:42:00Z">
            <w:r w:rsidRPr="00A9328A" w:rsidDel="00A9328A">
              <w:rPr>
                <w:noProof/>
                <w:lang w:val="en-US"/>
                <w:rPrChange w:id="380" w:author="Francisco J Lopez Pellicer" w:date="2016-06-15T18:42:00Z">
                  <w:rPr>
                    <w:rStyle w:val="Hyperlink"/>
                    <w:noProof/>
                    <w:lang w:val="en-US"/>
                  </w:rPr>
                </w:rPrChange>
              </w:rPr>
              <w:delText>WMS</w:delText>
            </w:r>
            <w:r w:rsidDel="00A9328A">
              <w:rPr>
                <w:noProof/>
                <w:webHidden/>
              </w:rPr>
              <w:tab/>
            </w:r>
            <w:r w:rsidR="009F2E71" w:rsidDel="00A9328A">
              <w:rPr>
                <w:noProof/>
                <w:webHidden/>
              </w:rPr>
              <w:delText>63</w:delText>
            </w:r>
          </w:del>
        </w:p>
        <w:p w14:paraId="5BBA5668" w14:textId="26EEFDE5" w:rsidR="00A81868" w:rsidDel="00A9328A" w:rsidRDefault="00A81868">
          <w:pPr>
            <w:pStyle w:val="TOC3"/>
            <w:tabs>
              <w:tab w:val="right" w:leader="dot" w:pos="8488"/>
            </w:tabs>
            <w:rPr>
              <w:del w:id="381" w:author="Francisco J Lopez Pellicer" w:date="2016-06-15T18:42:00Z"/>
              <w:rFonts w:asciiTheme="minorHAnsi" w:eastAsiaTheme="minorEastAsia" w:hAnsiTheme="minorHAnsi" w:cstheme="minorBidi"/>
              <w:noProof/>
              <w:sz w:val="22"/>
              <w:szCs w:val="22"/>
              <w:lang w:val="es-ES" w:eastAsia="es-ES"/>
            </w:rPr>
          </w:pPr>
          <w:del w:id="382" w:author="Francisco J Lopez Pellicer" w:date="2016-06-15T18:42:00Z">
            <w:r w:rsidRPr="00A9328A" w:rsidDel="00A9328A">
              <w:rPr>
                <w:noProof/>
                <w:lang w:val="en-US"/>
                <w:rPrChange w:id="383" w:author="Francisco J Lopez Pellicer" w:date="2016-06-15T18:42:00Z">
                  <w:rPr>
                    <w:rStyle w:val="Hyperlink"/>
                    <w:noProof/>
                    <w:lang w:val="en-US"/>
                  </w:rPr>
                </w:rPrChange>
              </w:rPr>
              <w:delText>WFS</w:delText>
            </w:r>
            <w:r w:rsidDel="00A9328A">
              <w:rPr>
                <w:noProof/>
                <w:webHidden/>
              </w:rPr>
              <w:tab/>
            </w:r>
            <w:r w:rsidR="009F2E71" w:rsidDel="00A9328A">
              <w:rPr>
                <w:noProof/>
                <w:webHidden/>
              </w:rPr>
              <w:delText>63</w:delText>
            </w:r>
          </w:del>
        </w:p>
        <w:p w14:paraId="1691C3BA" w14:textId="3F933901" w:rsidR="00A81868" w:rsidDel="00A9328A" w:rsidRDefault="00A81868">
          <w:pPr>
            <w:pStyle w:val="TOC3"/>
            <w:tabs>
              <w:tab w:val="right" w:leader="dot" w:pos="8488"/>
            </w:tabs>
            <w:rPr>
              <w:del w:id="384" w:author="Francisco J Lopez Pellicer" w:date="2016-06-15T18:42:00Z"/>
              <w:rFonts w:asciiTheme="minorHAnsi" w:eastAsiaTheme="minorEastAsia" w:hAnsiTheme="minorHAnsi" w:cstheme="minorBidi"/>
              <w:noProof/>
              <w:sz w:val="22"/>
              <w:szCs w:val="22"/>
              <w:lang w:val="es-ES" w:eastAsia="es-ES"/>
            </w:rPr>
          </w:pPr>
          <w:del w:id="385" w:author="Francisco J Lopez Pellicer" w:date="2016-06-15T18:42:00Z">
            <w:r w:rsidRPr="00A9328A" w:rsidDel="00A9328A">
              <w:rPr>
                <w:noProof/>
                <w:lang w:val="en-US"/>
                <w:rPrChange w:id="386" w:author="Francisco J Lopez Pellicer" w:date="2016-06-15T18:42:00Z">
                  <w:rPr>
                    <w:rStyle w:val="Hyperlink"/>
                    <w:noProof/>
                    <w:lang w:val="en-US"/>
                  </w:rPr>
                </w:rPrChange>
              </w:rPr>
              <w:delText>WMTS</w:delText>
            </w:r>
            <w:r w:rsidDel="00A9328A">
              <w:rPr>
                <w:noProof/>
                <w:webHidden/>
              </w:rPr>
              <w:tab/>
            </w:r>
            <w:r w:rsidR="009F2E71" w:rsidDel="00A9328A">
              <w:rPr>
                <w:noProof/>
                <w:webHidden/>
              </w:rPr>
              <w:delText>63</w:delText>
            </w:r>
          </w:del>
        </w:p>
        <w:p w14:paraId="710E7848" w14:textId="7D5B1600" w:rsidR="00A81868" w:rsidDel="00A9328A" w:rsidRDefault="00A81868">
          <w:pPr>
            <w:pStyle w:val="TOC3"/>
            <w:tabs>
              <w:tab w:val="right" w:leader="dot" w:pos="8488"/>
            </w:tabs>
            <w:rPr>
              <w:del w:id="387" w:author="Francisco J Lopez Pellicer" w:date="2016-06-15T18:42:00Z"/>
              <w:rFonts w:asciiTheme="minorHAnsi" w:eastAsiaTheme="minorEastAsia" w:hAnsiTheme="minorHAnsi" w:cstheme="minorBidi"/>
              <w:noProof/>
              <w:sz w:val="22"/>
              <w:szCs w:val="22"/>
              <w:lang w:val="es-ES" w:eastAsia="es-ES"/>
            </w:rPr>
          </w:pPr>
          <w:del w:id="388" w:author="Francisco J Lopez Pellicer" w:date="2016-06-15T18:42:00Z">
            <w:r w:rsidRPr="00A9328A" w:rsidDel="00A9328A">
              <w:rPr>
                <w:noProof/>
                <w:lang w:val="en-US"/>
                <w:rPrChange w:id="389" w:author="Francisco J Lopez Pellicer" w:date="2016-06-15T18:42:00Z">
                  <w:rPr>
                    <w:rStyle w:val="Hyperlink"/>
                    <w:noProof/>
                    <w:lang w:val="en-US"/>
                  </w:rPr>
                </w:rPrChange>
              </w:rPr>
              <w:delText>WCS</w:delText>
            </w:r>
            <w:r w:rsidDel="00A9328A">
              <w:rPr>
                <w:noProof/>
                <w:webHidden/>
              </w:rPr>
              <w:tab/>
            </w:r>
            <w:r w:rsidR="009F2E71" w:rsidDel="00A9328A">
              <w:rPr>
                <w:noProof/>
                <w:webHidden/>
              </w:rPr>
              <w:delText>63</w:delText>
            </w:r>
          </w:del>
        </w:p>
        <w:p w14:paraId="53294775" w14:textId="743C2F4A" w:rsidR="00A81868" w:rsidDel="00A9328A" w:rsidRDefault="00A81868">
          <w:pPr>
            <w:pStyle w:val="TOC3"/>
            <w:tabs>
              <w:tab w:val="right" w:leader="dot" w:pos="8488"/>
            </w:tabs>
            <w:rPr>
              <w:del w:id="390" w:author="Francisco J Lopez Pellicer" w:date="2016-06-15T18:42:00Z"/>
              <w:rFonts w:asciiTheme="minorHAnsi" w:eastAsiaTheme="minorEastAsia" w:hAnsiTheme="minorHAnsi" w:cstheme="minorBidi"/>
              <w:noProof/>
              <w:sz w:val="22"/>
              <w:szCs w:val="22"/>
              <w:lang w:val="es-ES" w:eastAsia="es-ES"/>
            </w:rPr>
          </w:pPr>
          <w:del w:id="391" w:author="Francisco J Lopez Pellicer" w:date="2016-06-15T18:42:00Z">
            <w:r w:rsidRPr="00A9328A" w:rsidDel="00A9328A">
              <w:rPr>
                <w:noProof/>
                <w:lang w:val="es-ES"/>
                <w:rPrChange w:id="392" w:author="Francisco J Lopez Pellicer" w:date="2016-06-15T18:42:00Z">
                  <w:rPr>
                    <w:rStyle w:val="Hyperlink"/>
                    <w:noProof/>
                    <w:lang w:val="es-ES"/>
                  </w:rPr>
                </w:rPrChange>
              </w:rPr>
              <w:delText>CSW</w:delText>
            </w:r>
            <w:r w:rsidDel="00A9328A">
              <w:rPr>
                <w:noProof/>
                <w:webHidden/>
              </w:rPr>
              <w:tab/>
            </w:r>
            <w:r w:rsidR="009F2E71" w:rsidDel="00A9328A">
              <w:rPr>
                <w:noProof/>
                <w:webHidden/>
              </w:rPr>
              <w:delText>63</w:delText>
            </w:r>
          </w:del>
        </w:p>
        <w:p w14:paraId="71A74385" w14:textId="491480FA" w:rsidR="00A81868" w:rsidDel="00A9328A" w:rsidRDefault="00A81868">
          <w:pPr>
            <w:pStyle w:val="TOC1"/>
            <w:tabs>
              <w:tab w:val="right" w:leader="dot" w:pos="8488"/>
            </w:tabs>
            <w:rPr>
              <w:del w:id="393" w:author="Francisco J Lopez Pellicer" w:date="2016-06-15T18:42:00Z"/>
              <w:rFonts w:asciiTheme="minorHAnsi" w:eastAsiaTheme="minorEastAsia" w:hAnsiTheme="minorHAnsi" w:cstheme="minorBidi"/>
              <w:noProof/>
              <w:sz w:val="22"/>
              <w:szCs w:val="22"/>
              <w:lang w:val="es-ES" w:eastAsia="es-ES"/>
            </w:rPr>
          </w:pPr>
          <w:del w:id="394" w:author="Francisco J Lopez Pellicer" w:date="2016-06-15T18:42:00Z">
            <w:r w:rsidRPr="00A9328A" w:rsidDel="00A9328A">
              <w:rPr>
                <w:noProof/>
                <w:rPrChange w:id="395" w:author="Francisco J Lopez Pellicer" w:date="2016-06-15T18:42:00Z">
                  <w:rPr>
                    <w:rStyle w:val="Hyperlink"/>
                    <w:noProof/>
                  </w:rPr>
                </w:rPrChange>
              </w:rPr>
              <w:delText>Anexo D – Código de interés</w:delText>
            </w:r>
            <w:r w:rsidDel="00A9328A">
              <w:rPr>
                <w:noProof/>
                <w:webHidden/>
              </w:rPr>
              <w:tab/>
            </w:r>
            <w:r w:rsidR="009F2E71" w:rsidDel="00A9328A">
              <w:rPr>
                <w:noProof/>
                <w:webHidden/>
              </w:rPr>
              <w:delText>64</w:delText>
            </w:r>
          </w:del>
        </w:p>
        <w:p w14:paraId="14482791" w14:textId="49A6FECA" w:rsidR="009F2E71" w:rsidRDefault="0013575C" w:rsidP="002441BF">
          <w:pPr>
            <w:rPr>
              <w:szCs w:val="28"/>
            </w:rPr>
          </w:pPr>
          <w:r>
            <w:rPr>
              <w:b/>
              <w:bCs/>
            </w:rPr>
            <w:fldChar w:fldCharType="end"/>
          </w:r>
        </w:p>
      </w:sdtContent>
    </w:sdt>
    <w:p w14:paraId="26897209" w14:textId="36506D34" w:rsidR="009F2E71" w:rsidRDefault="009F2E71" w:rsidP="009F2E71">
      <w:pPr>
        <w:tabs>
          <w:tab w:val="left" w:pos="2407"/>
        </w:tabs>
        <w:rPr>
          <w:szCs w:val="28"/>
        </w:rPr>
      </w:pPr>
      <w:r>
        <w:rPr>
          <w:szCs w:val="28"/>
        </w:rPr>
        <w:tab/>
      </w:r>
    </w:p>
    <w:p w14:paraId="467A21B5" w14:textId="17BFB593" w:rsidR="009F2E71" w:rsidDel="00E575CE" w:rsidRDefault="009F2E71" w:rsidP="009F2E71">
      <w:pPr>
        <w:tabs>
          <w:tab w:val="left" w:pos="2407"/>
        </w:tabs>
        <w:rPr>
          <w:del w:id="396" w:author="Francisco J Lopez Pellicer" w:date="2016-06-15T18:16:00Z"/>
          <w:szCs w:val="28"/>
        </w:rPr>
      </w:pPr>
    </w:p>
    <w:p w14:paraId="1D305EFF" w14:textId="30A57416" w:rsidR="009F2E71" w:rsidDel="00E575CE" w:rsidRDefault="009F2E71" w:rsidP="009F2E71">
      <w:pPr>
        <w:tabs>
          <w:tab w:val="left" w:pos="2407"/>
        </w:tabs>
        <w:rPr>
          <w:del w:id="397" w:author="Francisco J Lopez Pellicer" w:date="2016-06-15T18:16:00Z"/>
          <w:szCs w:val="28"/>
        </w:rPr>
      </w:pPr>
    </w:p>
    <w:p w14:paraId="3F2FE7B0" w14:textId="566345DC" w:rsidR="009F2E71" w:rsidDel="00E575CE" w:rsidRDefault="009F2E71" w:rsidP="009F2E71">
      <w:pPr>
        <w:tabs>
          <w:tab w:val="left" w:pos="2407"/>
        </w:tabs>
        <w:rPr>
          <w:del w:id="398" w:author="Francisco J Lopez Pellicer" w:date="2016-06-15T18:16:00Z"/>
          <w:szCs w:val="28"/>
        </w:rPr>
      </w:pPr>
    </w:p>
    <w:p w14:paraId="6FBB282F" w14:textId="397BE8E8" w:rsidR="009F2E71" w:rsidDel="00E575CE" w:rsidRDefault="009F2E71" w:rsidP="009F2E71">
      <w:pPr>
        <w:tabs>
          <w:tab w:val="left" w:pos="2407"/>
        </w:tabs>
        <w:rPr>
          <w:del w:id="399" w:author="Francisco J Lopez Pellicer" w:date="2016-06-15T18:16:00Z"/>
          <w:szCs w:val="28"/>
        </w:rPr>
      </w:pPr>
    </w:p>
    <w:p w14:paraId="28AA060F" w14:textId="61A2D9E8" w:rsidR="009F2E71" w:rsidDel="00E575CE" w:rsidRDefault="009F2E71" w:rsidP="009F2E71">
      <w:pPr>
        <w:tabs>
          <w:tab w:val="left" w:pos="2407"/>
        </w:tabs>
        <w:rPr>
          <w:del w:id="400" w:author="Francisco J Lopez Pellicer" w:date="2016-06-15T18:16:00Z"/>
          <w:szCs w:val="28"/>
        </w:rPr>
      </w:pPr>
    </w:p>
    <w:p w14:paraId="169668D7" w14:textId="3F8E7A04" w:rsidR="009F2E71" w:rsidDel="00E575CE" w:rsidRDefault="009F2E71" w:rsidP="009F2E71">
      <w:pPr>
        <w:tabs>
          <w:tab w:val="left" w:pos="2407"/>
        </w:tabs>
        <w:rPr>
          <w:del w:id="401" w:author="Francisco J Lopez Pellicer" w:date="2016-06-15T18:16:00Z"/>
          <w:szCs w:val="28"/>
        </w:rPr>
      </w:pPr>
    </w:p>
    <w:p w14:paraId="05A05C82" w14:textId="57EBB209" w:rsidR="009F2E71" w:rsidDel="00E575CE" w:rsidRDefault="009F2E71" w:rsidP="009F2E71">
      <w:pPr>
        <w:tabs>
          <w:tab w:val="left" w:pos="2407"/>
        </w:tabs>
        <w:rPr>
          <w:del w:id="402" w:author="Francisco J Lopez Pellicer" w:date="2016-06-15T18:16:00Z"/>
          <w:szCs w:val="28"/>
        </w:rPr>
      </w:pPr>
    </w:p>
    <w:p w14:paraId="321B9F0F" w14:textId="0819E129" w:rsidR="009F2E71" w:rsidDel="00E575CE" w:rsidRDefault="009F2E71" w:rsidP="009F2E71">
      <w:pPr>
        <w:tabs>
          <w:tab w:val="left" w:pos="2407"/>
        </w:tabs>
        <w:rPr>
          <w:del w:id="403" w:author="Francisco J Lopez Pellicer" w:date="2016-06-15T18:16:00Z"/>
          <w:szCs w:val="28"/>
        </w:rPr>
      </w:pPr>
    </w:p>
    <w:p w14:paraId="0AC44FE7" w14:textId="63DF85DC" w:rsidR="009F2E71" w:rsidDel="00E575CE" w:rsidRDefault="009F2E71" w:rsidP="009F2E71">
      <w:pPr>
        <w:tabs>
          <w:tab w:val="left" w:pos="2407"/>
        </w:tabs>
        <w:rPr>
          <w:del w:id="404" w:author="Francisco J Lopez Pellicer" w:date="2016-06-15T18:16:00Z"/>
          <w:szCs w:val="28"/>
        </w:rPr>
      </w:pPr>
    </w:p>
    <w:p w14:paraId="5579A058" w14:textId="111F29F5" w:rsidR="009F2E71" w:rsidDel="00E575CE" w:rsidRDefault="009F2E71" w:rsidP="009F2E71">
      <w:pPr>
        <w:tabs>
          <w:tab w:val="left" w:pos="2407"/>
        </w:tabs>
        <w:rPr>
          <w:del w:id="405" w:author="Francisco J Lopez Pellicer" w:date="2016-06-15T18:16:00Z"/>
          <w:szCs w:val="28"/>
        </w:rPr>
      </w:pPr>
    </w:p>
    <w:p w14:paraId="1A78A626" w14:textId="73995818" w:rsidR="009F2E71" w:rsidDel="00E575CE" w:rsidRDefault="009F2E71" w:rsidP="009F2E71">
      <w:pPr>
        <w:tabs>
          <w:tab w:val="left" w:pos="2407"/>
        </w:tabs>
        <w:rPr>
          <w:del w:id="406" w:author="Francisco J Lopez Pellicer" w:date="2016-06-15T18:16:00Z"/>
          <w:szCs w:val="28"/>
        </w:rPr>
      </w:pPr>
    </w:p>
    <w:p w14:paraId="60B666B5" w14:textId="77777777" w:rsidR="009F2E71" w:rsidRDefault="009F2E71" w:rsidP="009F2E71">
      <w:pPr>
        <w:tabs>
          <w:tab w:val="left" w:pos="2407"/>
        </w:tabs>
        <w:rPr>
          <w:szCs w:val="28"/>
        </w:rPr>
      </w:pPr>
    </w:p>
    <w:p w14:paraId="78F6B1B6" w14:textId="45960463" w:rsidR="009F2E71" w:rsidRDefault="009F2E71" w:rsidP="009F2E71">
      <w:pPr>
        <w:pStyle w:val="Heading1"/>
      </w:pPr>
      <w:bookmarkStart w:id="407" w:name="_Toc453779463"/>
      <w:r>
        <w:lastRenderedPageBreak/>
        <w:t>Tabla de ejemplos</w:t>
      </w:r>
      <w:bookmarkEnd w:id="407"/>
    </w:p>
    <w:p w14:paraId="3FF41D9A" w14:textId="4D420BE9" w:rsidR="009F2E71" w:rsidRDefault="009F2E71">
      <w:pPr>
        <w:pStyle w:val="TableofFigures"/>
        <w:tabs>
          <w:tab w:val="right" w:leader="dot" w:pos="8488"/>
        </w:tabs>
        <w:rPr>
          <w:rFonts w:asciiTheme="minorHAnsi" w:eastAsiaTheme="minorEastAsia" w:hAnsiTheme="minorHAnsi" w:cstheme="minorBidi"/>
          <w:noProof/>
          <w:sz w:val="22"/>
          <w:szCs w:val="22"/>
          <w:lang w:val="es-ES" w:eastAsia="es-ES"/>
        </w:rPr>
      </w:pPr>
      <w:r>
        <w:rPr>
          <w:szCs w:val="28"/>
        </w:rPr>
        <w:fldChar w:fldCharType="begin"/>
      </w:r>
      <w:r>
        <w:rPr>
          <w:szCs w:val="28"/>
        </w:rPr>
        <w:instrText xml:space="preserve"> TOC \h \z \c "Ejemplo" </w:instrText>
      </w:r>
      <w:r>
        <w:rPr>
          <w:szCs w:val="28"/>
        </w:rPr>
        <w:fldChar w:fldCharType="separate"/>
      </w:r>
      <w:r w:rsidR="00BA3DC4">
        <w:rPr>
          <w:noProof/>
        </w:rPr>
        <w:fldChar w:fldCharType="begin"/>
      </w:r>
      <w:r w:rsidR="00BA3DC4">
        <w:rPr>
          <w:noProof/>
        </w:rPr>
        <w:instrText xml:space="preserve"> HYPERLINK \l "_Toc453684866" </w:instrText>
      </w:r>
      <w:ins w:id="408" w:author="Francisco J Lopez Pellicer" w:date="2016-06-15T18:42:00Z">
        <w:r w:rsidR="00A9328A">
          <w:rPr>
            <w:noProof/>
          </w:rPr>
        </w:r>
      </w:ins>
      <w:r w:rsidR="00BA3DC4">
        <w:rPr>
          <w:noProof/>
        </w:rPr>
        <w:fldChar w:fldCharType="separate"/>
      </w:r>
      <w:r w:rsidRPr="00276DD1">
        <w:rPr>
          <w:rStyle w:val="Hyperlink"/>
          <w:noProof/>
        </w:rPr>
        <w:t>Ejemplo 1</w:t>
      </w:r>
      <w:r>
        <w:rPr>
          <w:noProof/>
          <w:webHidden/>
        </w:rPr>
        <w:tab/>
      </w:r>
      <w:r>
        <w:rPr>
          <w:noProof/>
          <w:webHidden/>
        </w:rPr>
        <w:fldChar w:fldCharType="begin"/>
      </w:r>
      <w:r>
        <w:rPr>
          <w:noProof/>
          <w:webHidden/>
        </w:rPr>
        <w:instrText xml:space="preserve"> PAGEREF _Toc453684866 \h </w:instrText>
      </w:r>
      <w:r>
        <w:rPr>
          <w:noProof/>
          <w:webHidden/>
        </w:rPr>
      </w:r>
      <w:r>
        <w:rPr>
          <w:noProof/>
          <w:webHidden/>
        </w:rPr>
        <w:fldChar w:fldCharType="separate"/>
      </w:r>
      <w:ins w:id="409" w:author="Francisco J Lopez Pellicer" w:date="2016-06-15T18:42:00Z">
        <w:r w:rsidR="00A9328A">
          <w:rPr>
            <w:noProof/>
            <w:webHidden/>
          </w:rPr>
          <w:t>11</w:t>
        </w:r>
      </w:ins>
      <w:del w:id="410" w:author="Francisco J Lopez Pellicer" w:date="2016-06-15T18:42:00Z">
        <w:r w:rsidDel="00A9328A">
          <w:rPr>
            <w:noProof/>
            <w:webHidden/>
          </w:rPr>
          <w:delText>15</w:delText>
        </w:r>
      </w:del>
      <w:r>
        <w:rPr>
          <w:noProof/>
          <w:webHidden/>
        </w:rPr>
        <w:fldChar w:fldCharType="end"/>
      </w:r>
      <w:r w:rsidR="00BA3DC4">
        <w:rPr>
          <w:noProof/>
        </w:rPr>
        <w:fldChar w:fldCharType="end"/>
      </w:r>
    </w:p>
    <w:p w14:paraId="132081A7" w14:textId="01A13416" w:rsidR="009F2E71" w:rsidRDefault="00BA3DC4">
      <w:pPr>
        <w:pStyle w:val="TableofFigures"/>
        <w:tabs>
          <w:tab w:val="right" w:leader="dot" w:pos="8488"/>
        </w:tabs>
        <w:rPr>
          <w:rFonts w:asciiTheme="minorHAnsi" w:eastAsiaTheme="minorEastAsia" w:hAnsiTheme="minorHAnsi" w:cstheme="minorBidi"/>
          <w:noProof/>
          <w:sz w:val="22"/>
          <w:szCs w:val="22"/>
          <w:lang w:val="es-ES" w:eastAsia="es-ES"/>
        </w:rPr>
      </w:pPr>
      <w:r>
        <w:rPr>
          <w:noProof/>
        </w:rPr>
        <w:fldChar w:fldCharType="begin"/>
      </w:r>
      <w:r>
        <w:rPr>
          <w:noProof/>
        </w:rPr>
        <w:instrText xml:space="preserve"> HYPERLINK \l "_Toc453684867" </w:instrText>
      </w:r>
      <w:ins w:id="411" w:author="Francisco J Lopez Pellicer" w:date="2016-06-15T18:42:00Z">
        <w:r w:rsidR="00A9328A">
          <w:rPr>
            <w:noProof/>
          </w:rPr>
        </w:r>
      </w:ins>
      <w:r>
        <w:rPr>
          <w:noProof/>
        </w:rPr>
        <w:fldChar w:fldCharType="separate"/>
      </w:r>
      <w:r w:rsidR="009F2E71" w:rsidRPr="00276DD1">
        <w:rPr>
          <w:rStyle w:val="Hyperlink"/>
          <w:noProof/>
        </w:rPr>
        <w:t>Ejemplo 2</w:t>
      </w:r>
      <w:r w:rsidR="009F2E71">
        <w:rPr>
          <w:noProof/>
          <w:webHidden/>
        </w:rPr>
        <w:tab/>
      </w:r>
      <w:r w:rsidR="009F2E71">
        <w:rPr>
          <w:noProof/>
          <w:webHidden/>
        </w:rPr>
        <w:fldChar w:fldCharType="begin"/>
      </w:r>
      <w:r w:rsidR="009F2E71">
        <w:rPr>
          <w:noProof/>
          <w:webHidden/>
        </w:rPr>
        <w:instrText xml:space="preserve"> PAGEREF _Toc453684867 \h </w:instrText>
      </w:r>
      <w:r w:rsidR="009F2E71">
        <w:rPr>
          <w:noProof/>
          <w:webHidden/>
        </w:rPr>
      </w:r>
      <w:r w:rsidR="009F2E71">
        <w:rPr>
          <w:noProof/>
          <w:webHidden/>
        </w:rPr>
        <w:fldChar w:fldCharType="separate"/>
      </w:r>
      <w:ins w:id="412" w:author="Francisco J Lopez Pellicer" w:date="2016-06-15T18:42:00Z">
        <w:r w:rsidR="00A9328A">
          <w:rPr>
            <w:noProof/>
            <w:webHidden/>
          </w:rPr>
          <w:t>11</w:t>
        </w:r>
      </w:ins>
      <w:del w:id="413" w:author="Francisco J Lopez Pellicer" w:date="2016-06-15T18:42:00Z">
        <w:r w:rsidR="009F2E71" w:rsidDel="00A9328A">
          <w:rPr>
            <w:noProof/>
            <w:webHidden/>
          </w:rPr>
          <w:delText>16</w:delText>
        </w:r>
      </w:del>
      <w:r w:rsidR="009F2E71">
        <w:rPr>
          <w:noProof/>
          <w:webHidden/>
        </w:rPr>
        <w:fldChar w:fldCharType="end"/>
      </w:r>
      <w:r>
        <w:rPr>
          <w:noProof/>
        </w:rPr>
        <w:fldChar w:fldCharType="end"/>
      </w:r>
    </w:p>
    <w:p w14:paraId="611A9BF0" w14:textId="14F72DBA" w:rsidR="009F2E71" w:rsidRDefault="00BA3DC4">
      <w:pPr>
        <w:pStyle w:val="TableofFigures"/>
        <w:tabs>
          <w:tab w:val="right" w:leader="dot" w:pos="8488"/>
        </w:tabs>
        <w:rPr>
          <w:rFonts w:asciiTheme="minorHAnsi" w:eastAsiaTheme="minorEastAsia" w:hAnsiTheme="minorHAnsi" w:cstheme="minorBidi"/>
          <w:noProof/>
          <w:sz w:val="22"/>
          <w:szCs w:val="22"/>
          <w:lang w:val="es-ES" w:eastAsia="es-ES"/>
        </w:rPr>
      </w:pPr>
      <w:r>
        <w:rPr>
          <w:noProof/>
        </w:rPr>
        <w:fldChar w:fldCharType="begin"/>
      </w:r>
      <w:r>
        <w:rPr>
          <w:noProof/>
        </w:rPr>
        <w:instrText xml:space="preserve"> HYPERLINK \l "_Toc453684868" </w:instrText>
      </w:r>
      <w:ins w:id="414" w:author="Francisco J Lopez Pellicer" w:date="2016-06-15T18:42:00Z">
        <w:r w:rsidR="00A9328A">
          <w:rPr>
            <w:noProof/>
          </w:rPr>
        </w:r>
      </w:ins>
      <w:r>
        <w:rPr>
          <w:noProof/>
        </w:rPr>
        <w:fldChar w:fldCharType="separate"/>
      </w:r>
      <w:r w:rsidR="009F2E71" w:rsidRPr="00276DD1">
        <w:rPr>
          <w:rStyle w:val="Hyperlink"/>
          <w:noProof/>
        </w:rPr>
        <w:t>Ejemplo 3</w:t>
      </w:r>
      <w:r w:rsidR="009F2E71">
        <w:rPr>
          <w:noProof/>
          <w:webHidden/>
        </w:rPr>
        <w:tab/>
      </w:r>
      <w:r w:rsidR="009F2E71">
        <w:rPr>
          <w:noProof/>
          <w:webHidden/>
        </w:rPr>
        <w:fldChar w:fldCharType="begin"/>
      </w:r>
      <w:r w:rsidR="009F2E71">
        <w:rPr>
          <w:noProof/>
          <w:webHidden/>
        </w:rPr>
        <w:instrText xml:space="preserve"> PAGEREF _Toc453684868 \h </w:instrText>
      </w:r>
      <w:r w:rsidR="009F2E71">
        <w:rPr>
          <w:noProof/>
          <w:webHidden/>
        </w:rPr>
      </w:r>
      <w:r w:rsidR="009F2E71">
        <w:rPr>
          <w:noProof/>
          <w:webHidden/>
        </w:rPr>
        <w:fldChar w:fldCharType="separate"/>
      </w:r>
      <w:ins w:id="415" w:author="Francisco J Lopez Pellicer" w:date="2016-06-15T18:42:00Z">
        <w:r w:rsidR="00A9328A">
          <w:rPr>
            <w:noProof/>
            <w:webHidden/>
          </w:rPr>
          <w:t>12</w:t>
        </w:r>
      </w:ins>
      <w:del w:id="416" w:author="Francisco J Lopez Pellicer" w:date="2016-06-15T18:42:00Z">
        <w:r w:rsidR="009F2E71" w:rsidDel="00A9328A">
          <w:rPr>
            <w:noProof/>
            <w:webHidden/>
          </w:rPr>
          <w:delText>16</w:delText>
        </w:r>
      </w:del>
      <w:r w:rsidR="009F2E71">
        <w:rPr>
          <w:noProof/>
          <w:webHidden/>
        </w:rPr>
        <w:fldChar w:fldCharType="end"/>
      </w:r>
      <w:r>
        <w:rPr>
          <w:noProof/>
        </w:rPr>
        <w:fldChar w:fldCharType="end"/>
      </w:r>
    </w:p>
    <w:p w14:paraId="54DD2FD6" w14:textId="75AB4728" w:rsidR="009F2E71" w:rsidRDefault="00BA3DC4">
      <w:pPr>
        <w:pStyle w:val="TableofFigures"/>
        <w:tabs>
          <w:tab w:val="right" w:leader="dot" w:pos="8488"/>
        </w:tabs>
        <w:rPr>
          <w:rFonts w:asciiTheme="minorHAnsi" w:eastAsiaTheme="minorEastAsia" w:hAnsiTheme="minorHAnsi" w:cstheme="minorBidi"/>
          <w:noProof/>
          <w:sz w:val="22"/>
          <w:szCs w:val="22"/>
          <w:lang w:val="es-ES" w:eastAsia="es-ES"/>
        </w:rPr>
      </w:pPr>
      <w:r>
        <w:rPr>
          <w:noProof/>
        </w:rPr>
        <w:fldChar w:fldCharType="begin"/>
      </w:r>
      <w:r>
        <w:rPr>
          <w:noProof/>
        </w:rPr>
        <w:instrText xml:space="preserve"> HYPERLINK \l "_Toc453684869" </w:instrText>
      </w:r>
      <w:ins w:id="417" w:author="Francisco J Lopez Pellicer" w:date="2016-06-15T18:42:00Z">
        <w:r w:rsidR="00A9328A">
          <w:rPr>
            <w:noProof/>
          </w:rPr>
        </w:r>
      </w:ins>
      <w:r>
        <w:rPr>
          <w:noProof/>
        </w:rPr>
        <w:fldChar w:fldCharType="separate"/>
      </w:r>
      <w:r w:rsidR="009F2E71" w:rsidRPr="00276DD1">
        <w:rPr>
          <w:rStyle w:val="Hyperlink"/>
          <w:noProof/>
        </w:rPr>
        <w:t>Ejemplo 4</w:t>
      </w:r>
      <w:r w:rsidR="009F2E71">
        <w:rPr>
          <w:noProof/>
          <w:webHidden/>
        </w:rPr>
        <w:tab/>
      </w:r>
      <w:r w:rsidR="009F2E71">
        <w:rPr>
          <w:noProof/>
          <w:webHidden/>
        </w:rPr>
        <w:fldChar w:fldCharType="begin"/>
      </w:r>
      <w:r w:rsidR="009F2E71">
        <w:rPr>
          <w:noProof/>
          <w:webHidden/>
        </w:rPr>
        <w:instrText xml:space="preserve"> PAGEREF _Toc453684869 \h </w:instrText>
      </w:r>
      <w:r w:rsidR="009F2E71">
        <w:rPr>
          <w:noProof/>
          <w:webHidden/>
        </w:rPr>
      </w:r>
      <w:r w:rsidR="009F2E71">
        <w:rPr>
          <w:noProof/>
          <w:webHidden/>
        </w:rPr>
        <w:fldChar w:fldCharType="separate"/>
      </w:r>
      <w:ins w:id="418" w:author="Francisco J Lopez Pellicer" w:date="2016-06-15T18:42:00Z">
        <w:r w:rsidR="00A9328A">
          <w:rPr>
            <w:noProof/>
            <w:webHidden/>
          </w:rPr>
          <w:t>20</w:t>
        </w:r>
      </w:ins>
      <w:del w:id="419" w:author="Francisco J Lopez Pellicer" w:date="2016-06-15T18:42:00Z">
        <w:r w:rsidR="009F2E71" w:rsidDel="00A9328A">
          <w:rPr>
            <w:noProof/>
            <w:webHidden/>
          </w:rPr>
          <w:delText>27</w:delText>
        </w:r>
      </w:del>
      <w:r w:rsidR="009F2E71">
        <w:rPr>
          <w:noProof/>
          <w:webHidden/>
        </w:rPr>
        <w:fldChar w:fldCharType="end"/>
      </w:r>
      <w:r>
        <w:rPr>
          <w:noProof/>
        </w:rPr>
        <w:fldChar w:fldCharType="end"/>
      </w:r>
    </w:p>
    <w:p w14:paraId="448102ED" w14:textId="4CC91E43" w:rsidR="009F2E71" w:rsidRDefault="00BA3DC4">
      <w:pPr>
        <w:pStyle w:val="TableofFigures"/>
        <w:tabs>
          <w:tab w:val="right" w:leader="dot" w:pos="8488"/>
        </w:tabs>
        <w:rPr>
          <w:rFonts w:asciiTheme="minorHAnsi" w:eastAsiaTheme="minorEastAsia" w:hAnsiTheme="minorHAnsi" w:cstheme="minorBidi"/>
          <w:noProof/>
          <w:sz w:val="22"/>
          <w:szCs w:val="22"/>
          <w:lang w:val="es-ES" w:eastAsia="es-ES"/>
        </w:rPr>
      </w:pPr>
      <w:r>
        <w:rPr>
          <w:noProof/>
        </w:rPr>
        <w:fldChar w:fldCharType="begin"/>
      </w:r>
      <w:r>
        <w:rPr>
          <w:noProof/>
        </w:rPr>
        <w:instrText xml:space="preserve"> HYPERLINK \l "_Toc453684870" </w:instrText>
      </w:r>
      <w:ins w:id="420" w:author="Francisco J Lopez Pellicer" w:date="2016-06-15T18:42:00Z">
        <w:r w:rsidR="00A9328A">
          <w:rPr>
            <w:noProof/>
          </w:rPr>
        </w:r>
      </w:ins>
      <w:r>
        <w:rPr>
          <w:noProof/>
        </w:rPr>
        <w:fldChar w:fldCharType="separate"/>
      </w:r>
      <w:r w:rsidR="009F2E71" w:rsidRPr="00276DD1">
        <w:rPr>
          <w:rStyle w:val="Hyperlink"/>
          <w:noProof/>
        </w:rPr>
        <w:t>Ejemplo 5</w:t>
      </w:r>
      <w:r w:rsidR="009F2E71">
        <w:rPr>
          <w:noProof/>
          <w:webHidden/>
        </w:rPr>
        <w:tab/>
      </w:r>
      <w:r w:rsidR="009F2E71">
        <w:rPr>
          <w:noProof/>
          <w:webHidden/>
        </w:rPr>
        <w:fldChar w:fldCharType="begin"/>
      </w:r>
      <w:r w:rsidR="009F2E71">
        <w:rPr>
          <w:noProof/>
          <w:webHidden/>
        </w:rPr>
        <w:instrText xml:space="preserve"> PAGEREF _Toc453684870 \h </w:instrText>
      </w:r>
      <w:r w:rsidR="009F2E71">
        <w:rPr>
          <w:noProof/>
          <w:webHidden/>
        </w:rPr>
      </w:r>
      <w:r w:rsidR="009F2E71">
        <w:rPr>
          <w:noProof/>
          <w:webHidden/>
        </w:rPr>
        <w:fldChar w:fldCharType="separate"/>
      </w:r>
      <w:ins w:id="421" w:author="Francisco J Lopez Pellicer" w:date="2016-06-15T18:42:00Z">
        <w:r w:rsidR="00A9328A">
          <w:rPr>
            <w:noProof/>
            <w:webHidden/>
          </w:rPr>
          <w:t>21</w:t>
        </w:r>
      </w:ins>
      <w:del w:id="422" w:author="Francisco J Lopez Pellicer" w:date="2016-06-15T18:42:00Z">
        <w:r w:rsidR="009F2E71" w:rsidDel="00A9328A">
          <w:rPr>
            <w:noProof/>
            <w:webHidden/>
          </w:rPr>
          <w:delText>28</w:delText>
        </w:r>
      </w:del>
      <w:r w:rsidR="009F2E71">
        <w:rPr>
          <w:noProof/>
          <w:webHidden/>
        </w:rPr>
        <w:fldChar w:fldCharType="end"/>
      </w:r>
      <w:r>
        <w:rPr>
          <w:noProof/>
        </w:rPr>
        <w:fldChar w:fldCharType="end"/>
      </w:r>
    </w:p>
    <w:p w14:paraId="245A244D" w14:textId="4FF5EC36" w:rsidR="009F2E71" w:rsidRDefault="00BA3DC4">
      <w:pPr>
        <w:pStyle w:val="TableofFigures"/>
        <w:tabs>
          <w:tab w:val="right" w:leader="dot" w:pos="8488"/>
        </w:tabs>
        <w:rPr>
          <w:rFonts w:asciiTheme="minorHAnsi" w:eastAsiaTheme="minorEastAsia" w:hAnsiTheme="minorHAnsi" w:cstheme="minorBidi"/>
          <w:noProof/>
          <w:sz w:val="22"/>
          <w:szCs w:val="22"/>
          <w:lang w:val="es-ES" w:eastAsia="es-ES"/>
        </w:rPr>
      </w:pPr>
      <w:r>
        <w:rPr>
          <w:noProof/>
        </w:rPr>
        <w:fldChar w:fldCharType="begin"/>
      </w:r>
      <w:r>
        <w:rPr>
          <w:noProof/>
        </w:rPr>
        <w:instrText xml:space="preserve"> HYPERLINK \l "_Toc453684871" </w:instrText>
      </w:r>
      <w:ins w:id="423" w:author="Francisco J Lopez Pellicer" w:date="2016-06-15T18:42:00Z">
        <w:r w:rsidR="00A9328A">
          <w:rPr>
            <w:noProof/>
          </w:rPr>
        </w:r>
      </w:ins>
      <w:r>
        <w:rPr>
          <w:noProof/>
        </w:rPr>
        <w:fldChar w:fldCharType="separate"/>
      </w:r>
      <w:r w:rsidR="009F2E71" w:rsidRPr="00276DD1">
        <w:rPr>
          <w:rStyle w:val="Hyperlink"/>
          <w:noProof/>
        </w:rPr>
        <w:t>Ejemplo 6</w:t>
      </w:r>
      <w:r w:rsidR="009F2E71">
        <w:rPr>
          <w:noProof/>
          <w:webHidden/>
        </w:rPr>
        <w:tab/>
      </w:r>
      <w:r w:rsidR="009F2E71">
        <w:rPr>
          <w:noProof/>
          <w:webHidden/>
        </w:rPr>
        <w:fldChar w:fldCharType="begin"/>
      </w:r>
      <w:r w:rsidR="009F2E71">
        <w:rPr>
          <w:noProof/>
          <w:webHidden/>
        </w:rPr>
        <w:instrText xml:space="preserve"> PAGEREF _Toc453684871 \h </w:instrText>
      </w:r>
      <w:r w:rsidR="009F2E71">
        <w:rPr>
          <w:noProof/>
          <w:webHidden/>
        </w:rPr>
      </w:r>
      <w:r w:rsidR="009F2E71">
        <w:rPr>
          <w:noProof/>
          <w:webHidden/>
        </w:rPr>
        <w:fldChar w:fldCharType="separate"/>
      </w:r>
      <w:ins w:id="424" w:author="Francisco J Lopez Pellicer" w:date="2016-06-15T18:42:00Z">
        <w:r w:rsidR="00A9328A">
          <w:rPr>
            <w:noProof/>
            <w:webHidden/>
          </w:rPr>
          <w:t>21</w:t>
        </w:r>
      </w:ins>
      <w:del w:id="425" w:author="Francisco J Lopez Pellicer" w:date="2016-06-15T18:42:00Z">
        <w:r w:rsidR="009F2E71" w:rsidDel="00A9328A">
          <w:rPr>
            <w:noProof/>
            <w:webHidden/>
          </w:rPr>
          <w:delText>28</w:delText>
        </w:r>
      </w:del>
      <w:r w:rsidR="009F2E71">
        <w:rPr>
          <w:noProof/>
          <w:webHidden/>
        </w:rPr>
        <w:fldChar w:fldCharType="end"/>
      </w:r>
      <w:r>
        <w:rPr>
          <w:noProof/>
        </w:rPr>
        <w:fldChar w:fldCharType="end"/>
      </w:r>
    </w:p>
    <w:p w14:paraId="312F6E86" w14:textId="5CC98C55" w:rsidR="009F2E71" w:rsidRDefault="00BA3DC4">
      <w:pPr>
        <w:pStyle w:val="TableofFigures"/>
        <w:tabs>
          <w:tab w:val="right" w:leader="dot" w:pos="8488"/>
        </w:tabs>
        <w:rPr>
          <w:rFonts w:asciiTheme="minorHAnsi" w:eastAsiaTheme="minorEastAsia" w:hAnsiTheme="minorHAnsi" w:cstheme="minorBidi"/>
          <w:noProof/>
          <w:sz w:val="22"/>
          <w:szCs w:val="22"/>
          <w:lang w:val="es-ES" w:eastAsia="es-ES"/>
        </w:rPr>
      </w:pPr>
      <w:r>
        <w:rPr>
          <w:noProof/>
        </w:rPr>
        <w:fldChar w:fldCharType="begin"/>
      </w:r>
      <w:r>
        <w:rPr>
          <w:noProof/>
        </w:rPr>
        <w:instrText xml:space="preserve"> HYPERLINK \l "_Toc453684872" </w:instrText>
      </w:r>
      <w:ins w:id="426" w:author="Francisco J Lopez Pellicer" w:date="2016-06-15T18:42:00Z">
        <w:r w:rsidR="00A9328A">
          <w:rPr>
            <w:noProof/>
          </w:rPr>
        </w:r>
      </w:ins>
      <w:r>
        <w:rPr>
          <w:noProof/>
        </w:rPr>
        <w:fldChar w:fldCharType="separate"/>
      </w:r>
      <w:r w:rsidR="009F2E71" w:rsidRPr="00276DD1">
        <w:rPr>
          <w:rStyle w:val="Hyperlink"/>
          <w:noProof/>
        </w:rPr>
        <w:t>Ejemplo 7</w:t>
      </w:r>
      <w:r w:rsidR="009F2E71">
        <w:rPr>
          <w:noProof/>
          <w:webHidden/>
        </w:rPr>
        <w:tab/>
      </w:r>
      <w:r w:rsidR="009F2E71">
        <w:rPr>
          <w:noProof/>
          <w:webHidden/>
        </w:rPr>
        <w:fldChar w:fldCharType="begin"/>
      </w:r>
      <w:r w:rsidR="009F2E71">
        <w:rPr>
          <w:noProof/>
          <w:webHidden/>
        </w:rPr>
        <w:instrText xml:space="preserve"> PAGEREF _Toc453684872 \h </w:instrText>
      </w:r>
      <w:r w:rsidR="009F2E71">
        <w:rPr>
          <w:noProof/>
          <w:webHidden/>
        </w:rPr>
      </w:r>
      <w:r w:rsidR="009F2E71">
        <w:rPr>
          <w:noProof/>
          <w:webHidden/>
        </w:rPr>
        <w:fldChar w:fldCharType="separate"/>
      </w:r>
      <w:ins w:id="427" w:author="Francisco J Lopez Pellicer" w:date="2016-06-15T18:42:00Z">
        <w:r w:rsidR="00A9328A">
          <w:rPr>
            <w:noProof/>
            <w:webHidden/>
          </w:rPr>
          <w:t>21</w:t>
        </w:r>
      </w:ins>
      <w:del w:id="428" w:author="Francisco J Lopez Pellicer" w:date="2016-06-15T18:42:00Z">
        <w:r w:rsidR="009F2E71" w:rsidDel="00A9328A">
          <w:rPr>
            <w:noProof/>
            <w:webHidden/>
          </w:rPr>
          <w:delText>29</w:delText>
        </w:r>
      </w:del>
      <w:r w:rsidR="009F2E71">
        <w:rPr>
          <w:noProof/>
          <w:webHidden/>
        </w:rPr>
        <w:fldChar w:fldCharType="end"/>
      </w:r>
      <w:r>
        <w:rPr>
          <w:noProof/>
        </w:rPr>
        <w:fldChar w:fldCharType="end"/>
      </w:r>
    </w:p>
    <w:p w14:paraId="03AFC846" w14:textId="4082216F" w:rsidR="009F2E71" w:rsidRDefault="00BA3DC4">
      <w:pPr>
        <w:pStyle w:val="TableofFigures"/>
        <w:tabs>
          <w:tab w:val="right" w:leader="dot" w:pos="8488"/>
        </w:tabs>
        <w:rPr>
          <w:rFonts w:asciiTheme="minorHAnsi" w:eastAsiaTheme="minorEastAsia" w:hAnsiTheme="minorHAnsi" w:cstheme="minorBidi"/>
          <w:noProof/>
          <w:sz w:val="22"/>
          <w:szCs w:val="22"/>
          <w:lang w:val="es-ES" w:eastAsia="es-ES"/>
        </w:rPr>
      </w:pPr>
      <w:r>
        <w:rPr>
          <w:noProof/>
        </w:rPr>
        <w:fldChar w:fldCharType="begin"/>
      </w:r>
      <w:r>
        <w:rPr>
          <w:noProof/>
        </w:rPr>
        <w:instrText xml:space="preserve"> HYPERLINK \l "_Toc453684873" </w:instrText>
      </w:r>
      <w:ins w:id="429" w:author="Francisco J Lopez Pellicer" w:date="2016-06-15T18:42:00Z">
        <w:r w:rsidR="00A9328A">
          <w:rPr>
            <w:noProof/>
          </w:rPr>
        </w:r>
      </w:ins>
      <w:r>
        <w:rPr>
          <w:noProof/>
        </w:rPr>
        <w:fldChar w:fldCharType="separate"/>
      </w:r>
      <w:r w:rsidR="009F2E71" w:rsidRPr="00276DD1">
        <w:rPr>
          <w:rStyle w:val="Hyperlink"/>
          <w:noProof/>
        </w:rPr>
        <w:t>Ejemplo 8</w:t>
      </w:r>
      <w:r w:rsidR="009F2E71">
        <w:rPr>
          <w:noProof/>
          <w:webHidden/>
        </w:rPr>
        <w:tab/>
      </w:r>
      <w:r w:rsidR="009F2E71">
        <w:rPr>
          <w:noProof/>
          <w:webHidden/>
        </w:rPr>
        <w:fldChar w:fldCharType="begin"/>
      </w:r>
      <w:r w:rsidR="009F2E71">
        <w:rPr>
          <w:noProof/>
          <w:webHidden/>
        </w:rPr>
        <w:instrText xml:space="preserve"> PAGEREF _Toc453684873 \h </w:instrText>
      </w:r>
      <w:r w:rsidR="009F2E71">
        <w:rPr>
          <w:noProof/>
          <w:webHidden/>
        </w:rPr>
      </w:r>
      <w:r w:rsidR="009F2E71">
        <w:rPr>
          <w:noProof/>
          <w:webHidden/>
        </w:rPr>
        <w:fldChar w:fldCharType="separate"/>
      </w:r>
      <w:ins w:id="430" w:author="Francisco J Lopez Pellicer" w:date="2016-06-15T18:42:00Z">
        <w:r w:rsidR="00A9328A">
          <w:rPr>
            <w:noProof/>
            <w:webHidden/>
          </w:rPr>
          <w:t>22</w:t>
        </w:r>
      </w:ins>
      <w:del w:id="431" w:author="Francisco J Lopez Pellicer" w:date="2016-06-15T18:42:00Z">
        <w:r w:rsidR="009F2E71" w:rsidDel="00A9328A">
          <w:rPr>
            <w:noProof/>
            <w:webHidden/>
          </w:rPr>
          <w:delText>29</w:delText>
        </w:r>
      </w:del>
      <w:r w:rsidR="009F2E71">
        <w:rPr>
          <w:noProof/>
          <w:webHidden/>
        </w:rPr>
        <w:fldChar w:fldCharType="end"/>
      </w:r>
      <w:r>
        <w:rPr>
          <w:noProof/>
        </w:rPr>
        <w:fldChar w:fldCharType="end"/>
      </w:r>
    </w:p>
    <w:p w14:paraId="09A2E4BF" w14:textId="1F554F0B" w:rsidR="009F2E71" w:rsidRDefault="00BA3DC4">
      <w:pPr>
        <w:pStyle w:val="TableofFigures"/>
        <w:tabs>
          <w:tab w:val="right" w:leader="dot" w:pos="8488"/>
        </w:tabs>
        <w:rPr>
          <w:rFonts w:asciiTheme="minorHAnsi" w:eastAsiaTheme="minorEastAsia" w:hAnsiTheme="minorHAnsi" w:cstheme="minorBidi"/>
          <w:noProof/>
          <w:sz w:val="22"/>
          <w:szCs w:val="22"/>
          <w:lang w:val="es-ES" w:eastAsia="es-ES"/>
        </w:rPr>
      </w:pPr>
      <w:r>
        <w:rPr>
          <w:noProof/>
        </w:rPr>
        <w:fldChar w:fldCharType="begin"/>
      </w:r>
      <w:r>
        <w:rPr>
          <w:noProof/>
        </w:rPr>
        <w:instrText xml:space="preserve"> HYPERLINK \l "_Toc453684874" </w:instrText>
      </w:r>
      <w:ins w:id="432" w:author="Francisco J Lopez Pellicer" w:date="2016-06-15T18:42:00Z">
        <w:r w:rsidR="00A9328A">
          <w:rPr>
            <w:noProof/>
          </w:rPr>
        </w:r>
      </w:ins>
      <w:r>
        <w:rPr>
          <w:noProof/>
        </w:rPr>
        <w:fldChar w:fldCharType="separate"/>
      </w:r>
      <w:r w:rsidR="009F2E71" w:rsidRPr="00276DD1">
        <w:rPr>
          <w:rStyle w:val="Hyperlink"/>
          <w:noProof/>
        </w:rPr>
        <w:t>Ejemplo 9</w:t>
      </w:r>
      <w:r w:rsidR="009F2E71">
        <w:rPr>
          <w:noProof/>
          <w:webHidden/>
        </w:rPr>
        <w:tab/>
      </w:r>
      <w:r w:rsidR="009F2E71">
        <w:rPr>
          <w:noProof/>
          <w:webHidden/>
        </w:rPr>
        <w:fldChar w:fldCharType="begin"/>
      </w:r>
      <w:r w:rsidR="009F2E71">
        <w:rPr>
          <w:noProof/>
          <w:webHidden/>
        </w:rPr>
        <w:instrText xml:space="preserve"> PAGEREF _Toc453684874 \h </w:instrText>
      </w:r>
      <w:r w:rsidR="009F2E71">
        <w:rPr>
          <w:noProof/>
          <w:webHidden/>
        </w:rPr>
      </w:r>
      <w:r w:rsidR="009F2E71">
        <w:rPr>
          <w:noProof/>
          <w:webHidden/>
        </w:rPr>
        <w:fldChar w:fldCharType="separate"/>
      </w:r>
      <w:ins w:id="433" w:author="Francisco J Lopez Pellicer" w:date="2016-06-15T18:42:00Z">
        <w:r w:rsidR="00A9328A">
          <w:rPr>
            <w:noProof/>
            <w:webHidden/>
          </w:rPr>
          <w:t>22</w:t>
        </w:r>
      </w:ins>
      <w:del w:id="434" w:author="Francisco J Lopez Pellicer" w:date="2016-06-15T18:42:00Z">
        <w:r w:rsidR="009F2E71" w:rsidDel="00A9328A">
          <w:rPr>
            <w:noProof/>
            <w:webHidden/>
          </w:rPr>
          <w:delText>30</w:delText>
        </w:r>
      </w:del>
      <w:r w:rsidR="009F2E71">
        <w:rPr>
          <w:noProof/>
          <w:webHidden/>
        </w:rPr>
        <w:fldChar w:fldCharType="end"/>
      </w:r>
      <w:r>
        <w:rPr>
          <w:noProof/>
        </w:rPr>
        <w:fldChar w:fldCharType="end"/>
      </w:r>
    </w:p>
    <w:p w14:paraId="492E3985" w14:textId="58F5834A" w:rsidR="009F2E71" w:rsidRDefault="00BA3DC4">
      <w:pPr>
        <w:pStyle w:val="TableofFigures"/>
        <w:tabs>
          <w:tab w:val="right" w:leader="dot" w:pos="8488"/>
        </w:tabs>
        <w:rPr>
          <w:rFonts w:asciiTheme="minorHAnsi" w:eastAsiaTheme="minorEastAsia" w:hAnsiTheme="minorHAnsi" w:cstheme="minorBidi"/>
          <w:noProof/>
          <w:sz w:val="22"/>
          <w:szCs w:val="22"/>
          <w:lang w:val="es-ES" w:eastAsia="es-ES"/>
        </w:rPr>
      </w:pPr>
      <w:r>
        <w:rPr>
          <w:noProof/>
        </w:rPr>
        <w:fldChar w:fldCharType="begin"/>
      </w:r>
      <w:r>
        <w:rPr>
          <w:noProof/>
        </w:rPr>
        <w:instrText xml:space="preserve"> HYPERLINK \l "_Toc453684875" </w:instrText>
      </w:r>
      <w:ins w:id="435" w:author="Francisco J Lopez Pellicer" w:date="2016-06-15T18:42:00Z">
        <w:r w:rsidR="00A9328A">
          <w:rPr>
            <w:noProof/>
          </w:rPr>
        </w:r>
      </w:ins>
      <w:r>
        <w:rPr>
          <w:noProof/>
        </w:rPr>
        <w:fldChar w:fldCharType="separate"/>
      </w:r>
      <w:r w:rsidR="009F2E71" w:rsidRPr="00276DD1">
        <w:rPr>
          <w:rStyle w:val="Hyperlink"/>
          <w:noProof/>
        </w:rPr>
        <w:t>Ejemplo 10</w:t>
      </w:r>
      <w:r w:rsidR="009F2E71">
        <w:rPr>
          <w:noProof/>
          <w:webHidden/>
        </w:rPr>
        <w:tab/>
      </w:r>
      <w:r w:rsidR="009F2E71">
        <w:rPr>
          <w:noProof/>
          <w:webHidden/>
        </w:rPr>
        <w:fldChar w:fldCharType="begin"/>
      </w:r>
      <w:r w:rsidR="009F2E71">
        <w:rPr>
          <w:noProof/>
          <w:webHidden/>
        </w:rPr>
        <w:instrText xml:space="preserve"> PAGEREF _Toc453684875 \h </w:instrText>
      </w:r>
      <w:r w:rsidR="009F2E71">
        <w:rPr>
          <w:noProof/>
          <w:webHidden/>
        </w:rPr>
      </w:r>
      <w:r w:rsidR="009F2E71">
        <w:rPr>
          <w:noProof/>
          <w:webHidden/>
        </w:rPr>
        <w:fldChar w:fldCharType="separate"/>
      </w:r>
      <w:ins w:id="436" w:author="Francisco J Lopez Pellicer" w:date="2016-06-15T18:42:00Z">
        <w:r w:rsidR="00A9328A">
          <w:rPr>
            <w:noProof/>
            <w:webHidden/>
          </w:rPr>
          <w:t>22</w:t>
        </w:r>
      </w:ins>
      <w:del w:id="437" w:author="Francisco J Lopez Pellicer" w:date="2016-06-15T18:42:00Z">
        <w:r w:rsidR="009F2E71" w:rsidDel="00A9328A">
          <w:rPr>
            <w:noProof/>
            <w:webHidden/>
          </w:rPr>
          <w:delText>30</w:delText>
        </w:r>
      </w:del>
      <w:r w:rsidR="009F2E71">
        <w:rPr>
          <w:noProof/>
          <w:webHidden/>
        </w:rPr>
        <w:fldChar w:fldCharType="end"/>
      </w:r>
      <w:r>
        <w:rPr>
          <w:noProof/>
        </w:rPr>
        <w:fldChar w:fldCharType="end"/>
      </w:r>
    </w:p>
    <w:p w14:paraId="0D617DC2" w14:textId="5317AC76" w:rsidR="009F2E71" w:rsidRDefault="00BA3DC4">
      <w:pPr>
        <w:pStyle w:val="TableofFigures"/>
        <w:tabs>
          <w:tab w:val="right" w:leader="dot" w:pos="8488"/>
        </w:tabs>
        <w:rPr>
          <w:rFonts w:asciiTheme="minorHAnsi" w:eastAsiaTheme="minorEastAsia" w:hAnsiTheme="minorHAnsi" w:cstheme="minorBidi"/>
          <w:noProof/>
          <w:sz w:val="22"/>
          <w:szCs w:val="22"/>
          <w:lang w:val="es-ES" w:eastAsia="es-ES"/>
        </w:rPr>
      </w:pPr>
      <w:r>
        <w:rPr>
          <w:noProof/>
        </w:rPr>
        <w:fldChar w:fldCharType="begin"/>
      </w:r>
      <w:r>
        <w:rPr>
          <w:noProof/>
        </w:rPr>
        <w:instrText xml:space="preserve"> HYPERLINK \l "_Toc453684876" </w:instrText>
      </w:r>
      <w:ins w:id="438" w:author="Francisco J Lopez Pellicer" w:date="2016-06-15T18:42:00Z">
        <w:r w:rsidR="00A9328A">
          <w:rPr>
            <w:noProof/>
          </w:rPr>
        </w:r>
      </w:ins>
      <w:r>
        <w:rPr>
          <w:noProof/>
        </w:rPr>
        <w:fldChar w:fldCharType="separate"/>
      </w:r>
      <w:r w:rsidR="009F2E71" w:rsidRPr="00276DD1">
        <w:rPr>
          <w:rStyle w:val="Hyperlink"/>
          <w:noProof/>
        </w:rPr>
        <w:t>Ejemplo 11</w:t>
      </w:r>
      <w:r w:rsidR="009F2E71">
        <w:rPr>
          <w:noProof/>
          <w:webHidden/>
        </w:rPr>
        <w:tab/>
      </w:r>
      <w:r w:rsidR="009F2E71">
        <w:rPr>
          <w:noProof/>
          <w:webHidden/>
        </w:rPr>
        <w:fldChar w:fldCharType="begin"/>
      </w:r>
      <w:r w:rsidR="009F2E71">
        <w:rPr>
          <w:noProof/>
          <w:webHidden/>
        </w:rPr>
        <w:instrText xml:space="preserve"> PAGEREF _Toc453684876 \h </w:instrText>
      </w:r>
      <w:r w:rsidR="009F2E71">
        <w:rPr>
          <w:noProof/>
          <w:webHidden/>
        </w:rPr>
      </w:r>
      <w:r w:rsidR="009F2E71">
        <w:rPr>
          <w:noProof/>
          <w:webHidden/>
        </w:rPr>
        <w:fldChar w:fldCharType="separate"/>
      </w:r>
      <w:ins w:id="439" w:author="Francisco J Lopez Pellicer" w:date="2016-06-15T18:42:00Z">
        <w:r w:rsidR="00A9328A">
          <w:rPr>
            <w:noProof/>
            <w:webHidden/>
          </w:rPr>
          <w:t>25</w:t>
        </w:r>
      </w:ins>
      <w:del w:id="440" w:author="Francisco J Lopez Pellicer" w:date="2016-06-15T18:42:00Z">
        <w:r w:rsidR="009F2E71" w:rsidDel="00A9328A">
          <w:rPr>
            <w:noProof/>
            <w:webHidden/>
          </w:rPr>
          <w:delText>33</w:delText>
        </w:r>
      </w:del>
      <w:r w:rsidR="009F2E71">
        <w:rPr>
          <w:noProof/>
          <w:webHidden/>
        </w:rPr>
        <w:fldChar w:fldCharType="end"/>
      </w:r>
      <w:r>
        <w:rPr>
          <w:noProof/>
        </w:rPr>
        <w:fldChar w:fldCharType="end"/>
      </w:r>
    </w:p>
    <w:p w14:paraId="7022382A" w14:textId="7AA64293" w:rsidR="009F2E71" w:rsidRDefault="00BA3DC4">
      <w:pPr>
        <w:pStyle w:val="TableofFigures"/>
        <w:tabs>
          <w:tab w:val="right" w:leader="dot" w:pos="8488"/>
        </w:tabs>
        <w:rPr>
          <w:rFonts w:asciiTheme="minorHAnsi" w:eastAsiaTheme="minorEastAsia" w:hAnsiTheme="minorHAnsi" w:cstheme="minorBidi"/>
          <w:noProof/>
          <w:sz w:val="22"/>
          <w:szCs w:val="22"/>
          <w:lang w:val="es-ES" w:eastAsia="es-ES"/>
        </w:rPr>
      </w:pPr>
      <w:r>
        <w:rPr>
          <w:noProof/>
        </w:rPr>
        <w:fldChar w:fldCharType="begin"/>
      </w:r>
      <w:r>
        <w:rPr>
          <w:noProof/>
        </w:rPr>
        <w:instrText xml:space="preserve"> HYPERLINK \l "_Toc453684877" </w:instrText>
      </w:r>
      <w:ins w:id="441" w:author="Francisco J Lopez Pellicer" w:date="2016-06-15T18:42:00Z">
        <w:r w:rsidR="00A9328A">
          <w:rPr>
            <w:noProof/>
          </w:rPr>
        </w:r>
      </w:ins>
      <w:r>
        <w:rPr>
          <w:noProof/>
        </w:rPr>
        <w:fldChar w:fldCharType="separate"/>
      </w:r>
      <w:r w:rsidR="009F2E71" w:rsidRPr="00276DD1">
        <w:rPr>
          <w:rStyle w:val="Hyperlink"/>
          <w:noProof/>
        </w:rPr>
        <w:t>Ejemplo 12</w:t>
      </w:r>
      <w:r w:rsidR="009F2E71">
        <w:rPr>
          <w:noProof/>
          <w:webHidden/>
        </w:rPr>
        <w:tab/>
      </w:r>
      <w:r w:rsidR="009F2E71">
        <w:rPr>
          <w:noProof/>
          <w:webHidden/>
        </w:rPr>
        <w:fldChar w:fldCharType="begin"/>
      </w:r>
      <w:r w:rsidR="009F2E71">
        <w:rPr>
          <w:noProof/>
          <w:webHidden/>
        </w:rPr>
        <w:instrText xml:space="preserve"> PAGEREF _Toc453684877 \h </w:instrText>
      </w:r>
      <w:r w:rsidR="009F2E71">
        <w:rPr>
          <w:noProof/>
          <w:webHidden/>
        </w:rPr>
      </w:r>
      <w:r w:rsidR="009F2E71">
        <w:rPr>
          <w:noProof/>
          <w:webHidden/>
        </w:rPr>
        <w:fldChar w:fldCharType="separate"/>
      </w:r>
      <w:ins w:id="442" w:author="Francisco J Lopez Pellicer" w:date="2016-06-15T18:42:00Z">
        <w:r w:rsidR="00A9328A">
          <w:rPr>
            <w:noProof/>
            <w:webHidden/>
          </w:rPr>
          <w:t>27</w:t>
        </w:r>
      </w:ins>
      <w:del w:id="443" w:author="Francisco J Lopez Pellicer" w:date="2016-06-15T18:42:00Z">
        <w:r w:rsidR="009F2E71" w:rsidDel="00A9328A">
          <w:rPr>
            <w:noProof/>
            <w:webHidden/>
          </w:rPr>
          <w:delText>36</w:delText>
        </w:r>
      </w:del>
      <w:r w:rsidR="009F2E71">
        <w:rPr>
          <w:noProof/>
          <w:webHidden/>
        </w:rPr>
        <w:fldChar w:fldCharType="end"/>
      </w:r>
      <w:r>
        <w:rPr>
          <w:noProof/>
        </w:rPr>
        <w:fldChar w:fldCharType="end"/>
      </w:r>
    </w:p>
    <w:p w14:paraId="6BD1A867" w14:textId="6EF08AF0" w:rsidR="009F2E71" w:rsidRDefault="00BA3DC4">
      <w:pPr>
        <w:pStyle w:val="TableofFigures"/>
        <w:tabs>
          <w:tab w:val="right" w:leader="dot" w:pos="8488"/>
        </w:tabs>
        <w:rPr>
          <w:rFonts w:asciiTheme="minorHAnsi" w:eastAsiaTheme="minorEastAsia" w:hAnsiTheme="minorHAnsi" w:cstheme="minorBidi"/>
          <w:noProof/>
          <w:sz w:val="22"/>
          <w:szCs w:val="22"/>
          <w:lang w:val="es-ES" w:eastAsia="es-ES"/>
        </w:rPr>
      </w:pPr>
      <w:r>
        <w:rPr>
          <w:noProof/>
        </w:rPr>
        <w:fldChar w:fldCharType="begin"/>
      </w:r>
      <w:r>
        <w:rPr>
          <w:noProof/>
        </w:rPr>
        <w:instrText xml:space="preserve"> HYPERLINK \l "_Toc453684878" </w:instrText>
      </w:r>
      <w:ins w:id="444" w:author="Francisco J Lopez Pellicer" w:date="2016-06-15T18:42:00Z">
        <w:r w:rsidR="00A9328A">
          <w:rPr>
            <w:noProof/>
          </w:rPr>
        </w:r>
      </w:ins>
      <w:r>
        <w:rPr>
          <w:noProof/>
        </w:rPr>
        <w:fldChar w:fldCharType="separate"/>
      </w:r>
      <w:r w:rsidR="009F2E71" w:rsidRPr="00276DD1">
        <w:rPr>
          <w:rStyle w:val="Hyperlink"/>
          <w:noProof/>
        </w:rPr>
        <w:t>Ejemplo 13</w:t>
      </w:r>
      <w:r w:rsidR="009F2E71">
        <w:rPr>
          <w:noProof/>
          <w:webHidden/>
        </w:rPr>
        <w:tab/>
      </w:r>
      <w:r w:rsidR="009F2E71">
        <w:rPr>
          <w:noProof/>
          <w:webHidden/>
        </w:rPr>
        <w:fldChar w:fldCharType="begin"/>
      </w:r>
      <w:r w:rsidR="009F2E71">
        <w:rPr>
          <w:noProof/>
          <w:webHidden/>
        </w:rPr>
        <w:instrText xml:space="preserve"> PAGEREF _Toc453684878 \h </w:instrText>
      </w:r>
      <w:r w:rsidR="009F2E71">
        <w:rPr>
          <w:noProof/>
          <w:webHidden/>
        </w:rPr>
      </w:r>
      <w:r w:rsidR="009F2E71">
        <w:rPr>
          <w:noProof/>
          <w:webHidden/>
        </w:rPr>
        <w:fldChar w:fldCharType="separate"/>
      </w:r>
      <w:ins w:id="445" w:author="Francisco J Lopez Pellicer" w:date="2016-06-15T18:42:00Z">
        <w:r w:rsidR="00A9328A">
          <w:rPr>
            <w:noProof/>
            <w:webHidden/>
          </w:rPr>
          <w:t>30</w:t>
        </w:r>
      </w:ins>
      <w:del w:id="446" w:author="Francisco J Lopez Pellicer" w:date="2016-06-15T18:42:00Z">
        <w:r w:rsidR="009F2E71" w:rsidDel="00A9328A">
          <w:rPr>
            <w:noProof/>
            <w:webHidden/>
          </w:rPr>
          <w:delText>41</w:delText>
        </w:r>
      </w:del>
      <w:r w:rsidR="009F2E71">
        <w:rPr>
          <w:noProof/>
          <w:webHidden/>
        </w:rPr>
        <w:fldChar w:fldCharType="end"/>
      </w:r>
      <w:r>
        <w:rPr>
          <w:noProof/>
        </w:rPr>
        <w:fldChar w:fldCharType="end"/>
      </w:r>
    </w:p>
    <w:p w14:paraId="3BB23D4A" w14:textId="09AF0FBC" w:rsidR="009F2E71" w:rsidRDefault="009F2E71" w:rsidP="009F2E71">
      <w:pPr>
        <w:pStyle w:val="Heading1"/>
      </w:pPr>
      <w:r>
        <w:lastRenderedPageBreak/>
        <w:fldChar w:fldCharType="end"/>
      </w:r>
      <w:bookmarkStart w:id="447" w:name="_Toc453779464"/>
      <w:r>
        <w:t>Tabla de figuras</w:t>
      </w:r>
      <w:bookmarkEnd w:id="447"/>
    </w:p>
    <w:p w14:paraId="4AC88BA1" w14:textId="298C8CC8" w:rsidR="00921880" w:rsidRDefault="009F2E71">
      <w:pPr>
        <w:pStyle w:val="TableofFigures"/>
        <w:tabs>
          <w:tab w:val="right" w:leader="dot" w:pos="8488"/>
        </w:tabs>
        <w:rPr>
          <w:rFonts w:asciiTheme="minorHAnsi" w:eastAsiaTheme="minorEastAsia" w:hAnsiTheme="minorHAnsi" w:cstheme="minorBidi"/>
          <w:noProof/>
          <w:sz w:val="22"/>
          <w:szCs w:val="22"/>
          <w:lang w:val="es-ES" w:eastAsia="es-ES"/>
        </w:rPr>
      </w:pPr>
      <w:r>
        <w:fldChar w:fldCharType="begin"/>
      </w:r>
      <w:r>
        <w:instrText xml:space="preserve"> TOC \h \z \c "Figura" </w:instrText>
      </w:r>
      <w:r>
        <w:fldChar w:fldCharType="separate"/>
      </w:r>
      <w:r w:rsidR="00BA3DC4">
        <w:rPr>
          <w:noProof/>
        </w:rPr>
        <w:fldChar w:fldCharType="begin"/>
      </w:r>
      <w:r w:rsidR="00BA3DC4">
        <w:rPr>
          <w:noProof/>
        </w:rPr>
        <w:instrText xml:space="preserve"> HYPERLINK \l "_Toc453684922" </w:instrText>
      </w:r>
      <w:ins w:id="448" w:author="Francisco J Lopez Pellicer" w:date="2016-06-15T18:42:00Z">
        <w:r w:rsidR="00A9328A">
          <w:rPr>
            <w:noProof/>
          </w:rPr>
        </w:r>
      </w:ins>
      <w:r w:rsidR="00BA3DC4">
        <w:rPr>
          <w:noProof/>
        </w:rPr>
        <w:fldChar w:fldCharType="separate"/>
      </w:r>
      <w:r w:rsidR="00921880" w:rsidRPr="00ED6218">
        <w:rPr>
          <w:rStyle w:val="Hyperlink"/>
          <w:noProof/>
        </w:rPr>
        <w:t>Figura 1</w:t>
      </w:r>
      <w:r w:rsidR="00921880">
        <w:rPr>
          <w:noProof/>
          <w:webHidden/>
        </w:rPr>
        <w:tab/>
      </w:r>
      <w:r w:rsidR="00921880">
        <w:rPr>
          <w:noProof/>
          <w:webHidden/>
        </w:rPr>
        <w:fldChar w:fldCharType="begin"/>
      </w:r>
      <w:r w:rsidR="00921880">
        <w:rPr>
          <w:noProof/>
          <w:webHidden/>
        </w:rPr>
        <w:instrText xml:space="preserve"> PAGEREF _Toc453684922 \h </w:instrText>
      </w:r>
      <w:r w:rsidR="00921880">
        <w:rPr>
          <w:noProof/>
          <w:webHidden/>
        </w:rPr>
      </w:r>
      <w:r w:rsidR="00921880">
        <w:rPr>
          <w:noProof/>
          <w:webHidden/>
        </w:rPr>
        <w:fldChar w:fldCharType="separate"/>
      </w:r>
      <w:ins w:id="449" w:author="Francisco J Lopez Pellicer" w:date="2016-06-15T18:42:00Z">
        <w:r w:rsidR="00A9328A">
          <w:rPr>
            <w:noProof/>
            <w:webHidden/>
          </w:rPr>
          <w:t>9</w:t>
        </w:r>
      </w:ins>
      <w:del w:id="450" w:author="Francisco J Lopez Pellicer" w:date="2016-06-15T18:42:00Z">
        <w:r w:rsidR="00921880" w:rsidDel="00A9328A">
          <w:rPr>
            <w:noProof/>
            <w:webHidden/>
          </w:rPr>
          <w:delText>13</w:delText>
        </w:r>
      </w:del>
      <w:r w:rsidR="00921880">
        <w:rPr>
          <w:noProof/>
          <w:webHidden/>
        </w:rPr>
        <w:fldChar w:fldCharType="end"/>
      </w:r>
      <w:r w:rsidR="00BA3DC4">
        <w:rPr>
          <w:noProof/>
        </w:rPr>
        <w:fldChar w:fldCharType="end"/>
      </w:r>
    </w:p>
    <w:p w14:paraId="0AA16FAA" w14:textId="22BD6600" w:rsidR="00921880" w:rsidRDefault="00BA3DC4">
      <w:pPr>
        <w:pStyle w:val="TableofFigures"/>
        <w:tabs>
          <w:tab w:val="right" w:leader="dot" w:pos="8488"/>
        </w:tabs>
        <w:rPr>
          <w:rFonts w:asciiTheme="minorHAnsi" w:eastAsiaTheme="minorEastAsia" w:hAnsiTheme="minorHAnsi" w:cstheme="minorBidi"/>
          <w:noProof/>
          <w:sz w:val="22"/>
          <w:szCs w:val="22"/>
          <w:lang w:val="es-ES" w:eastAsia="es-ES"/>
        </w:rPr>
      </w:pPr>
      <w:r>
        <w:rPr>
          <w:noProof/>
        </w:rPr>
        <w:fldChar w:fldCharType="begin"/>
      </w:r>
      <w:r>
        <w:rPr>
          <w:noProof/>
        </w:rPr>
        <w:instrText xml:space="preserve"> HYPERLINK "file:///D:\\Dropbox\\Universidad\\TFG\\Memoria\\GeoCrawler.docx" \l "_Toc453684923" </w:instrText>
      </w:r>
      <w:ins w:id="451" w:author="Francisco J Lopez Pellicer" w:date="2016-06-15T18:42:00Z">
        <w:r w:rsidR="00A9328A">
          <w:rPr>
            <w:noProof/>
          </w:rPr>
        </w:r>
      </w:ins>
      <w:r>
        <w:rPr>
          <w:noProof/>
        </w:rPr>
        <w:fldChar w:fldCharType="separate"/>
      </w:r>
      <w:r w:rsidR="00921880" w:rsidRPr="00ED6218">
        <w:rPr>
          <w:rStyle w:val="Hyperlink"/>
          <w:noProof/>
        </w:rPr>
        <w:t>Figura 2</w:t>
      </w:r>
      <w:r w:rsidR="00921880">
        <w:rPr>
          <w:noProof/>
          <w:webHidden/>
        </w:rPr>
        <w:tab/>
      </w:r>
      <w:r w:rsidR="00921880">
        <w:rPr>
          <w:noProof/>
          <w:webHidden/>
        </w:rPr>
        <w:fldChar w:fldCharType="begin"/>
      </w:r>
      <w:r w:rsidR="00921880">
        <w:rPr>
          <w:noProof/>
          <w:webHidden/>
        </w:rPr>
        <w:instrText xml:space="preserve"> PAGEREF _Toc453684923 \h </w:instrText>
      </w:r>
      <w:r w:rsidR="00921880">
        <w:rPr>
          <w:noProof/>
          <w:webHidden/>
        </w:rPr>
      </w:r>
      <w:r w:rsidR="00921880">
        <w:rPr>
          <w:noProof/>
          <w:webHidden/>
        </w:rPr>
        <w:fldChar w:fldCharType="separate"/>
      </w:r>
      <w:ins w:id="452" w:author="Francisco J Lopez Pellicer" w:date="2016-06-15T18:42:00Z">
        <w:r w:rsidR="00A9328A">
          <w:rPr>
            <w:noProof/>
            <w:webHidden/>
          </w:rPr>
          <w:t>19</w:t>
        </w:r>
      </w:ins>
      <w:del w:id="453" w:author="Francisco J Lopez Pellicer" w:date="2016-06-15T18:42:00Z">
        <w:r w:rsidR="00921880" w:rsidDel="00A9328A">
          <w:rPr>
            <w:noProof/>
            <w:webHidden/>
          </w:rPr>
          <w:delText>25</w:delText>
        </w:r>
      </w:del>
      <w:r w:rsidR="00921880">
        <w:rPr>
          <w:noProof/>
          <w:webHidden/>
        </w:rPr>
        <w:fldChar w:fldCharType="end"/>
      </w:r>
      <w:r>
        <w:rPr>
          <w:noProof/>
        </w:rPr>
        <w:fldChar w:fldCharType="end"/>
      </w:r>
    </w:p>
    <w:p w14:paraId="6E458DDE" w14:textId="73F83D5F" w:rsidR="00921880" w:rsidRDefault="00BA3DC4">
      <w:pPr>
        <w:pStyle w:val="TableofFigures"/>
        <w:tabs>
          <w:tab w:val="right" w:leader="dot" w:pos="8488"/>
        </w:tabs>
        <w:rPr>
          <w:rFonts w:asciiTheme="minorHAnsi" w:eastAsiaTheme="minorEastAsia" w:hAnsiTheme="minorHAnsi" w:cstheme="minorBidi"/>
          <w:noProof/>
          <w:sz w:val="22"/>
          <w:szCs w:val="22"/>
          <w:lang w:val="es-ES" w:eastAsia="es-ES"/>
        </w:rPr>
      </w:pPr>
      <w:r>
        <w:rPr>
          <w:noProof/>
        </w:rPr>
        <w:fldChar w:fldCharType="begin"/>
      </w:r>
      <w:r>
        <w:rPr>
          <w:noProof/>
        </w:rPr>
        <w:instrText xml:space="preserve"> HYPERLINK \l "_Toc453684924" </w:instrText>
      </w:r>
      <w:ins w:id="454" w:author="Francisco J Lopez Pellicer" w:date="2016-06-15T18:42:00Z">
        <w:r w:rsidR="00A9328A">
          <w:rPr>
            <w:noProof/>
          </w:rPr>
        </w:r>
      </w:ins>
      <w:r>
        <w:rPr>
          <w:noProof/>
        </w:rPr>
        <w:fldChar w:fldCharType="separate"/>
      </w:r>
      <w:r w:rsidR="00921880" w:rsidRPr="00ED6218">
        <w:rPr>
          <w:rStyle w:val="Hyperlink"/>
          <w:noProof/>
        </w:rPr>
        <w:t>Figura 3</w:t>
      </w:r>
      <w:r w:rsidR="00921880">
        <w:rPr>
          <w:noProof/>
          <w:webHidden/>
        </w:rPr>
        <w:tab/>
      </w:r>
      <w:r w:rsidR="00921880">
        <w:rPr>
          <w:noProof/>
          <w:webHidden/>
        </w:rPr>
        <w:fldChar w:fldCharType="begin"/>
      </w:r>
      <w:r w:rsidR="00921880">
        <w:rPr>
          <w:noProof/>
          <w:webHidden/>
        </w:rPr>
        <w:instrText xml:space="preserve"> PAGEREF _Toc453684924 \h </w:instrText>
      </w:r>
      <w:r w:rsidR="00921880">
        <w:rPr>
          <w:noProof/>
          <w:webHidden/>
        </w:rPr>
      </w:r>
      <w:r w:rsidR="00921880">
        <w:rPr>
          <w:noProof/>
          <w:webHidden/>
        </w:rPr>
        <w:fldChar w:fldCharType="separate"/>
      </w:r>
      <w:ins w:id="455" w:author="Francisco J Lopez Pellicer" w:date="2016-06-15T18:42:00Z">
        <w:r w:rsidR="00A9328A">
          <w:rPr>
            <w:noProof/>
            <w:webHidden/>
          </w:rPr>
          <w:t>23</w:t>
        </w:r>
      </w:ins>
      <w:del w:id="456" w:author="Francisco J Lopez Pellicer" w:date="2016-06-15T18:42:00Z">
        <w:r w:rsidR="00921880" w:rsidDel="00A9328A">
          <w:rPr>
            <w:noProof/>
            <w:webHidden/>
          </w:rPr>
          <w:delText>31</w:delText>
        </w:r>
      </w:del>
      <w:r w:rsidR="00921880">
        <w:rPr>
          <w:noProof/>
          <w:webHidden/>
        </w:rPr>
        <w:fldChar w:fldCharType="end"/>
      </w:r>
      <w:r>
        <w:rPr>
          <w:noProof/>
        </w:rPr>
        <w:fldChar w:fldCharType="end"/>
      </w:r>
    </w:p>
    <w:p w14:paraId="7D6077EE" w14:textId="259EC8AE" w:rsidR="00921880" w:rsidRDefault="00BA3DC4">
      <w:pPr>
        <w:pStyle w:val="TableofFigures"/>
        <w:tabs>
          <w:tab w:val="right" w:leader="dot" w:pos="8488"/>
        </w:tabs>
        <w:rPr>
          <w:rFonts w:asciiTheme="minorHAnsi" w:eastAsiaTheme="minorEastAsia" w:hAnsiTheme="minorHAnsi" w:cstheme="minorBidi"/>
          <w:noProof/>
          <w:sz w:val="22"/>
          <w:szCs w:val="22"/>
          <w:lang w:val="es-ES" w:eastAsia="es-ES"/>
        </w:rPr>
      </w:pPr>
      <w:r>
        <w:rPr>
          <w:noProof/>
        </w:rPr>
        <w:fldChar w:fldCharType="begin"/>
      </w:r>
      <w:r>
        <w:rPr>
          <w:noProof/>
        </w:rPr>
        <w:instrText xml:space="preserve"> HYPERLINK \l "_Toc453684925" </w:instrText>
      </w:r>
      <w:ins w:id="457" w:author="Francisco J Lopez Pellicer" w:date="2016-06-15T18:42:00Z">
        <w:r w:rsidR="00A9328A">
          <w:rPr>
            <w:noProof/>
          </w:rPr>
        </w:r>
      </w:ins>
      <w:r>
        <w:rPr>
          <w:noProof/>
        </w:rPr>
        <w:fldChar w:fldCharType="separate"/>
      </w:r>
      <w:r w:rsidR="00921880" w:rsidRPr="00ED6218">
        <w:rPr>
          <w:rStyle w:val="Hyperlink"/>
          <w:noProof/>
        </w:rPr>
        <w:t>Figura 4</w:t>
      </w:r>
      <w:r w:rsidR="00921880">
        <w:rPr>
          <w:noProof/>
          <w:webHidden/>
        </w:rPr>
        <w:tab/>
      </w:r>
      <w:r w:rsidR="00921880">
        <w:rPr>
          <w:noProof/>
          <w:webHidden/>
        </w:rPr>
        <w:fldChar w:fldCharType="begin"/>
      </w:r>
      <w:r w:rsidR="00921880">
        <w:rPr>
          <w:noProof/>
          <w:webHidden/>
        </w:rPr>
        <w:instrText xml:space="preserve"> PAGEREF _Toc453684925 \h </w:instrText>
      </w:r>
      <w:r w:rsidR="00921880">
        <w:rPr>
          <w:noProof/>
          <w:webHidden/>
        </w:rPr>
      </w:r>
      <w:r w:rsidR="00921880">
        <w:rPr>
          <w:noProof/>
          <w:webHidden/>
        </w:rPr>
        <w:fldChar w:fldCharType="separate"/>
      </w:r>
      <w:ins w:id="458" w:author="Francisco J Lopez Pellicer" w:date="2016-06-15T18:42:00Z">
        <w:r w:rsidR="00A9328A">
          <w:rPr>
            <w:noProof/>
            <w:webHidden/>
          </w:rPr>
          <w:t>24</w:t>
        </w:r>
      </w:ins>
      <w:del w:id="459" w:author="Francisco J Lopez Pellicer" w:date="2016-06-15T18:42:00Z">
        <w:r w:rsidR="00921880" w:rsidDel="00A9328A">
          <w:rPr>
            <w:noProof/>
            <w:webHidden/>
          </w:rPr>
          <w:delText>32</w:delText>
        </w:r>
      </w:del>
      <w:r w:rsidR="00921880">
        <w:rPr>
          <w:noProof/>
          <w:webHidden/>
        </w:rPr>
        <w:fldChar w:fldCharType="end"/>
      </w:r>
      <w:r>
        <w:rPr>
          <w:noProof/>
        </w:rPr>
        <w:fldChar w:fldCharType="end"/>
      </w:r>
    </w:p>
    <w:p w14:paraId="78E5D015" w14:textId="0EF49E46" w:rsidR="00921880" w:rsidRDefault="00BA3DC4">
      <w:pPr>
        <w:pStyle w:val="TableofFigures"/>
        <w:tabs>
          <w:tab w:val="right" w:leader="dot" w:pos="8488"/>
        </w:tabs>
        <w:rPr>
          <w:rFonts w:asciiTheme="minorHAnsi" w:eastAsiaTheme="minorEastAsia" w:hAnsiTheme="minorHAnsi" w:cstheme="minorBidi"/>
          <w:noProof/>
          <w:sz w:val="22"/>
          <w:szCs w:val="22"/>
          <w:lang w:val="es-ES" w:eastAsia="es-ES"/>
        </w:rPr>
      </w:pPr>
      <w:r>
        <w:rPr>
          <w:noProof/>
        </w:rPr>
        <w:fldChar w:fldCharType="begin"/>
      </w:r>
      <w:r>
        <w:rPr>
          <w:noProof/>
        </w:rPr>
        <w:instrText xml:space="preserve"> HYPERLINK \l "_Toc453684926" </w:instrText>
      </w:r>
      <w:ins w:id="460" w:author="Francisco J Lopez Pellicer" w:date="2016-06-15T18:42:00Z">
        <w:r w:rsidR="00A9328A">
          <w:rPr>
            <w:noProof/>
          </w:rPr>
        </w:r>
      </w:ins>
      <w:r>
        <w:rPr>
          <w:noProof/>
        </w:rPr>
        <w:fldChar w:fldCharType="separate"/>
      </w:r>
      <w:r w:rsidR="00921880" w:rsidRPr="00ED6218">
        <w:rPr>
          <w:rStyle w:val="Hyperlink"/>
          <w:noProof/>
        </w:rPr>
        <w:t>Figura 5</w:t>
      </w:r>
      <w:r w:rsidR="00921880">
        <w:rPr>
          <w:noProof/>
          <w:webHidden/>
        </w:rPr>
        <w:tab/>
      </w:r>
      <w:r w:rsidR="00921880">
        <w:rPr>
          <w:noProof/>
          <w:webHidden/>
        </w:rPr>
        <w:fldChar w:fldCharType="begin"/>
      </w:r>
      <w:r w:rsidR="00921880">
        <w:rPr>
          <w:noProof/>
          <w:webHidden/>
        </w:rPr>
        <w:instrText xml:space="preserve"> PAGEREF _Toc453684926 \h </w:instrText>
      </w:r>
      <w:r w:rsidR="00921880">
        <w:rPr>
          <w:noProof/>
          <w:webHidden/>
        </w:rPr>
      </w:r>
      <w:r w:rsidR="00921880">
        <w:rPr>
          <w:noProof/>
          <w:webHidden/>
        </w:rPr>
        <w:fldChar w:fldCharType="separate"/>
      </w:r>
      <w:ins w:id="461" w:author="Francisco J Lopez Pellicer" w:date="2016-06-15T18:42:00Z">
        <w:r w:rsidR="00A9328A">
          <w:rPr>
            <w:noProof/>
            <w:webHidden/>
          </w:rPr>
          <w:t>26</w:t>
        </w:r>
      </w:ins>
      <w:del w:id="462" w:author="Francisco J Lopez Pellicer" w:date="2016-06-15T18:42:00Z">
        <w:r w:rsidR="00921880" w:rsidDel="00A9328A">
          <w:rPr>
            <w:noProof/>
            <w:webHidden/>
          </w:rPr>
          <w:delText>34</w:delText>
        </w:r>
      </w:del>
      <w:r w:rsidR="00921880">
        <w:rPr>
          <w:noProof/>
          <w:webHidden/>
        </w:rPr>
        <w:fldChar w:fldCharType="end"/>
      </w:r>
      <w:r>
        <w:rPr>
          <w:noProof/>
        </w:rPr>
        <w:fldChar w:fldCharType="end"/>
      </w:r>
    </w:p>
    <w:p w14:paraId="236CA1C1" w14:textId="67C70808" w:rsidR="00921880" w:rsidRDefault="00BA3DC4">
      <w:pPr>
        <w:pStyle w:val="TableofFigures"/>
        <w:tabs>
          <w:tab w:val="right" w:leader="dot" w:pos="8488"/>
        </w:tabs>
        <w:rPr>
          <w:rFonts w:asciiTheme="minorHAnsi" w:eastAsiaTheme="minorEastAsia" w:hAnsiTheme="minorHAnsi" w:cstheme="minorBidi"/>
          <w:noProof/>
          <w:sz w:val="22"/>
          <w:szCs w:val="22"/>
          <w:lang w:val="es-ES" w:eastAsia="es-ES"/>
        </w:rPr>
      </w:pPr>
      <w:r>
        <w:rPr>
          <w:noProof/>
        </w:rPr>
        <w:fldChar w:fldCharType="begin"/>
      </w:r>
      <w:r>
        <w:rPr>
          <w:noProof/>
        </w:rPr>
        <w:instrText xml:space="preserve"> HYPERLINK "file:///D:\\Dropbox\\Universidad\\TFG\\Memoria\\GeoCrawler.docx" \l "_Toc453684927" </w:instrText>
      </w:r>
      <w:ins w:id="463" w:author="Francisco J Lopez Pellicer" w:date="2016-06-15T18:42:00Z">
        <w:r w:rsidR="00A9328A">
          <w:rPr>
            <w:noProof/>
          </w:rPr>
        </w:r>
      </w:ins>
      <w:r>
        <w:rPr>
          <w:noProof/>
        </w:rPr>
        <w:fldChar w:fldCharType="separate"/>
      </w:r>
      <w:r w:rsidR="00921880" w:rsidRPr="00ED6218">
        <w:rPr>
          <w:rStyle w:val="Hyperlink"/>
          <w:noProof/>
        </w:rPr>
        <w:t>Figura 6</w:t>
      </w:r>
      <w:r w:rsidR="00921880">
        <w:rPr>
          <w:noProof/>
          <w:webHidden/>
        </w:rPr>
        <w:tab/>
      </w:r>
      <w:r w:rsidR="00921880">
        <w:rPr>
          <w:noProof/>
          <w:webHidden/>
        </w:rPr>
        <w:fldChar w:fldCharType="begin"/>
      </w:r>
      <w:r w:rsidR="00921880">
        <w:rPr>
          <w:noProof/>
          <w:webHidden/>
        </w:rPr>
        <w:instrText xml:space="preserve"> PAGEREF _Toc453684927 \h </w:instrText>
      </w:r>
      <w:r w:rsidR="00921880">
        <w:rPr>
          <w:noProof/>
          <w:webHidden/>
        </w:rPr>
      </w:r>
      <w:r w:rsidR="00921880">
        <w:rPr>
          <w:noProof/>
          <w:webHidden/>
        </w:rPr>
        <w:fldChar w:fldCharType="separate"/>
      </w:r>
      <w:ins w:id="464" w:author="Francisco J Lopez Pellicer" w:date="2016-06-15T18:42:00Z">
        <w:r w:rsidR="00A9328A">
          <w:rPr>
            <w:noProof/>
            <w:webHidden/>
          </w:rPr>
          <w:t>29</w:t>
        </w:r>
      </w:ins>
      <w:del w:id="465" w:author="Francisco J Lopez Pellicer" w:date="2016-06-15T18:42:00Z">
        <w:r w:rsidR="00921880" w:rsidDel="00A9328A">
          <w:rPr>
            <w:noProof/>
            <w:webHidden/>
          </w:rPr>
          <w:delText>40</w:delText>
        </w:r>
      </w:del>
      <w:r w:rsidR="00921880">
        <w:rPr>
          <w:noProof/>
          <w:webHidden/>
        </w:rPr>
        <w:fldChar w:fldCharType="end"/>
      </w:r>
      <w:r>
        <w:rPr>
          <w:noProof/>
        </w:rPr>
        <w:fldChar w:fldCharType="end"/>
      </w:r>
    </w:p>
    <w:p w14:paraId="198620CA" w14:textId="5C70A71C" w:rsidR="00921880" w:rsidRDefault="00BA3DC4">
      <w:pPr>
        <w:pStyle w:val="TableofFigures"/>
        <w:tabs>
          <w:tab w:val="right" w:leader="dot" w:pos="8488"/>
        </w:tabs>
        <w:rPr>
          <w:rFonts w:asciiTheme="minorHAnsi" w:eastAsiaTheme="minorEastAsia" w:hAnsiTheme="minorHAnsi" w:cstheme="minorBidi"/>
          <w:noProof/>
          <w:sz w:val="22"/>
          <w:szCs w:val="22"/>
          <w:lang w:val="es-ES" w:eastAsia="es-ES"/>
        </w:rPr>
      </w:pPr>
      <w:r>
        <w:rPr>
          <w:noProof/>
        </w:rPr>
        <w:fldChar w:fldCharType="begin"/>
      </w:r>
      <w:r>
        <w:rPr>
          <w:noProof/>
        </w:rPr>
        <w:instrText xml:space="preserve"> HYPERLINK \l "_Toc453684928" </w:instrText>
      </w:r>
      <w:ins w:id="466" w:author="Francisco J Lopez Pellicer" w:date="2016-06-15T18:42:00Z">
        <w:r w:rsidR="00A9328A">
          <w:rPr>
            <w:noProof/>
          </w:rPr>
        </w:r>
      </w:ins>
      <w:r>
        <w:rPr>
          <w:noProof/>
        </w:rPr>
        <w:fldChar w:fldCharType="separate"/>
      </w:r>
      <w:r w:rsidR="00921880" w:rsidRPr="00ED6218">
        <w:rPr>
          <w:rStyle w:val="Hyperlink"/>
          <w:noProof/>
        </w:rPr>
        <w:t>Figura 7</w:t>
      </w:r>
      <w:r w:rsidR="00921880">
        <w:rPr>
          <w:noProof/>
          <w:webHidden/>
        </w:rPr>
        <w:tab/>
      </w:r>
      <w:r w:rsidR="00921880">
        <w:rPr>
          <w:noProof/>
          <w:webHidden/>
        </w:rPr>
        <w:fldChar w:fldCharType="begin"/>
      </w:r>
      <w:r w:rsidR="00921880">
        <w:rPr>
          <w:noProof/>
          <w:webHidden/>
        </w:rPr>
        <w:instrText xml:space="preserve"> PAGEREF _Toc453684928 \h </w:instrText>
      </w:r>
      <w:r w:rsidR="00921880">
        <w:rPr>
          <w:noProof/>
          <w:webHidden/>
        </w:rPr>
      </w:r>
      <w:r w:rsidR="00921880">
        <w:rPr>
          <w:noProof/>
          <w:webHidden/>
        </w:rPr>
        <w:fldChar w:fldCharType="separate"/>
      </w:r>
      <w:ins w:id="467" w:author="Francisco J Lopez Pellicer" w:date="2016-06-15T18:42:00Z">
        <w:r w:rsidR="00A9328A">
          <w:rPr>
            <w:noProof/>
            <w:webHidden/>
          </w:rPr>
          <w:t>31</w:t>
        </w:r>
      </w:ins>
      <w:del w:id="468" w:author="Francisco J Lopez Pellicer" w:date="2016-06-15T18:42:00Z">
        <w:r w:rsidR="00921880" w:rsidDel="00A9328A">
          <w:rPr>
            <w:noProof/>
            <w:webHidden/>
          </w:rPr>
          <w:delText>42</w:delText>
        </w:r>
      </w:del>
      <w:r w:rsidR="00921880">
        <w:rPr>
          <w:noProof/>
          <w:webHidden/>
        </w:rPr>
        <w:fldChar w:fldCharType="end"/>
      </w:r>
      <w:r>
        <w:rPr>
          <w:noProof/>
        </w:rPr>
        <w:fldChar w:fldCharType="end"/>
      </w:r>
    </w:p>
    <w:p w14:paraId="49A49749" w14:textId="5C38CCBD" w:rsidR="00921880" w:rsidRDefault="00BA3DC4">
      <w:pPr>
        <w:pStyle w:val="TableofFigures"/>
        <w:tabs>
          <w:tab w:val="right" w:leader="dot" w:pos="8488"/>
        </w:tabs>
        <w:rPr>
          <w:rFonts w:asciiTheme="minorHAnsi" w:eastAsiaTheme="minorEastAsia" w:hAnsiTheme="minorHAnsi" w:cstheme="minorBidi"/>
          <w:noProof/>
          <w:sz w:val="22"/>
          <w:szCs w:val="22"/>
          <w:lang w:val="es-ES" w:eastAsia="es-ES"/>
        </w:rPr>
      </w:pPr>
      <w:r>
        <w:rPr>
          <w:noProof/>
        </w:rPr>
        <w:fldChar w:fldCharType="begin"/>
      </w:r>
      <w:r>
        <w:rPr>
          <w:noProof/>
        </w:rPr>
        <w:instrText xml:space="preserve"> HYPERLINK \l "_Toc453684929" </w:instrText>
      </w:r>
      <w:ins w:id="469" w:author="Francisco J Lopez Pellicer" w:date="2016-06-15T18:42:00Z">
        <w:r w:rsidR="00A9328A">
          <w:rPr>
            <w:noProof/>
          </w:rPr>
        </w:r>
      </w:ins>
      <w:r>
        <w:rPr>
          <w:noProof/>
        </w:rPr>
        <w:fldChar w:fldCharType="separate"/>
      </w:r>
      <w:r w:rsidR="00921880" w:rsidRPr="00ED6218">
        <w:rPr>
          <w:rStyle w:val="Hyperlink"/>
          <w:noProof/>
        </w:rPr>
        <w:t>Figura 8</w:t>
      </w:r>
      <w:r w:rsidR="00921880">
        <w:rPr>
          <w:noProof/>
          <w:webHidden/>
        </w:rPr>
        <w:tab/>
      </w:r>
      <w:r w:rsidR="00921880">
        <w:rPr>
          <w:noProof/>
          <w:webHidden/>
        </w:rPr>
        <w:fldChar w:fldCharType="begin"/>
      </w:r>
      <w:r w:rsidR="00921880">
        <w:rPr>
          <w:noProof/>
          <w:webHidden/>
        </w:rPr>
        <w:instrText xml:space="preserve"> PAGEREF _Toc453684929 \h </w:instrText>
      </w:r>
      <w:r w:rsidR="00921880">
        <w:rPr>
          <w:noProof/>
          <w:webHidden/>
        </w:rPr>
      </w:r>
      <w:r w:rsidR="00921880">
        <w:rPr>
          <w:noProof/>
          <w:webHidden/>
        </w:rPr>
        <w:fldChar w:fldCharType="separate"/>
      </w:r>
      <w:ins w:id="470" w:author="Francisco J Lopez Pellicer" w:date="2016-06-15T18:42:00Z">
        <w:r w:rsidR="00A9328A">
          <w:rPr>
            <w:noProof/>
            <w:webHidden/>
          </w:rPr>
          <w:t>33</w:t>
        </w:r>
      </w:ins>
      <w:del w:id="471" w:author="Francisco J Lopez Pellicer" w:date="2016-06-15T18:42:00Z">
        <w:r w:rsidR="00921880" w:rsidDel="00A9328A">
          <w:rPr>
            <w:noProof/>
            <w:webHidden/>
          </w:rPr>
          <w:delText>45</w:delText>
        </w:r>
      </w:del>
      <w:r w:rsidR="00921880">
        <w:rPr>
          <w:noProof/>
          <w:webHidden/>
        </w:rPr>
        <w:fldChar w:fldCharType="end"/>
      </w:r>
      <w:r>
        <w:rPr>
          <w:noProof/>
        </w:rPr>
        <w:fldChar w:fldCharType="end"/>
      </w:r>
    </w:p>
    <w:p w14:paraId="4A4CA44F" w14:textId="5B003D80" w:rsidR="00921880" w:rsidRDefault="00BA3DC4">
      <w:pPr>
        <w:pStyle w:val="TableofFigures"/>
        <w:tabs>
          <w:tab w:val="right" w:leader="dot" w:pos="8488"/>
        </w:tabs>
        <w:rPr>
          <w:rFonts w:asciiTheme="minorHAnsi" w:eastAsiaTheme="minorEastAsia" w:hAnsiTheme="minorHAnsi" w:cstheme="minorBidi"/>
          <w:noProof/>
          <w:sz w:val="22"/>
          <w:szCs w:val="22"/>
          <w:lang w:val="es-ES" w:eastAsia="es-ES"/>
        </w:rPr>
      </w:pPr>
      <w:r>
        <w:rPr>
          <w:noProof/>
        </w:rPr>
        <w:fldChar w:fldCharType="begin"/>
      </w:r>
      <w:r>
        <w:rPr>
          <w:noProof/>
        </w:rPr>
        <w:instrText xml:space="preserve"> HYPERLINK \l "_Toc453684930" </w:instrText>
      </w:r>
      <w:ins w:id="472" w:author="Francisco J Lopez Pellicer" w:date="2016-06-15T18:42:00Z">
        <w:r w:rsidR="00A9328A">
          <w:rPr>
            <w:noProof/>
          </w:rPr>
        </w:r>
      </w:ins>
      <w:r>
        <w:rPr>
          <w:noProof/>
        </w:rPr>
        <w:fldChar w:fldCharType="separate"/>
      </w:r>
      <w:r w:rsidR="00921880" w:rsidRPr="00ED6218">
        <w:rPr>
          <w:rStyle w:val="Hyperlink"/>
          <w:noProof/>
        </w:rPr>
        <w:t>Figura 9</w:t>
      </w:r>
      <w:r w:rsidR="00921880">
        <w:rPr>
          <w:noProof/>
          <w:webHidden/>
        </w:rPr>
        <w:tab/>
      </w:r>
      <w:r w:rsidR="00921880">
        <w:rPr>
          <w:noProof/>
          <w:webHidden/>
        </w:rPr>
        <w:fldChar w:fldCharType="begin"/>
      </w:r>
      <w:r w:rsidR="00921880">
        <w:rPr>
          <w:noProof/>
          <w:webHidden/>
        </w:rPr>
        <w:instrText xml:space="preserve"> PAGEREF _Toc453684930 \h </w:instrText>
      </w:r>
      <w:r w:rsidR="00921880">
        <w:rPr>
          <w:noProof/>
          <w:webHidden/>
        </w:rPr>
      </w:r>
      <w:r w:rsidR="00921880">
        <w:rPr>
          <w:noProof/>
          <w:webHidden/>
        </w:rPr>
        <w:fldChar w:fldCharType="separate"/>
      </w:r>
      <w:ins w:id="473" w:author="Francisco J Lopez Pellicer" w:date="2016-06-15T18:42:00Z">
        <w:r w:rsidR="00A9328A">
          <w:rPr>
            <w:noProof/>
            <w:webHidden/>
          </w:rPr>
          <w:t>36</w:t>
        </w:r>
      </w:ins>
      <w:del w:id="474" w:author="Francisco J Lopez Pellicer" w:date="2016-06-15T18:42:00Z">
        <w:r w:rsidR="00921880" w:rsidDel="00A9328A">
          <w:rPr>
            <w:noProof/>
            <w:webHidden/>
          </w:rPr>
          <w:delText>49</w:delText>
        </w:r>
      </w:del>
      <w:r w:rsidR="00921880">
        <w:rPr>
          <w:noProof/>
          <w:webHidden/>
        </w:rPr>
        <w:fldChar w:fldCharType="end"/>
      </w:r>
      <w:r>
        <w:rPr>
          <w:noProof/>
        </w:rPr>
        <w:fldChar w:fldCharType="end"/>
      </w:r>
    </w:p>
    <w:p w14:paraId="79484DE7" w14:textId="5D4B4B31" w:rsidR="00921880" w:rsidRDefault="00BA3DC4">
      <w:pPr>
        <w:pStyle w:val="TableofFigures"/>
        <w:tabs>
          <w:tab w:val="right" w:leader="dot" w:pos="8488"/>
        </w:tabs>
        <w:rPr>
          <w:rFonts w:asciiTheme="minorHAnsi" w:eastAsiaTheme="minorEastAsia" w:hAnsiTheme="minorHAnsi" w:cstheme="minorBidi"/>
          <w:noProof/>
          <w:sz w:val="22"/>
          <w:szCs w:val="22"/>
          <w:lang w:val="es-ES" w:eastAsia="es-ES"/>
        </w:rPr>
      </w:pPr>
      <w:r>
        <w:rPr>
          <w:noProof/>
        </w:rPr>
        <w:fldChar w:fldCharType="begin"/>
      </w:r>
      <w:r>
        <w:rPr>
          <w:noProof/>
        </w:rPr>
        <w:instrText xml:space="preserve"> HYPERLINK \l "_Toc453684931" </w:instrText>
      </w:r>
      <w:ins w:id="475" w:author="Francisco J Lopez Pellicer" w:date="2016-06-15T18:42:00Z">
        <w:r w:rsidR="00A9328A">
          <w:rPr>
            <w:noProof/>
          </w:rPr>
        </w:r>
      </w:ins>
      <w:r>
        <w:rPr>
          <w:noProof/>
        </w:rPr>
        <w:fldChar w:fldCharType="separate"/>
      </w:r>
      <w:r w:rsidR="00921880" w:rsidRPr="00ED6218">
        <w:rPr>
          <w:rStyle w:val="Hyperlink"/>
          <w:noProof/>
        </w:rPr>
        <w:t>Figura 10</w:t>
      </w:r>
      <w:r w:rsidR="00921880">
        <w:rPr>
          <w:noProof/>
          <w:webHidden/>
        </w:rPr>
        <w:tab/>
      </w:r>
      <w:r w:rsidR="00921880">
        <w:rPr>
          <w:noProof/>
          <w:webHidden/>
        </w:rPr>
        <w:fldChar w:fldCharType="begin"/>
      </w:r>
      <w:r w:rsidR="00921880">
        <w:rPr>
          <w:noProof/>
          <w:webHidden/>
        </w:rPr>
        <w:instrText xml:space="preserve"> PAGEREF _Toc453684931 \h </w:instrText>
      </w:r>
      <w:r w:rsidR="00921880">
        <w:rPr>
          <w:noProof/>
          <w:webHidden/>
        </w:rPr>
      </w:r>
      <w:r w:rsidR="00921880">
        <w:rPr>
          <w:noProof/>
          <w:webHidden/>
        </w:rPr>
        <w:fldChar w:fldCharType="separate"/>
      </w:r>
      <w:ins w:id="476" w:author="Francisco J Lopez Pellicer" w:date="2016-06-15T18:42:00Z">
        <w:r w:rsidR="00A9328A">
          <w:rPr>
            <w:noProof/>
            <w:webHidden/>
          </w:rPr>
          <w:t>37</w:t>
        </w:r>
      </w:ins>
      <w:del w:id="477" w:author="Francisco J Lopez Pellicer" w:date="2016-06-15T18:42:00Z">
        <w:r w:rsidR="00921880" w:rsidDel="00A9328A">
          <w:rPr>
            <w:noProof/>
            <w:webHidden/>
          </w:rPr>
          <w:delText>50</w:delText>
        </w:r>
      </w:del>
      <w:r w:rsidR="00921880">
        <w:rPr>
          <w:noProof/>
          <w:webHidden/>
        </w:rPr>
        <w:fldChar w:fldCharType="end"/>
      </w:r>
      <w:r>
        <w:rPr>
          <w:noProof/>
        </w:rPr>
        <w:fldChar w:fldCharType="end"/>
      </w:r>
    </w:p>
    <w:p w14:paraId="65E183A3" w14:textId="4A6075ED" w:rsidR="00921880" w:rsidRDefault="00BA3DC4">
      <w:pPr>
        <w:pStyle w:val="TableofFigures"/>
        <w:tabs>
          <w:tab w:val="right" w:leader="dot" w:pos="8488"/>
        </w:tabs>
        <w:rPr>
          <w:rFonts w:asciiTheme="minorHAnsi" w:eastAsiaTheme="minorEastAsia" w:hAnsiTheme="minorHAnsi" w:cstheme="minorBidi"/>
          <w:noProof/>
          <w:sz w:val="22"/>
          <w:szCs w:val="22"/>
          <w:lang w:val="es-ES" w:eastAsia="es-ES"/>
        </w:rPr>
      </w:pPr>
      <w:r>
        <w:rPr>
          <w:noProof/>
        </w:rPr>
        <w:fldChar w:fldCharType="begin"/>
      </w:r>
      <w:r>
        <w:rPr>
          <w:noProof/>
        </w:rPr>
        <w:instrText xml:space="preserve"> HYPERLINK \l "_Toc453684932" </w:instrText>
      </w:r>
      <w:ins w:id="478" w:author="Francisco J Lopez Pellicer" w:date="2016-06-15T18:42:00Z">
        <w:r w:rsidR="00A9328A">
          <w:rPr>
            <w:noProof/>
          </w:rPr>
        </w:r>
      </w:ins>
      <w:r>
        <w:rPr>
          <w:noProof/>
        </w:rPr>
        <w:fldChar w:fldCharType="separate"/>
      </w:r>
      <w:r w:rsidR="00921880" w:rsidRPr="00ED6218">
        <w:rPr>
          <w:rStyle w:val="Hyperlink"/>
          <w:noProof/>
        </w:rPr>
        <w:t>Figura 11</w:t>
      </w:r>
      <w:r w:rsidR="00921880">
        <w:rPr>
          <w:noProof/>
          <w:webHidden/>
        </w:rPr>
        <w:tab/>
      </w:r>
      <w:r w:rsidR="00921880">
        <w:rPr>
          <w:noProof/>
          <w:webHidden/>
        </w:rPr>
        <w:fldChar w:fldCharType="begin"/>
      </w:r>
      <w:r w:rsidR="00921880">
        <w:rPr>
          <w:noProof/>
          <w:webHidden/>
        </w:rPr>
        <w:instrText xml:space="preserve"> PAGEREF _Toc453684932 \h </w:instrText>
      </w:r>
      <w:r w:rsidR="00921880">
        <w:rPr>
          <w:noProof/>
          <w:webHidden/>
        </w:rPr>
      </w:r>
      <w:r w:rsidR="00921880">
        <w:rPr>
          <w:noProof/>
          <w:webHidden/>
        </w:rPr>
        <w:fldChar w:fldCharType="separate"/>
      </w:r>
      <w:ins w:id="479" w:author="Francisco J Lopez Pellicer" w:date="2016-06-15T18:42:00Z">
        <w:r w:rsidR="00A9328A">
          <w:rPr>
            <w:noProof/>
            <w:webHidden/>
          </w:rPr>
          <w:t>38</w:t>
        </w:r>
      </w:ins>
      <w:del w:id="480" w:author="Francisco J Lopez Pellicer" w:date="2016-06-15T18:42:00Z">
        <w:r w:rsidR="00921880" w:rsidDel="00A9328A">
          <w:rPr>
            <w:noProof/>
            <w:webHidden/>
          </w:rPr>
          <w:delText>51</w:delText>
        </w:r>
      </w:del>
      <w:r w:rsidR="00921880">
        <w:rPr>
          <w:noProof/>
          <w:webHidden/>
        </w:rPr>
        <w:fldChar w:fldCharType="end"/>
      </w:r>
      <w:r>
        <w:rPr>
          <w:noProof/>
        </w:rPr>
        <w:fldChar w:fldCharType="end"/>
      </w:r>
    </w:p>
    <w:p w14:paraId="1783F3A3" w14:textId="630C5708" w:rsidR="00921880" w:rsidRDefault="00BA3DC4">
      <w:pPr>
        <w:pStyle w:val="TableofFigures"/>
        <w:tabs>
          <w:tab w:val="right" w:leader="dot" w:pos="8488"/>
        </w:tabs>
        <w:rPr>
          <w:rFonts w:asciiTheme="minorHAnsi" w:eastAsiaTheme="minorEastAsia" w:hAnsiTheme="minorHAnsi" w:cstheme="minorBidi"/>
          <w:noProof/>
          <w:sz w:val="22"/>
          <w:szCs w:val="22"/>
          <w:lang w:val="es-ES" w:eastAsia="es-ES"/>
        </w:rPr>
      </w:pPr>
      <w:r>
        <w:rPr>
          <w:noProof/>
        </w:rPr>
        <w:fldChar w:fldCharType="begin"/>
      </w:r>
      <w:r>
        <w:rPr>
          <w:noProof/>
        </w:rPr>
        <w:instrText xml:space="preserve"> HYPERLINK \l "_Toc453684933" </w:instrText>
      </w:r>
      <w:ins w:id="481" w:author="Francisco J Lopez Pellicer" w:date="2016-06-15T18:42:00Z">
        <w:r w:rsidR="00A9328A">
          <w:rPr>
            <w:noProof/>
          </w:rPr>
        </w:r>
      </w:ins>
      <w:r>
        <w:rPr>
          <w:noProof/>
        </w:rPr>
        <w:fldChar w:fldCharType="separate"/>
      </w:r>
      <w:r w:rsidR="00921880" w:rsidRPr="00ED6218">
        <w:rPr>
          <w:rStyle w:val="Hyperlink"/>
          <w:noProof/>
        </w:rPr>
        <w:t>Figura 12</w:t>
      </w:r>
      <w:r w:rsidR="00921880">
        <w:rPr>
          <w:noProof/>
          <w:webHidden/>
        </w:rPr>
        <w:tab/>
      </w:r>
      <w:r w:rsidR="00921880">
        <w:rPr>
          <w:noProof/>
          <w:webHidden/>
        </w:rPr>
        <w:fldChar w:fldCharType="begin"/>
      </w:r>
      <w:r w:rsidR="00921880">
        <w:rPr>
          <w:noProof/>
          <w:webHidden/>
        </w:rPr>
        <w:instrText xml:space="preserve"> PAGEREF _Toc453684933 \h </w:instrText>
      </w:r>
      <w:r w:rsidR="00921880">
        <w:rPr>
          <w:noProof/>
          <w:webHidden/>
        </w:rPr>
      </w:r>
      <w:r w:rsidR="00921880">
        <w:rPr>
          <w:noProof/>
          <w:webHidden/>
        </w:rPr>
        <w:fldChar w:fldCharType="separate"/>
      </w:r>
      <w:ins w:id="482" w:author="Francisco J Lopez Pellicer" w:date="2016-06-15T18:42:00Z">
        <w:r w:rsidR="00A9328A">
          <w:rPr>
            <w:noProof/>
            <w:webHidden/>
          </w:rPr>
          <w:t>38</w:t>
        </w:r>
      </w:ins>
      <w:del w:id="483" w:author="Francisco J Lopez Pellicer" w:date="2016-06-15T18:42:00Z">
        <w:r w:rsidR="00921880" w:rsidDel="00A9328A">
          <w:rPr>
            <w:noProof/>
            <w:webHidden/>
          </w:rPr>
          <w:delText>52</w:delText>
        </w:r>
      </w:del>
      <w:r w:rsidR="00921880">
        <w:rPr>
          <w:noProof/>
          <w:webHidden/>
        </w:rPr>
        <w:fldChar w:fldCharType="end"/>
      </w:r>
      <w:r>
        <w:rPr>
          <w:noProof/>
        </w:rPr>
        <w:fldChar w:fldCharType="end"/>
      </w:r>
    </w:p>
    <w:p w14:paraId="3C266B83" w14:textId="74A38542" w:rsidR="00921880" w:rsidRDefault="00BA3DC4">
      <w:pPr>
        <w:pStyle w:val="TableofFigures"/>
        <w:tabs>
          <w:tab w:val="right" w:leader="dot" w:pos="8488"/>
        </w:tabs>
        <w:rPr>
          <w:rFonts w:asciiTheme="minorHAnsi" w:eastAsiaTheme="minorEastAsia" w:hAnsiTheme="minorHAnsi" w:cstheme="minorBidi"/>
          <w:noProof/>
          <w:sz w:val="22"/>
          <w:szCs w:val="22"/>
          <w:lang w:val="es-ES" w:eastAsia="es-ES"/>
        </w:rPr>
      </w:pPr>
      <w:r>
        <w:rPr>
          <w:noProof/>
        </w:rPr>
        <w:fldChar w:fldCharType="begin"/>
      </w:r>
      <w:r>
        <w:rPr>
          <w:noProof/>
        </w:rPr>
        <w:instrText xml:space="preserve"> HYPERLINK \l "_Toc453684934" </w:instrText>
      </w:r>
      <w:ins w:id="484" w:author="Francisco J Lopez Pellicer" w:date="2016-06-15T18:42:00Z">
        <w:r w:rsidR="00A9328A">
          <w:rPr>
            <w:noProof/>
          </w:rPr>
        </w:r>
      </w:ins>
      <w:r>
        <w:rPr>
          <w:noProof/>
        </w:rPr>
        <w:fldChar w:fldCharType="separate"/>
      </w:r>
      <w:r w:rsidR="00921880" w:rsidRPr="00ED6218">
        <w:rPr>
          <w:rStyle w:val="Hyperlink"/>
          <w:noProof/>
        </w:rPr>
        <w:t>Figura 13</w:t>
      </w:r>
      <w:r w:rsidR="00921880">
        <w:rPr>
          <w:noProof/>
          <w:webHidden/>
        </w:rPr>
        <w:tab/>
      </w:r>
      <w:r w:rsidR="00921880">
        <w:rPr>
          <w:noProof/>
          <w:webHidden/>
        </w:rPr>
        <w:fldChar w:fldCharType="begin"/>
      </w:r>
      <w:r w:rsidR="00921880">
        <w:rPr>
          <w:noProof/>
          <w:webHidden/>
        </w:rPr>
        <w:instrText xml:space="preserve"> PAGEREF _Toc453684934 \h </w:instrText>
      </w:r>
      <w:r w:rsidR="00921880">
        <w:rPr>
          <w:noProof/>
          <w:webHidden/>
        </w:rPr>
      </w:r>
      <w:r w:rsidR="00921880">
        <w:rPr>
          <w:noProof/>
          <w:webHidden/>
        </w:rPr>
        <w:fldChar w:fldCharType="separate"/>
      </w:r>
      <w:ins w:id="485" w:author="Francisco J Lopez Pellicer" w:date="2016-06-15T18:42:00Z">
        <w:r w:rsidR="00A9328A">
          <w:rPr>
            <w:noProof/>
            <w:webHidden/>
          </w:rPr>
          <w:t>39</w:t>
        </w:r>
      </w:ins>
      <w:del w:id="486" w:author="Francisco J Lopez Pellicer" w:date="2016-06-15T18:42:00Z">
        <w:r w:rsidR="00921880" w:rsidDel="00A9328A">
          <w:rPr>
            <w:noProof/>
            <w:webHidden/>
          </w:rPr>
          <w:delText>52</w:delText>
        </w:r>
      </w:del>
      <w:r w:rsidR="00921880">
        <w:rPr>
          <w:noProof/>
          <w:webHidden/>
        </w:rPr>
        <w:fldChar w:fldCharType="end"/>
      </w:r>
      <w:r>
        <w:rPr>
          <w:noProof/>
        </w:rPr>
        <w:fldChar w:fldCharType="end"/>
      </w:r>
    </w:p>
    <w:p w14:paraId="28F75C61" w14:textId="2AE86F5D" w:rsidR="00921880" w:rsidRDefault="00BA3DC4">
      <w:pPr>
        <w:pStyle w:val="TableofFigures"/>
        <w:tabs>
          <w:tab w:val="right" w:leader="dot" w:pos="8488"/>
        </w:tabs>
        <w:rPr>
          <w:rFonts w:asciiTheme="minorHAnsi" w:eastAsiaTheme="minorEastAsia" w:hAnsiTheme="minorHAnsi" w:cstheme="minorBidi"/>
          <w:noProof/>
          <w:sz w:val="22"/>
          <w:szCs w:val="22"/>
          <w:lang w:val="es-ES" w:eastAsia="es-ES"/>
        </w:rPr>
      </w:pPr>
      <w:r>
        <w:rPr>
          <w:noProof/>
        </w:rPr>
        <w:fldChar w:fldCharType="begin"/>
      </w:r>
      <w:r>
        <w:rPr>
          <w:noProof/>
        </w:rPr>
        <w:instrText xml:space="preserve"> HYPERLINK \l "_Toc453684935" </w:instrText>
      </w:r>
      <w:ins w:id="487" w:author="Francisco J Lopez Pellicer" w:date="2016-06-15T18:42:00Z">
        <w:r w:rsidR="00A9328A">
          <w:rPr>
            <w:noProof/>
          </w:rPr>
        </w:r>
      </w:ins>
      <w:r>
        <w:rPr>
          <w:noProof/>
        </w:rPr>
        <w:fldChar w:fldCharType="separate"/>
      </w:r>
      <w:r w:rsidR="00921880" w:rsidRPr="00ED6218">
        <w:rPr>
          <w:rStyle w:val="Hyperlink"/>
          <w:noProof/>
        </w:rPr>
        <w:t>Figura 14</w:t>
      </w:r>
      <w:r w:rsidR="00921880">
        <w:rPr>
          <w:noProof/>
          <w:webHidden/>
        </w:rPr>
        <w:tab/>
      </w:r>
      <w:r w:rsidR="00921880">
        <w:rPr>
          <w:noProof/>
          <w:webHidden/>
        </w:rPr>
        <w:fldChar w:fldCharType="begin"/>
      </w:r>
      <w:r w:rsidR="00921880">
        <w:rPr>
          <w:noProof/>
          <w:webHidden/>
        </w:rPr>
        <w:instrText xml:space="preserve"> PAGEREF _Toc453684935 \h </w:instrText>
      </w:r>
      <w:r w:rsidR="00921880">
        <w:rPr>
          <w:noProof/>
          <w:webHidden/>
        </w:rPr>
      </w:r>
      <w:r w:rsidR="00921880">
        <w:rPr>
          <w:noProof/>
          <w:webHidden/>
        </w:rPr>
        <w:fldChar w:fldCharType="separate"/>
      </w:r>
      <w:ins w:id="488" w:author="Francisco J Lopez Pellicer" w:date="2016-06-15T18:42:00Z">
        <w:r w:rsidR="00A9328A">
          <w:rPr>
            <w:noProof/>
            <w:webHidden/>
          </w:rPr>
          <w:t>39</w:t>
        </w:r>
      </w:ins>
      <w:del w:id="489" w:author="Francisco J Lopez Pellicer" w:date="2016-06-15T18:42:00Z">
        <w:r w:rsidR="00921880" w:rsidDel="00A9328A">
          <w:rPr>
            <w:noProof/>
            <w:webHidden/>
          </w:rPr>
          <w:delText>53</w:delText>
        </w:r>
      </w:del>
      <w:r w:rsidR="00921880">
        <w:rPr>
          <w:noProof/>
          <w:webHidden/>
        </w:rPr>
        <w:fldChar w:fldCharType="end"/>
      </w:r>
      <w:r>
        <w:rPr>
          <w:noProof/>
        </w:rPr>
        <w:fldChar w:fldCharType="end"/>
      </w:r>
    </w:p>
    <w:p w14:paraId="349FBC45" w14:textId="6A0F857D" w:rsidR="00921880" w:rsidRDefault="00BA3DC4">
      <w:pPr>
        <w:pStyle w:val="TableofFigures"/>
        <w:tabs>
          <w:tab w:val="right" w:leader="dot" w:pos="8488"/>
        </w:tabs>
        <w:rPr>
          <w:rFonts w:asciiTheme="minorHAnsi" w:eastAsiaTheme="minorEastAsia" w:hAnsiTheme="minorHAnsi" w:cstheme="minorBidi"/>
          <w:noProof/>
          <w:sz w:val="22"/>
          <w:szCs w:val="22"/>
          <w:lang w:val="es-ES" w:eastAsia="es-ES"/>
        </w:rPr>
      </w:pPr>
      <w:r>
        <w:rPr>
          <w:noProof/>
        </w:rPr>
        <w:fldChar w:fldCharType="begin"/>
      </w:r>
      <w:r>
        <w:rPr>
          <w:noProof/>
        </w:rPr>
        <w:instrText xml:space="preserve"> HYPERLINK "file:///D:\\Dropbox\\Universidad\\TFG\\Memoria\\GeoCrawler.docx" \l "_Toc453684936" </w:instrText>
      </w:r>
      <w:ins w:id="490" w:author="Francisco J Lopez Pellicer" w:date="2016-06-15T18:42:00Z">
        <w:r w:rsidR="00A9328A">
          <w:rPr>
            <w:noProof/>
          </w:rPr>
        </w:r>
      </w:ins>
      <w:r>
        <w:rPr>
          <w:noProof/>
        </w:rPr>
        <w:fldChar w:fldCharType="separate"/>
      </w:r>
      <w:r w:rsidR="00921880" w:rsidRPr="00ED6218">
        <w:rPr>
          <w:rStyle w:val="Hyperlink"/>
          <w:noProof/>
        </w:rPr>
        <w:t>Figura 15</w:t>
      </w:r>
      <w:r w:rsidR="00921880">
        <w:rPr>
          <w:noProof/>
          <w:webHidden/>
        </w:rPr>
        <w:tab/>
      </w:r>
      <w:r w:rsidR="00921880">
        <w:rPr>
          <w:noProof/>
          <w:webHidden/>
        </w:rPr>
        <w:fldChar w:fldCharType="begin"/>
      </w:r>
      <w:r w:rsidR="00921880">
        <w:rPr>
          <w:noProof/>
          <w:webHidden/>
        </w:rPr>
        <w:instrText xml:space="preserve"> PAGEREF _Toc453684936 \h </w:instrText>
      </w:r>
      <w:r w:rsidR="00921880">
        <w:rPr>
          <w:noProof/>
          <w:webHidden/>
        </w:rPr>
      </w:r>
      <w:r w:rsidR="00921880">
        <w:rPr>
          <w:noProof/>
          <w:webHidden/>
        </w:rPr>
        <w:fldChar w:fldCharType="separate"/>
      </w:r>
      <w:ins w:id="491" w:author="Francisco J Lopez Pellicer" w:date="2016-06-15T18:42:00Z">
        <w:r w:rsidR="00A9328A">
          <w:rPr>
            <w:noProof/>
            <w:webHidden/>
          </w:rPr>
          <w:t>41</w:t>
        </w:r>
      </w:ins>
      <w:del w:id="492" w:author="Francisco J Lopez Pellicer" w:date="2016-06-15T18:42:00Z">
        <w:r w:rsidR="00921880" w:rsidDel="00A9328A">
          <w:rPr>
            <w:noProof/>
            <w:webHidden/>
          </w:rPr>
          <w:delText>56</w:delText>
        </w:r>
      </w:del>
      <w:r w:rsidR="00921880">
        <w:rPr>
          <w:noProof/>
          <w:webHidden/>
        </w:rPr>
        <w:fldChar w:fldCharType="end"/>
      </w:r>
      <w:r>
        <w:rPr>
          <w:noProof/>
        </w:rPr>
        <w:fldChar w:fldCharType="end"/>
      </w:r>
    </w:p>
    <w:p w14:paraId="6F068465" w14:textId="338C159C" w:rsidR="00921880" w:rsidRDefault="00BA3DC4">
      <w:pPr>
        <w:pStyle w:val="TableofFigures"/>
        <w:tabs>
          <w:tab w:val="right" w:leader="dot" w:pos="8488"/>
        </w:tabs>
        <w:rPr>
          <w:rFonts w:asciiTheme="minorHAnsi" w:eastAsiaTheme="minorEastAsia" w:hAnsiTheme="minorHAnsi" w:cstheme="minorBidi"/>
          <w:noProof/>
          <w:sz w:val="22"/>
          <w:szCs w:val="22"/>
          <w:lang w:val="es-ES" w:eastAsia="es-ES"/>
        </w:rPr>
      </w:pPr>
      <w:r>
        <w:rPr>
          <w:noProof/>
        </w:rPr>
        <w:fldChar w:fldCharType="begin"/>
      </w:r>
      <w:r>
        <w:rPr>
          <w:noProof/>
        </w:rPr>
        <w:instrText xml:space="preserve"> HYPERLINK \l "_Toc453684937" </w:instrText>
      </w:r>
      <w:ins w:id="493" w:author="Francisco J Lopez Pellicer" w:date="2016-06-15T18:42:00Z">
        <w:r w:rsidR="00A9328A">
          <w:rPr>
            <w:noProof/>
          </w:rPr>
        </w:r>
      </w:ins>
      <w:r>
        <w:rPr>
          <w:noProof/>
        </w:rPr>
        <w:fldChar w:fldCharType="separate"/>
      </w:r>
      <w:r w:rsidR="00921880" w:rsidRPr="00ED6218">
        <w:rPr>
          <w:rStyle w:val="Hyperlink"/>
          <w:noProof/>
        </w:rPr>
        <w:t>Figura 16</w:t>
      </w:r>
      <w:r w:rsidR="00921880">
        <w:rPr>
          <w:noProof/>
          <w:webHidden/>
        </w:rPr>
        <w:tab/>
      </w:r>
      <w:r w:rsidR="00921880">
        <w:rPr>
          <w:noProof/>
          <w:webHidden/>
        </w:rPr>
        <w:fldChar w:fldCharType="begin"/>
      </w:r>
      <w:r w:rsidR="00921880">
        <w:rPr>
          <w:noProof/>
          <w:webHidden/>
        </w:rPr>
        <w:instrText xml:space="preserve"> PAGEREF _Toc453684937 \h </w:instrText>
      </w:r>
      <w:r w:rsidR="00921880">
        <w:rPr>
          <w:noProof/>
          <w:webHidden/>
        </w:rPr>
      </w:r>
      <w:r w:rsidR="00921880">
        <w:rPr>
          <w:noProof/>
          <w:webHidden/>
        </w:rPr>
        <w:fldChar w:fldCharType="separate"/>
      </w:r>
      <w:ins w:id="494" w:author="Francisco J Lopez Pellicer" w:date="2016-06-15T18:42:00Z">
        <w:r w:rsidR="00A9328A">
          <w:rPr>
            <w:noProof/>
            <w:webHidden/>
          </w:rPr>
          <w:t>42</w:t>
        </w:r>
      </w:ins>
      <w:del w:id="495" w:author="Francisco J Lopez Pellicer" w:date="2016-06-15T18:42:00Z">
        <w:r w:rsidR="00921880" w:rsidDel="00A9328A">
          <w:rPr>
            <w:noProof/>
            <w:webHidden/>
          </w:rPr>
          <w:delText>57</w:delText>
        </w:r>
      </w:del>
      <w:r w:rsidR="00921880">
        <w:rPr>
          <w:noProof/>
          <w:webHidden/>
        </w:rPr>
        <w:fldChar w:fldCharType="end"/>
      </w:r>
      <w:r>
        <w:rPr>
          <w:noProof/>
        </w:rPr>
        <w:fldChar w:fldCharType="end"/>
      </w:r>
    </w:p>
    <w:p w14:paraId="68121505" w14:textId="093C8EE7" w:rsidR="00921880" w:rsidRDefault="00BA3DC4">
      <w:pPr>
        <w:pStyle w:val="TableofFigures"/>
        <w:tabs>
          <w:tab w:val="right" w:leader="dot" w:pos="8488"/>
        </w:tabs>
        <w:rPr>
          <w:rFonts w:asciiTheme="minorHAnsi" w:eastAsiaTheme="minorEastAsia" w:hAnsiTheme="minorHAnsi" w:cstheme="minorBidi"/>
          <w:noProof/>
          <w:sz w:val="22"/>
          <w:szCs w:val="22"/>
          <w:lang w:val="es-ES" w:eastAsia="es-ES"/>
        </w:rPr>
      </w:pPr>
      <w:r>
        <w:rPr>
          <w:noProof/>
        </w:rPr>
        <w:fldChar w:fldCharType="begin"/>
      </w:r>
      <w:r>
        <w:rPr>
          <w:noProof/>
        </w:rPr>
        <w:instrText xml:space="preserve"> HYPERLINK \l "_Toc453684938" </w:instrText>
      </w:r>
      <w:ins w:id="496" w:author="Francisco J Lopez Pellicer" w:date="2016-06-15T18:42:00Z">
        <w:r w:rsidR="00A9328A">
          <w:rPr>
            <w:noProof/>
          </w:rPr>
        </w:r>
      </w:ins>
      <w:r>
        <w:rPr>
          <w:noProof/>
        </w:rPr>
        <w:fldChar w:fldCharType="separate"/>
      </w:r>
      <w:r w:rsidR="00921880" w:rsidRPr="00ED6218">
        <w:rPr>
          <w:rStyle w:val="Hyperlink"/>
          <w:noProof/>
        </w:rPr>
        <w:t>Figura 17</w:t>
      </w:r>
      <w:r w:rsidR="00921880">
        <w:rPr>
          <w:noProof/>
          <w:webHidden/>
        </w:rPr>
        <w:tab/>
      </w:r>
      <w:r w:rsidR="00921880">
        <w:rPr>
          <w:noProof/>
          <w:webHidden/>
        </w:rPr>
        <w:fldChar w:fldCharType="begin"/>
      </w:r>
      <w:r w:rsidR="00921880">
        <w:rPr>
          <w:noProof/>
          <w:webHidden/>
        </w:rPr>
        <w:instrText xml:space="preserve"> PAGEREF _Toc453684938 \h </w:instrText>
      </w:r>
      <w:r w:rsidR="00921880">
        <w:rPr>
          <w:noProof/>
          <w:webHidden/>
        </w:rPr>
      </w:r>
      <w:r w:rsidR="00921880">
        <w:rPr>
          <w:noProof/>
          <w:webHidden/>
        </w:rPr>
        <w:fldChar w:fldCharType="separate"/>
      </w:r>
      <w:ins w:id="497" w:author="Francisco J Lopez Pellicer" w:date="2016-06-15T18:42:00Z">
        <w:r w:rsidR="00A9328A">
          <w:rPr>
            <w:noProof/>
            <w:webHidden/>
          </w:rPr>
          <w:t>42</w:t>
        </w:r>
      </w:ins>
      <w:del w:id="498" w:author="Francisco J Lopez Pellicer" w:date="2016-06-15T18:42:00Z">
        <w:r w:rsidR="00921880" w:rsidDel="00A9328A">
          <w:rPr>
            <w:noProof/>
            <w:webHidden/>
          </w:rPr>
          <w:delText>57</w:delText>
        </w:r>
      </w:del>
      <w:r w:rsidR="00921880">
        <w:rPr>
          <w:noProof/>
          <w:webHidden/>
        </w:rPr>
        <w:fldChar w:fldCharType="end"/>
      </w:r>
      <w:r>
        <w:rPr>
          <w:noProof/>
        </w:rPr>
        <w:fldChar w:fldCharType="end"/>
      </w:r>
    </w:p>
    <w:p w14:paraId="18BD4440" w14:textId="25C985A9" w:rsidR="00921880" w:rsidRDefault="00BA3DC4">
      <w:pPr>
        <w:pStyle w:val="TableofFigures"/>
        <w:tabs>
          <w:tab w:val="right" w:leader="dot" w:pos="8488"/>
        </w:tabs>
        <w:rPr>
          <w:rFonts w:asciiTheme="minorHAnsi" w:eastAsiaTheme="minorEastAsia" w:hAnsiTheme="minorHAnsi" w:cstheme="minorBidi"/>
          <w:noProof/>
          <w:sz w:val="22"/>
          <w:szCs w:val="22"/>
          <w:lang w:val="es-ES" w:eastAsia="es-ES"/>
        </w:rPr>
      </w:pPr>
      <w:r>
        <w:rPr>
          <w:noProof/>
        </w:rPr>
        <w:fldChar w:fldCharType="begin"/>
      </w:r>
      <w:r>
        <w:rPr>
          <w:noProof/>
        </w:rPr>
        <w:instrText xml:space="preserve"> HYPERLINK \l "_Toc453684939" </w:instrText>
      </w:r>
      <w:ins w:id="499" w:author="Francisco J Lopez Pellicer" w:date="2016-06-15T18:42:00Z">
        <w:r w:rsidR="00A9328A">
          <w:rPr>
            <w:noProof/>
          </w:rPr>
        </w:r>
      </w:ins>
      <w:r>
        <w:rPr>
          <w:noProof/>
        </w:rPr>
        <w:fldChar w:fldCharType="separate"/>
      </w:r>
      <w:r w:rsidR="00921880" w:rsidRPr="00ED6218">
        <w:rPr>
          <w:rStyle w:val="Hyperlink"/>
          <w:noProof/>
        </w:rPr>
        <w:t>Figura 18</w:t>
      </w:r>
      <w:r w:rsidR="00921880">
        <w:rPr>
          <w:noProof/>
          <w:webHidden/>
        </w:rPr>
        <w:tab/>
      </w:r>
      <w:r w:rsidR="00921880">
        <w:rPr>
          <w:noProof/>
          <w:webHidden/>
        </w:rPr>
        <w:fldChar w:fldCharType="begin"/>
      </w:r>
      <w:r w:rsidR="00921880">
        <w:rPr>
          <w:noProof/>
          <w:webHidden/>
        </w:rPr>
        <w:instrText xml:space="preserve"> PAGEREF _Toc453684939 \h </w:instrText>
      </w:r>
      <w:r w:rsidR="00921880">
        <w:rPr>
          <w:noProof/>
          <w:webHidden/>
        </w:rPr>
      </w:r>
      <w:r w:rsidR="00921880">
        <w:rPr>
          <w:noProof/>
          <w:webHidden/>
        </w:rPr>
        <w:fldChar w:fldCharType="separate"/>
      </w:r>
      <w:ins w:id="500" w:author="Francisco J Lopez Pellicer" w:date="2016-06-15T18:42:00Z">
        <w:r w:rsidR="00A9328A">
          <w:rPr>
            <w:noProof/>
            <w:webHidden/>
          </w:rPr>
          <w:t>42</w:t>
        </w:r>
      </w:ins>
      <w:del w:id="501" w:author="Francisco J Lopez Pellicer" w:date="2016-06-15T18:42:00Z">
        <w:r w:rsidR="00921880" w:rsidDel="00A9328A">
          <w:rPr>
            <w:noProof/>
            <w:webHidden/>
          </w:rPr>
          <w:delText>57</w:delText>
        </w:r>
      </w:del>
      <w:r w:rsidR="00921880">
        <w:rPr>
          <w:noProof/>
          <w:webHidden/>
        </w:rPr>
        <w:fldChar w:fldCharType="end"/>
      </w:r>
      <w:r>
        <w:rPr>
          <w:noProof/>
        </w:rPr>
        <w:fldChar w:fldCharType="end"/>
      </w:r>
    </w:p>
    <w:p w14:paraId="74D66F89" w14:textId="385FB5A7" w:rsidR="009F2E71" w:rsidRDefault="009F2E71" w:rsidP="009F2E71">
      <w:r>
        <w:fldChar w:fldCharType="end"/>
      </w:r>
    </w:p>
    <w:p w14:paraId="5ED2504A" w14:textId="48BE245D" w:rsidR="009F2E71" w:rsidRDefault="009F2E71" w:rsidP="009F2E71">
      <w:pPr>
        <w:pStyle w:val="Heading1"/>
      </w:pPr>
      <w:bookmarkStart w:id="502" w:name="_Toc453779465"/>
      <w:r>
        <w:lastRenderedPageBreak/>
        <w:t>Tabla de ilustraciones</w:t>
      </w:r>
      <w:bookmarkEnd w:id="502"/>
    </w:p>
    <w:p w14:paraId="5728A3F9" w14:textId="54ACCA61" w:rsidR="009F2E71" w:rsidRDefault="009F2E71">
      <w:pPr>
        <w:pStyle w:val="TableofFigures"/>
        <w:tabs>
          <w:tab w:val="right" w:leader="dot" w:pos="8488"/>
        </w:tabs>
        <w:rPr>
          <w:rFonts w:asciiTheme="minorHAnsi" w:eastAsiaTheme="minorEastAsia" w:hAnsiTheme="minorHAnsi" w:cstheme="minorBidi"/>
          <w:noProof/>
          <w:sz w:val="22"/>
          <w:szCs w:val="22"/>
          <w:lang w:val="es-ES" w:eastAsia="es-ES"/>
        </w:rPr>
      </w:pPr>
      <w:r>
        <w:fldChar w:fldCharType="begin"/>
      </w:r>
      <w:r>
        <w:instrText xml:space="preserve"> TOC \h \z \c "Ilustración" </w:instrText>
      </w:r>
      <w:r>
        <w:fldChar w:fldCharType="separate"/>
      </w:r>
      <w:r w:rsidR="00BA3DC4">
        <w:rPr>
          <w:noProof/>
        </w:rPr>
        <w:fldChar w:fldCharType="begin"/>
      </w:r>
      <w:r w:rsidR="00BA3DC4">
        <w:rPr>
          <w:noProof/>
        </w:rPr>
        <w:instrText xml:space="preserve"> HYPERLINK \l "_Toc453684917" </w:instrText>
      </w:r>
      <w:ins w:id="503" w:author="Francisco J Lopez Pellicer" w:date="2016-06-15T18:42:00Z">
        <w:r w:rsidR="00A9328A">
          <w:rPr>
            <w:noProof/>
          </w:rPr>
        </w:r>
      </w:ins>
      <w:r w:rsidR="00BA3DC4">
        <w:rPr>
          <w:noProof/>
        </w:rPr>
        <w:fldChar w:fldCharType="separate"/>
      </w:r>
      <w:r w:rsidRPr="0096258C">
        <w:rPr>
          <w:rStyle w:val="Hyperlink"/>
          <w:noProof/>
        </w:rPr>
        <w:t>Ilustración 1</w:t>
      </w:r>
      <w:r>
        <w:rPr>
          <w:noProof/>
          <w:webHidden/>
        </w:rPr>
        <w:tab/>
      </w:r>
      <w:r>
        <w:rPr>
          <w:noProof/>
          <w:webHidden/>
        </w:rPr>
        <w:fldChar w:fldCharType="begin"/>
      </w:r>
      <w:r>
        <w:rPr>
          <w:noProof/>
          <w:webHidden/>
        </w:rPr>
        <w:instrText xml:space="preserve"> PAGEREF _Toc453684917 \h </w:instrText>
      </w:r>
      <w:r>
        <w:rPr>
          <w:noProof/>
          <w:webHidden/>
        </w:rPr>
      </w:r>
      <w:r>
        <w:rPr>
          <w:noProof/>
          <w:webHidden/>
        </w:rPr>
        <w:fldChar w:fldCharType="separate"/>
      </w:r>
      <w:ins w:id="504" w:author="Francisco J Lopez Pellicer" w:date="2016-06-15T18:42:00Z">
        <w:r w:rsidR="00A9328A">
          <w:rPr>
            <w:noProof/>
            <w:webHidden/>
          </w:rPr>
          <w:t>3</w:t>
        </w:r>
      </w:ins>
      <w:del w:id="505" w:author="Francisco J Lopez Pellicer" w:date="2016-06-15T18:42:00Z">
        <w:r w:rsidDel="00A9328A">
          <w:rPr>
            <w:noProof/>
            <w:webHidden/>
          </w:rPr>
          <w:delText>5</w:delText>
        </w:r>
      </w:del>
      <w:r>
        <w:rPr>
          <w:noProof/>
          <w:webHidden/>
        </w:rPr>
        <w:fldChar w:fldCharType="end"/>
      </w:r>
      <w:r w:rsidR="00BA3DC4">
        <w:rPr>
          <w:noProof/>
        </w:rPr>
        <w:fldChar w:fldCharType="end"/>
      </w:r>
    </w:p>
    <w:p w14:paraId="4D276484" w14:textId="349DEEC4" w:rsidR="009F2E71" w:rsidRDefault="00BA3DC4">
      <w:pPr>
        <w:pStyle w:val="TableofFigures"/>
        <w:tabs>
          <w:tab w:val="right" w:leader="dot" w:pos="8488"/>
        </w:tabs>
        <w:rPr>
          <w:rFonts w:asciiTheme="minorHAnsi" w:eastAsiaTheme="minorEastAsia" w:hAnsiTheme="minorHAnsi" w:cstheme="minorBidi"/>
          <w:noProof/>
          <w:sz w:val="22"/>
          <w:szCs w:val="22"/>
          <w:lang w:val="es-ES" w:eastAsia="es-ES"/>
        </w:rPr>
      </w:pPr>
      <w:r>
        <w:rPr>
          <w:noProof/>
        </w:rPr>
        <w:fldChar w:fldCharType="begin"/>
      </w:r>
      <w:r>
        <w:rPr>
          <w:noProof/>
        </w:rPr>
        <w:instrText xml:space="preserve"> HYPERLINK \l "_Toc453684918" </w:instrText>
      </w:r>
      <w:ins w:id="506" w:author="Francisco J Lopez Pellicer" w:date="2016-06-15T18:42:00Z">
        <w:r w:rsidR="00A9328A">
          <w:rPr>
            <w:noProof/>
          </w:rPr>
        </w:r>
      </w:ins>
      <w:r>
        <w:rPr>
          <w:noProof/>
        </w:rPr>
        <w:fldChar w:fldCharType="separate"/>
      </w:r>
      <w:r w:rsidR="009F2E71" w:rsidRPr="0096258C">
        <w:rPr>
          <w:rStyle w:val="Hyperlink"/>
          <w:noProof/>
        </w:rPr>
        <w:t>Ilustración 2</w:t>
      </w:r>
      <w:r w:rsidR="009F2E71">
        <w:rPr>
          <w:noProof/>
          <w:webHidden/>
        </w:rPr>
        <w:tab/>
      </w:r>
      <w:r w:rsidR="009F2E71">
        <w:rPr>
          <w:noProof/>
          <w:webHidden/>
        </w:rPr>
        <w:fldChar w:fldCharType="begin"/>
      </w:r>
      <w:r w:rsidR="009F2E71">
        <w:rPr>
          <w:noProof/>
          <w:webHidden/>
        </w:rPr>
        <w:instrText xml:space="preserve"> PAGEREF _Toc453684918 \h </w:instrText>
      </w:r>
      <w:r w:rsidR="009F2E71">
        <w:rPr>
          <w:noProof/>
          <w:webHidden/>
        </w:rPr>
      </w:r>
      <w:r w:rsidR="009F2E71">
        <w:rPr>
          <w:noProof/>
          <w:webHidden/>
        </w:rPr>
        <w:fldChar w:fldCharType="separate"/>
      </w:r>
      <w:ins w:id="507" w:author="Francisco J Lopez Pellicer" w:date="2016-06-15T18:42:00Z">
        <w:r w:rsidR="00A9328A">
          <w:rPr>
            <w:noProof/>
            <w:webHidden/>
          </w:rPr>
          <w:t>4</w:t>
        </w:r>
      </w:ins>
      <w:del w:id="508" w:author="Francisco J Lopez Pellicer" w:date="2016-06-15T18:42:00Z">
        <w:r w:rsidR="009F2E71" w:rsidDel="00A9328A">
          <w:rPr>
            <w:noProof/>
            <w:webHidden/>
          </w:rPr>
          <w:delText>6</w:delText>
        </w:r>
      </w:del>
      <w:r w:rsidR="009F2E71">
        <w:rPr>
          <w:noProof/>
          <w:webHidden/>
        </w:rPr>
        <w:fldChar w:fldCharType="end"/>
      </w:r>
      <w:r>
        <w:rPr>
          <w:noProof/>
        </w:rPr>
        <w:fldChar w:fldCharType="end"/>
      </w:r>
    </w:p>
    <w:p w14:paraId="7B480CB8" w14:textId="28820865" w:rsidR="009F2E71" w:rsidRDefault="00BA3DC4">
      <w:pPr>
        <w:pStyle w:val="TableofFigures"/>
        <w:tabs>
          <w:tab w:val="right" w:leader="dot" w:pos="8488"/>
        </w:tabs>
        <w:rPr>
          <w:rFonts w:asciiTheme="minorHAnsi" w:eastAsiaTheme="minorEastAsia" w:hAnsiTheme="minorHAnsi" w:cstheme="minorBidi"/>
          <w:noProof/>
          <w:sz w:val="22"/>
          <w:szCs w:val="22"/>
          <w:lang w:val="es-ES" w:eastAsia="es-ES"/>
        </w:rPr>
      </w:pPr>
      <w:r>
        <w:rPr>
          <w:noProof/>
        </w:rPr>
        <w:fldChar w:fldCharType="begin"/>
      </w:r>
      <w:r>
        <w:rPr>
          <w:noProof/>
        </w:rPr>
        <w:instrText xml:space="preserve"> HYPERLINK \l "_Toc453684919" </w:instrText>
      </w:r>
      <w:ins w:id="509" w:author="Francisco J Lopez Pellicer" w:date="2016-06-15T18:42:00Z">
        <w:r w:rsidR="00A9328A">
          <w:rPr>
            <w:noProof/>
          </w:rPr>
        </w:r>
      </w:ins>
      <w:r>
        <w:rPr>
          <w:noProof/>
        </w:rPr>
        <w:fldChar w:fldCharType="separate"/>
      </w:r>
      <w:r w:rsidR="009F2E71" w:rsidRPr="0096258C">
        <w:rPr>
          <w:rStyle w:val="Hyperlink"/>
          <w:noProof/>
        </w:rPr>
        <w:t>Ilustración 3</w:t>
      </w:r>
      <w:r w:rsidR="009F2E71">
        <w:rPr>
          <w:noProof/>
          <w:webHidden/>
        </w:rPr>
        <w:tab/>
      </w:r>
      <w:r w:rsidR="009F2E71">
        <w:rPr>
          <w:noProof/>
          <w:webHidden/>
        </w:rPr>
        <w:fldChar w:fldCharType="begin"/>
      </w:r>
      <w:r w:rsidR="009F2E71">
        <w:rPr>
          <w:noProof/>
          <w:webHidden/>
        </w:rPr>
        <w:instrText xml:space="preserve"> PAGEREF _Toc453684919 \h </w:instrText>
      </w:r>
      <w:r w:rsidR="009F2E71">
        <w:rPr>
          <w:noProof/>
          <w:webHidden/>
        </w:rPr>
      </w:r>
      <w:r w:rsidR="009F2E71">
        <w:rPr>
          <w:noProof/>
          <w:webHidden/>
        </w:rPr>
        <w:fldChar w:fldCharType="separate"/>
      </w:r>
      <w:ins w:id="510" w:author="Francisco J Lopez Pellicer" w:date="2016-06-15T18:42:00Z">
        <w:r w:rsidR="00A9328A">
          <w:rPr>
            <w:noProof/>
            <w:webHidden/>
          </w:rPr>
          <w:t>6</w:t>
        </w:r>
      </w:ins>
      <w:del w:id="511" w:author="Francisco J Lopez Pellicer" w:date="2016-06-15T18:42:00Z">
        <w:r w:rsidR="009F2E71" w:rsidDel="00A9328A">
          <w:rPr>
            <w:noProof/>
            <w:webHidden/>
          </w:rPr>
          <w:delText>8</w:delText>
        </w:r>
      </w:del>
      <w:r w:rsidR="009F2E71">
        <w:rPr>
          <w:noProof/>
          <w:webHidden/>
        </w:rPr>
        <w:fldChar w:fldCharType="end"/>
      </w:r>
      <w:r>
        <w:rPr>
          <w:noProof/>
        </w:rPr>
        <w:fldChar w:fldCharType="end"/>
      </w:r>
    </w:p>
    <w:p w14:paraId="161CD6D9" w14:textId="438D3708" w:rsidR="009F2E71" w:rsidRDefault="00BA3DC4">
      <w:pPr>
        <w:pStyle w:val="TableofFigures"/>
        <w:tabs>
          <w:tab w:val="right" w:leader="dot" w:pos="8488"/>
        </w:tabs>
        <w:rPr>
          <w:rFonts w:asciiTheme="minorHAnsi" w:eastAsiaTheme="minorEastAsia" w:hAnsiTheme="minorHAnsi" w:cstheme="minorBidi"/>
          <w:noProof/>
          <w:sz w:val="22"/>
          <w:szCs w:val="22"/>
          <w:lang w:val="es-ES" w:eastAsia="es-ES"/>
        </w:rPr>
      </w:pPr>
      <w:r>
        <w:rPr>
          <w:noProof/>
        </w:rPr>
        <w:fldChar w:fldCharType="begin"/>
      </w:r>
      <w:r>
        <w:rPr>
          <w:noProof/>
        </w:rPr>
        <w:instrText xml:space="preserve"> HYPERLINK \l "_Toc453684920" </w:instrText>
      </w:r>
      <w:ins w:id="512" w:author="Francisco J Lopez Pellicer" w:date="2016-06-15T18:42:00Z">
        <w:r w:rsidR="00A9328A">
          <w:rPr>
            <w:noProof/>
          </w:rPr>
        </w:r>
      </w:ins>
      <w:r>
        <w:rPr>
          <w:noProof/>
        </w:rPr>
        <w:fldChar w:fldCharType="separate"/>
      </w:r>
      <w:r w:rsidR="009F2E71" w:rsidRPr="0096258C">
        <w:rPr>
          <w:rStyle w:val="Hyperlink"/>
          <w:noProof/>
        </w:rPr>
        <w:t>Ilustración 4</w:t>
      </w:r>
      <w:r w:rsidR="009F2E71">
        <w:rPr>
          <w:noProof/>
          <w:webHidden/>
        </w:rPr>
        <w:tab/>
      </w:r>
      <w:r w:rsidR="009F2E71">
        <w:rPr>
          <w:noProof/>
          <w:webHidden/>
        </w:rPr>
        <w:fldChar w:fldCharType="begin"/>
      </w:r>
      <w:r w:rsidR="009F2E71">
        <w:rPr>
          <w:noProof/>
          <w:webHidden/>
        </w:rPr>
        <w:instrText xml:space="preserve"> PAGEREF _Toc453684920 \h </w:instrText>
      </w:r>
      <w:r w:rsidR="009F2E71">
        <w:rPr>
          <w:noProof/>
          <w:webHidden/>
        </w:rPr>
      </w:r>
      <w:r w:rsidR="009F2E71">
        <w:rPr>
          <w:noProof/>
          <w:webHidden/>
        </w:rPr>
        <w:fldChar w:fldCharType="separate"/>
      </w:r>
      <w:ins w:id="513" w:author="Francisco J Lopez Pellicer" w:date="2016-06-15T18:42:00Z">
        <w:r w:rsidR="00A9328A">
          <w:rPr>
            <w:noProof/>
            <w:webHidden/>
          </w:rPr>
          <w:t>14</w:t>
        </w:r>
      </w:ins>
      <w:del w:id="514" w:author="Francisco J Lopez Pellicer" w:date="2016-06-15T18:42:00Z">
        <w:r w:rsidR="009F2E71" w:rsidDel="00A9328A">
          <w:rPr>
            <w:noProof/>
            <w:webHidden/>
          </w:rPr>
          <w:delText>19</w:delText>
        </w:r>
      </w:del>
      <w:r w:rsidR="009F2E71">
        <w:rPr>
          <w:noProof/>
          <w:webHidden/>
        </w:rPr>
        <w:fldChar w:fldCharType="end"/>
      </w:r>
      <w:r>
        <w:rPr>
          <w:noProof/>
        </w:rPr>
        <w:fldChar w:fldCharType="end"/>
      </w:r>
    </w:p>
    <w:p w14:paraId="4185F035" w14:textId="634113C8" w:rsidR="009F2E71" w:rsidRPr="009F2E71" w:rsidRDefault="009F2E71" w:rsidP="009F2E71">
      <w:r>
        <w:fldChar w:fldCharType="end"/>
      </w:r>
    </w:p>
    <w:p w14:paraId="57A92482" w14:textId="77777777" w:rsidR="009F2E71" w:rsidRPr="009F2E71" w:rsidRDefault="009F2E71" w:rsidP="009F2E71"/>
    <w:p w14:paraId="1E167C9A" w14:textId="76A55233" w:rsidR="009F2E71" w:rsidRPr="009F2E71" w:rsidRDefault="009F2E71" w:rsidP="009F2E71">
      <w:pPr>
        <w:pStyle w:val="Heading1"/>
        <w:sectPr w:rsidR="009F2E71" w:rsidRPr="009F2E71" w:rsidSect="009F2E71">
          <w:headerReference w:type="default" r:id="rId10"/>
          <w:footerReference w:type="default" r:id="rId11"/>
          <w:footerReference w:type="first" r:id="rId12"/>
          <w:pgSz w:w="11900" w:h="16840"/>
          <w:pgMar w:top="1417" w:right="1701" w:bottom="1417" w:left="1701" w:header="708" w:footer="567" w:gutter="0"/>
          <w:cols w:space="708"/>
          <w:titlePg/>
          <w:docGrid w:linePitch="326"/>
        </w:sectPr>
      </w:pPr>
      <w:bookmarkStart w:id="515" w:name="_GoBack"/>
      <w:bookmarkEnd w:id="515"/>
    </w:p>
    <w:p w14:paraId="2F22AA76" w14:textId="77777777" w:rsidR="00074A8E" w:rsidRDefault="001E7C4F" w:rsidP="006E0718">
      <w:pPr>
        <w:pStyle w:val="Heading1"/>
        <w:numPr>
          <w:ilvl w:val="0"/>
          <w:numId w:val="1"/>
        </w:numPr>
      </w:pPr>
      <w:bookmarkStart w:id="516" w:name="_Toc450408219"/>
      <w:bookmarkStart w:id="517" w:name="_Toc451012993"/>
      <w:bookmarkStart w:id="518" w:name="_Toc453002167"/>
      <w:bookmarkStart w:id="519" w:name="_Toc453779466"/>
      <w:r>
        <w:lastRenderedPageBreak/>
        <w:t>Introducción</w:t>
      </w:r>
      <w:bookmarkEnd w:id="516"/>
      <w:bookmarkEnd w:id="517"/>
      <w:bookmarkEnd w:id="518"/>
      <w:bookmarkEnd w:id="519"/>
    </w:p>
    <w:p w14:paraId="5FF240F7" w14:textId="4495555A" w:rsidR="006E2469" w:rsidDel="00BA3DC4" w:rsidRDefault="006E2469" w:rsidP="006E2469">
      <w:pPr>
        <w:rPr>
          <w:del w:id="520" w:author="Francisco J Lopez Pellicer" w:date="2016-06-15T17:48:00Z"/>
        </w:rPr>
      </w:pPr>
      <w:r w:rsidRPr="00FE1A05">
        <w:t xml:space="preserve">Descubrir </w:t>
      </w:r>
      <w:r>
        <w:t xml:space="preserve">y recolectar </w:t>
      </w:r>
      <w:r w:rsidRPr="00FE1A05">
        <w:t>servicios de información geográfica, colecciones de datos y recursos geográficos en la web mediante los buscadores comerciales t</w:t>
      </w:r>
      <w:r>
        <w:t>radicionales es muy complicado.</w:t>
      </w:r>
      <w:ins w:id="521" w:author="Francisco J Lopez Pellicer" w:date="2016-06-15T17:48:00Z">
        <w:r w:rsidR="00BA3DC4">
          <w:t xml:space="preserve"> </w:t>
        </w:r>
      </w:ins>
    </w:p>
    <w:p w14:paraId="52821033" w14:textId="77777777" w:rsidR="006E2469" w:rsidRPr="006E2469" w:rsidRDefault="006E2469" w:rsidP="006E2469">
      <w:r w:rsidRPr="00FE1A05">
        <w:t xml:space="preserve">La mejor estrategia es desarrollar una </w:t>
      </w:r>
      <w:r w:rsidRPr="00FE1A05">
        <w:rPr>
          <w:i/>
        </w:rPr>
        <w:t>crawler</w:t>
      </w:r>
      <w:r>
        <w:t xml:space="preserve"> </w:t>
      </w:r>
      <w:r w:rsidRPr="00FE1A05">
        <w:t xml:space="preserve">web enfocado al descubrimiento </w:t>
      </w:r>
      <w:r>
        <w:t xml:space="preserve">y recuperación </w:t>
      </w:r>
      <w:r w:rsidRPr="00FE1A05">
        <w:t>de información geográfica.</w:t>
      </w:r>
    </w:p>
    <w:p w14:paraId="62B45ED9" w14:textId="77777777" w:rsidR="006E2469" w:rsidRPr="006E2469" w:rsidRDefault="00E94AC1" w:rsidP="001F326B">
      <w:pPr>
        <w:pStyle w:val="Heading2"/>
        <w:numPr>
          <w:ilvl w:val="1"/>
          <w:numId w:val="1"/>
        </w:numPr>
      </w:pPr>
      <w:bookmarkStart w:id="522" w:name="_Toc450408220"/>
      <w:bookmarkStart w:id="523" w:name="_Toc451012994"/>
      <w:bookmarkStart w:id="524" w:name="_Toc453002168"/>
      <w:bookmarkStart w:id="525" w:name="_Toc453779467"/>
      <w:r>
        <w:t>Objetivo</w:t>
      </w:r>
      <w:bookmarkEnd w:id="522"/>
      <w:bookmarkEnd w:id="523"/>
      <w:bookmarkEnd w:id="524"/>
      <w:bookmarkEnd w:id="525"/>
    </w:p>
    <w:p w14:paraId="3CA7A15E" w14:textId="2FF82BC6" w:rsidR="00FE1A05" w:rsidDel="00BA3DC4" w:rsidRDefault="00E41047" w:rsidP="00247C15">
      <w:pPr>
        <w:rPr>
          <w:del w:id="526" w:author="Francisco J Lopez Pellicer" w:date="2016-06-15T17:48:00Z"/>
        </w:rPr>
      </w:pPr>
      <w:r w:rsidRPr="00FE1A05">
        <w:t xml:space="preserve">El principal objetivo de este trabajo de fin de grado o TFG es la </w:t>
      </w:r>
      <w:r w:rsidR="00776873">
        <w:t xml:space="preserve">conversión de un </w:t>
      </w:r>
      <w:r w:rsidR="00776873">
        <w:rPr>
          <w:i/>
        </w:rPr>
        <w:t>crawler o</w:t>
      </w:r>
      <w:r w:rsidR="00776873">
        <w:t xml:space="preserve"> </w:t>
      </w:r>
      <w:r w:rsidR="00776873">
        <w:rPr>
          <w:i/>
        </w:rPr>
        <w:t>araña web</w:t>
      </w:r>
      <w:r w:rsidR="00776873">
        <w:t xml:space="preserve"> genérico a </w:t>
      </w:r>
      <w:r w:rsidRPr="00FE1A05">
        <w:t xml:space="preserve">un </w:t>
      </w:r>
      <w:r w:rsidR="00FE1A05" w:rsidRPr="00FE1A05">
        <w:rPr>
          <w:i/>
        </w:rPr>
        <w:t>crawler</w:t>
      </w:r>
      <w:r w:rsidR="00FE1A05">
        <w:t xml:space="preserve"> </w:t>
      </w:r>
      <w:r w:rsidR="00FE1A05" w:rsidRPr="00776873">
        <w:rPr>
          <w:i/>
        </w:rPr>
        <w:t>enfocado</w:t>
      </w:r>
      <w:r w:rsidRPr="00FE1A05">
        <w:t xml:space="preserve"> </w:t>
      </w:r>
      <w:r w:rsidR="00FE1A05" w:rsidRPr="00FE1A05">
        <w:t>al descubrimiento de información geográfica en la web.</w:t>
      </w:r>
      <w:ins w:id="527" w:author="Francisco J Lopez Pellicer" w:date="2016-06-15T17:48:00Z">
        <w:r w:rsidR="00BA3DC4">
          <w:t xml:space="preserve"> </w:t>
        </w:r>
      </w:ins>
    </w:p>
    <w:p w14:paraId="75FB200B" w14:textId="77777777" w:rsidR="00156BD7" w:rsidDel="00BA3DC4" w:rsidRDefault="00156BD7" w:rsidP="00A855A0">
      <w:pPr>
        <w:rPr>
          <w:del w:id="528" w:author="Francisco J Lopez Pellicer" w:date="2016-06-15T17:48:00Z"/>
        </w:rPr>
      </w:pPr>
      <w:r>
        <w:t xml:space="preserve">En este trabajo se ha profundizado en la recuperación de documentos correspondientes a las especificaciones de OGC (Open Geospatial Consortium). </w:t>
      </w:r>
    </w:p>
    <w:p w14:paraId="019B0986" w14:textId="5EB41435" w:rsidR="00776873" w:rsidDel="00BA3DC4" w:rsidRDefault="00156BD7" w:rsidP="00BA3DC4">
      <w:pPr>
        <w:rPr>
          <w:del w:id="529" w:author="Francisco J Lopez Pellicer" w:date="2016-06-15T17:48:00Z"/>
        </w:rPr>
        <w:pPrChange w:id="530" w:author="Francisco J Lopez Pellicer" w:date="2016-06-15T17:48:00Z">
          <w:pPr>
            <w:autoSpaceDE w:val="0"/>
            <w:autoSpaceDN w:val="0"/>
            <w:adjustRightInd w:val="0"/>
          </w:pPr>
        </w:pPrChange>
      </w:pPr>
      <w:r>
        <w:t>Estos documentos son</w:t>
      </w:r>
      <w:r w:rsidR="00095AE2">
        <w:t xml:space="preserve"> </w:t>
      </w:r>
      <w:r w:rsidR="00095AE2" w:rsidRPr="00095AE2">
        <w:t>documentos de descripción de diferentes tipos de servicios de red definidos por OGC (WPS</w:t>
      </w:r>
      <w:r w:rsidR="00572A19">
        <w:t>, WCTS</w:t>
      </w:r>
      <w:r>
        <w:t>, WMS,</w:t>
      </w:r>
      <w:r w:rsidR="00572A19">
        <w:t xml:space="preserve"> WMTS,</w:t>
      </w:r>
      <w:r>
        <w:t xml:space="preserve"> WCS y CSW</w:t>
      </w:r>
      <w:r w:rsidR="00095AE2">
        <w:t>)</w:t>
      </w:r>
      <w:r>
        <w:t xml:space="preserve">. </w:t>
      </w:r>
      <w:ins w:id="531" w:author="Francisco J Lopez Pellicer" w:date="2016-06-15T17:48:00Z">
        <w:r w:rsidR="00BA3DC4">
          <w:t xml:space="preserve"> </w:t>
        </w:r>
      </w:ins>
    </w:p>
    <w:p w14:paraId="43A8A217" w14:textId="3D7827D2" w:rsidR="00776873" w:rsidDel="00BA3DC4" w:rsidRDefault="00776873" w:rsidP="00BA3DC4">
      <w:pPr>
        <w:rPr>
          <w:del w:id="532" w:author="Francisco J Lopez Pellicer" w:date="2016-06-15T17:48:00Z"/>
        </w:rPr>
        <w:pPrChange w:id="533" w:author="Francisco J Lopez Pellicer" w:date="2016-06-15T17:48:00Z">
          <w:pPr>
            <w:autoSpaceDE w:val="0"/>
            <w:autoSpaceDN w:val="0"/>
            <w:adjustRightInd w:val="0"/>
          </w:pPr>
        </w:pPrChange>
      </w:pPr>
      <w:r>
        <w:t>E</w:t>
      </w:r>
      <w:r w:rsidRPr="00776873">
        <w:t xml:space="preserve">stos servicios son utilizados para dar acceso a gran parte de la información geográfica producida por entidades públicas y de </w:t>
      </w:r>
      <w:r>
        <w:t>investigación de todo el mundo como organismos públicos de las comunidades autónomas y gobiernos centrales.</w:t>
      </w:r>
      <w:ins w:id="534" w:author="Francisco J Lopez Pellicer" w:date="2016-06-15T17:48:00Z">
        <w:r w:rsidR="00BA3DC4">
          <w:t xml:space="preserve"> </w:t>
        </w:r>
      </w:ins>
    </w:p>
    <w:p w14:paraId="5A7834A5" w14:textId="1DE99EA4" w:rsidR="00C2581D" w:rsidDel="00BA3DC4" w:rsidRDefault="00572A19" w:rsidP="00BA3DC4">
      <w:pPr>
        <w:rPr>
          <w:del w:id="535" w:author="Francisco J Lopez Pellicer" w:date="2016-06-15T17:48:00Z"/>
        </w:rPr>
        <w:pPrChange w:id="536" w:author="Francisco J Lopez Pellicer" w:date="2016-06-15T17:48:00Z">
          <w:pPr>
            <w:jc w:val="left"/>
          </w:pPr>
        </w:pPrChange>
      </w:pPr>
      <w:r>
        <w:t>Todas estas variantes</w:t>
      </w:r>
      <w:r w:rsidR="00156BD7">
        <w:t xml:space="preserve"> serán explicadas posteriormente en esta memoria.</w:t>
      </w:r>
      <w:r w:rsidR="00C2581D">
        <w:t xml:space="preserve"> </w:t>
      </w:r>
      <w:r>
        <w:t xml:space="preserve">También se realiza la recuperación de servicios de descarga Atom. </w:t>
      </w:r>
    </w:p>
    <w:p w14:paraId="742E14AF" w14:textId="21A7E084" w:rsidR="00762A8B" w:rsidRDefault="00251770" w:rsidP="00BA3DC4">
      <w:pPr>
        <w:rPr>
          <w:szCs w:val="28"/>
        </w:rPr>
        <w:pPrChange w:id="537" w:author="Francisco J Lopez Pellicer" w:date="2016-06-15T17:48:00Z">
          <w:pPr>
            <w:jc w:val="left"/>
          </w:pPr>
        </w:pPrChange>
      </w:pPr>
      <w:r>
        <w:t xml:space="preserve">Gracias al </w:t>
      </w:r>
      <w:r>
        <w:rPr>
          <w:i/>
        </w:rPr>
        <w:t>crawler</w:t>
      </w:r>
      <w:r>
        <w:t xml:space="preserve"> se </w:t>
      </w:r>
      <w:r w:rsidR="00776873">
        <w:t>podrá</w:t>
      </w:r>
      <w:r>
        <w:t xml:space="preserve"> recuperar gran cantidad de documentos que describen servicios geográficos. Estos documentos </w:t>
      </w:r>
      <w:r w:rsidR="00776873">
        <w:t>recogidos</w:t>
      </w:r>
      <w:r>
        <w:t xml:space="preserve"> pueden ser útiles para tareas de </w:t>
      </w:r>
      <w:r>
        <w:rPr>
          <w:i/>
        </w:rPr>
        <w:t>big data</w:t>
      </w:r>
      <w:r>
        <w:t xml:space="preserve"> y análisis de datos.</w:t>
      </w:r>
    </w:p>
    <w:p w14:paraId="26DC72EA" w14:textId="77777777" w:rsidR="00074A8E" w:rsidRDefault="00B844DD" w:rsidP="00B844DD">
      <w:pPr>
        <w:pStyle w:val="Heading2"/>
        <w:numPr>
          <w:ilvl w:val="1"/>
          <w:numId w:val="1"/>
        </w:numPr>
      </w:pPr>
      <w:bookmarkStart w:id="538" w:name="_Toc451012996"/>
      <w:bookmarkStart w:id="539" w:name="_Toc453002170"/>
      <w:bookmarkStart w:id="540" w:name="_Toc453779468"/>
      <w:r>
        <w:t>Resolución del problema</w:t>
      </w:r>
      <w:bookmarkEnd w:id="538"/>
      <w:bookmarkEnd w:id="539"/>
      <w:bookmarkEnd w:id="540"/>
    </w:p>
    <w:p w14:paraId="58178F04" w14:textId="77777777" w:rsidR="00B844DD" w:rsidDel="00BA3DC4" w:rsidRDefault="00C316B3" w:rsidP="00B844DD">
      <w:pPr>
        <w:rPr>
          <w:del w:id="541" w:author="Francisco J Lopez Pellicer" w:date="2016-06-15T17:48:00Z"/>
        </w:rPr>
      </w:pPr>
      <w:r>
        <w:t xml:space="preserve">Para conseguir llegar al objetivo expuesto anteriormente se va a partir de Apache Nutch. Apache Nutch es un </w:t>
      </w:r>
      <w:r w:rsidRPr="00C316B3">
        <w:rPr>
          <w:i/>
        </w:rPr>
        <w:t>crawler</w:t>
      </w:r>
      <w:r>
        <w:t xml:space="preserve"> g</w:t>
      </w:r>
      <w:r w:rsidRPr="00C316B3">
        <w:t>enérico</w:t>
      </w:r>
      <w:r w:rsidR="00776873">
        <w:t xml:space="preserve"> actualmente</w:t>
      </w:r>
      <w:r>
        <w:t xml:space="preserve"> desarrollado por Apache.</w:t>
      </w:r>
    </w:p>
    <w:p w14:paraId="1AD672CF" w14:textId="2677A9FC" w:rsidR="00776873" w:rsidDel="00BA3DC4" w:rsidRDefault="00BA3DC4" w:rsidP="00B844DD">
      <w:pPr>
        <w:rPr>
          <w:del w:id="542" w:author="Francisco J Lopez Pellicer" w:date="2016-06-15T17:48:00Z"/>
        </w:rPr>
      </w:pPr>
      <w:ins w:id="543" w:author="Francisco J Lopez Pellicer" w:date="2016-06-15T17:48:00Z">
        <w:r>
          <w:t xml:space="preserve"> </w:t>
        </w:r>
      </w:ins>
    </w:p>
    <w:p w14:paraId="2FFF2752" w14:textId="77777777" w:rsidR="00251770" w:rsidDel="00BA3DC4" w:rsidRDefault="00251770" w:rsidP="00251770">
      <w:pPr>
        <w:rPr>
          <w:del w:id="544" w:author="Francisco J Lopez Pellicer" w:date="2016-06-15T17:48:00Z"/>
        </w:rPr>
      </w:pPr>
      <w:r w:rsidRPr="00FE1A05">
        <w:t xml:space="preserve">Se </w:t>
      </w:r>
      <w:r>
        <w:t>ha</w:t>
      </w:r>
      <w:r w:rsidR="00776873">
        <w:t>n</w:t>
      </w:r>
      <w:r>
        <w:t xml:space="preserve"> desarrollado</w:t>
      </w:r>
      <w:r w:rsidRPr="00FE1A05">
        <w:t xml:space="preserve"> </w:t>
      </w:r>
      <w:r w:rsidR="00722739">
        <w:rPr>
          <w:i/>
        </w:rPr>
        <w:t xml:space="preserve">plugins </w:t>
      </w:r>
      <w:r w:rsidR="00722739" w:rsidRPr="00FE1A05">
        <w:t>de</w:t>
      </w:r>
      <w:r w:rsidRPr="00FE1A05">
        <w:t xml:space="preserve"> Nutch</w:t>
      </w:r>
      <w:r>
        <w:t xml:space="preserve"> para convertirlo en un </w:t>
      </w:r>
      <w:r>
        <w:rPr>
          <w:i/>
        </w:rPr>
        <w:t>crawler</w:t>
      </w:r>
      <w:r>
        <w:t xml:space="preserve"> enfocado con el propósito antes indicado.</w:t>
      </w:r>
      <w:r w:rsidRPr="00FE1A05">
        <w:t xml:space="preserve"> </w:t>
      </w:r>
    </w:p>
    <w:p w14:paraId="56E124ED" w14:textId="57C0E90F" w:rsidR="00251770" w:rsidDel="00BA3DC4" w:rsidRDefault="00722739" w:rsidP="00251770">
      <w:pPr>
        <w:rPr>
          <w:del w:id="545" w:author="Francisco J Lopez Pellicer" w:date="2016-06-15T17:48:00Z"/>
        </w:rPr>
      </w:pPr>
      <w:r>
        <w:t>Para ello, s</w:t>
      </w:r>
      <w:r w:rsidR="00251770">
        <w:t xml:space="preserve">e han utilizado técnicas algorítmicas </w:t>
      </w:r>
      <w:r w:rsidR="00251770" w:rsidRPr="00FE1A05">
        <w:t xml:space="preserve">para </w:t>
      </w:r>
      <w:r w:rsidR="00251770">
        <w:t xml:space="preserve">extraer los términos relevantes de una página web para </w:t>
      </w:r>
      <w:r w:rsidR="00251770" w:rsidRPr="00FE1A05">
        <w:t>detectar si puede o no ser relevante para el descubrimiento de información geográfica</w:t>
      </w:r>
      <w:r w:rsidR="00251770">
        <w:t>, a</w:t>
      </w:r>
      <w:r w:rsidR="00251770" w:rsidRPr="00FE1A05">
        <w:t xml:space="preserve">demás de diferentes heurísticas </w:t>
      </w:r>
      <w:r w:rsidR="00251770">
        <w:t xml:space="preserve">de búsqueda </w:t>
      </w:r>
      <w:r w:rsidR="00251770" w:rsidRPr="00FE1A05">
        <w:t>basa</w:t>
      </w:r>
      <w:r w:rsidR="00251770">
        <w:t xml:space="preserve">das en los usos y costumbres de </w:t>
      </w:r>
      <w:r w:rsidR="00251770" w:rsidRPr="00FE1A05">
        <w:t>publicación de información geográfica en la web.</w:t>
      </w:r>
      <w:ins w:id="546" w:author="Francisco J Lopez Pellicer" w:date="2016-06-15T17:48:00Z">
        <w:r w:rsidR="00BA3DC4">
          <w:t xml:space="preserve"> </w:t>
        </w:r>
      </w:ins>
    </w:p>
    <w:p w14:paraId="75A761D0" w14:textId="1EB9CD5A" w:rsidR="00BA62EA" w:rsidDel="00BA3DC4" w:rsidRDefault="00BA62EA" w:rsidP="00B844DD">
      <w:pPr>
        <w:rPr>
          <w:del w:id="547" w:author="Francisco J Lopez Pellicer" w:date="2016-06-15T17:48:00Z"/>
        </w:rPr>
      </w:pPr>
      <w:r>
        <w:t xml:space="preserve">Estos </w:t>
      </w:r>
      <w:r w:rsidRPr="00BA62EA">
        <w:rPr>
          <w:i/>
        </w:rPr>
        <w:t>plugins</w:t>
      </w:r>
      <w:r>
        <w:t xml:space="preserve"> actúan</w:t>
      </w:r>
      <w:r w:rsidR="00C316B3">
        <w:t xml:space="preserve"> sobre los llamados </w:t>
      </w:r>
      <w:r w:rsidR="00C316B3">
        <w:rPr>
          <w:b/>
        </w:rPr>
        <w:t>puntos de extensión</w:t>
      </w:r>
      <w:r w:rsidR="00C316B3">
        <w:t xml:space="preserve">. Los puntos de extensión </w:t>
      </w:r>
      <w:r>
        <w:t xml:space="preserve">corresponden con partes del proceso de </w:t>
      </w:r>
      <w:r>
        <w:rPr>
          <w:i/>
        </w:rPr>
        <w:t>crawling</w:t>
      </w:r>
      <w:r>
        <w:t xml:space="preserve"> como pueden ser las fases de </w:t>
      </w:r>
      <w:r>
        <w:rPr>
          <w:i/>
        </w:rPr>
        <w:t xml:space="preserve">fecth, parse, scoring </w:t>
      </w:r>
      <w:r>
        <w:t xml:space="preserve">y </w:t>
      </w:r>
      <w:r>
        <w:rPr>
          <w:i/>
        </w:rPr>
        <w:t>indexing</w:t>
      </w:r>
      <w:r>
        <w:t>.</w:t>
      </w:r>
      <w:ins w:id="548" w:author="Francisco J Lopez Pellicer" w:date="2016-06-15T17:48:00Z">
        <w:r w:rsidR="00BA3DC4">
          <w:t xml:space="preserve"> </w:t>
        </w:r>
      </w:ins>
    </w:p>
    <w:p w14:paraId="56D184B7" w14:textId="5907B48F" w:rsidR="00B844DD" w:rsidDel="00BA3DC4" w:rsidRDefault="00BA62EA" w:rsidP="00B844DD">
      <w:pPr>
        <w:rPr>
          <w:del w:id="549" w:author="Francisco J Lopez Pellicer" w:date="2016-06-15T17:48:00Z"/>
        </w:rPr>
      </w:pPr>
      <w:r>
        <w:t>Es en estos puntos de extensión donde se ha desarrollado el trabajo necesario para convertir Nutch en un crawler que se dedique a buscar y guardar ficheros de descripción de servicios de información geoespacial.</w:t>
      </w:r>
      <w:ins w:id="550" w:author="Francisco J Lopez Pellicer" w:date="2016-06-15T17:48:00Z">
        <w:r w:rsidR="00BA3DC4">
          <w:t xml:space="preserve"> </w:t>
        </w:r>
      </w:ins>
    </w:p>
    <w:p w14:paraId="4A6632B1" w14:textId="17A6BB00" w:rsidR="00722739" w:rsidDel="00BA3DC4" w:rsidRDefault="00722739" w:rsidP="00722739">
      <w:pPr>
        <w:rPr>
          <w:del w:id="551" w:author="Francisco J Lopez Pellicer" w:date="2016-06-15T17:48:00Z"/>
        </w:rPr>
      </w:pPr>
      <w:r>
        <w:t xml:space="preserve">Nutch por defecto está preparado para indexar la información recogida en el motor de búsqueda Apache Solr, el cual </w:t>
      </w:r>
      <w:r w:rsidRPr="00C316B3">
        <w:t>está</w:t>
      </w:r>
      <w:r>
        <w:t xml:space="preserve"> basado en Lucene. No obstante, Nutch permite la adición de </w:t>
      </w:r>
      <w:r w:rsidRPr="00BA62EA">
        <w:rPr>
          <w:i/>
        </w:rPr>
        <w:t>plugins</w:t>
      </w:r>
      <w:r>
        <w:t xml:space="preserve"> que modifican su comportamiento. </w:t>
      </w:r>
      <w:ins w:id="552" w:author="Francisco J Lopez Pellicer" w:date="2016-06-15T17:48:00Z">
        <w:r w:rsidR="00BA3DC4">
          <w:t xml:space="preserve"> </w:t>
        </w:r>
      </w:ins>
    </w:p>
    <w:p w14:paraId="74B60F06" w14:textId="405CF774" w:rsidR="00B844DD" w:rsidRDefault="00722739" w:rsidP="00B844DD">
      <w:r>
        <w:t xml:space="preserve">Nutch basa su arquitectura en Hadoop, esto le permite trabajar con un gran volumen de datos, como el que se genera en el proceso de </w:t>
      </w:r>
      <w:r w:rsidRPr="00C316B3">
        <w:rPr>
          <w:i/>
        </w:rPr>
        <w:t>crawling</w:t>
      </w:r>
      <w:r>
        <w:t xml:space="preserve">, utilizando operaciones de </w:t>
      </w:r>
      <w:r w:rsidRPr="00722739">
        <w:rPr>
          <w:i/>
        </w:rPr>
        <w:t>MapReduce</w:t>
      </w:r>
      <w:r>
        <w:t>.</w:t>
      </w:r>
    </w:p>
    <w:p w14:paraId="076B44B5" w14:textId="77777777" w:rsidR="00B844DD" w:rsidRPr="00B844DD" w:rsidRDefault="00351361" w:rsidP="00B844DD">
      <w:pPr>
        <w:pStyle w:val="Heading2"/>
        <w:numPr>
          <w:ilvl w:val="1"/>
          <w:numId w:val="1"/>
        </w:numPr>
      </w:pPr>
      <w:bookmarkStart w:id="553" w:name="_Toc453002171"/>
      <w:bookmarkStart w:id="554" w:name="_Toc453779469"/>
      <w:r>
        <w:t>Estructura de la memoria</w:t>
      </w:r>
      <w:bookmarkEnd w:id="553"/>
      <w:bookmarkEnd w:id="554"/>
    </w:p>
    <w:p w14:paraId="39377A0B" w14:textId="77777777" w:rsidR="00074A8E" w:rsidRDefault="00BA62EA" w:rsidP="002441BF">
      <w:pPr>
        <w:rPr>
          <w:szCs w:val="28"/>
        </w:rPr>
      </w:pPr>
      <w:r>
        <w:rPr>
          <w:szCs w:val="28"/>
        </w:rPr>
        <w:t xml:space="preserve">En esta memoria se explica qué son los </w:t>
      </w:r>
      <w:r w:rsidRPr="00BA62EA">
        <w:rPr>
          <w:i/>
          <w:szCs w:val="28"/>
        </w:rPr>
        <w:t>crawlers</w:t>
      </w:r>
      <w:r>
        <w:rPr>
          <w:szCs w:val="28"/>
        </w:rPr>
        <w:t xml:space="preserve">, para qué se utilizan y por quién. También se </w:t>
      </w:r>
      <w:r w:rsidR="00DC46A8">
        <w:rPr>
          <w:szCs w:val="28"/>
        </w:rPr>
        <w:t>mencionan</w:t>
      </w:r>
      <w:r>
        <w:rPr>
          <w:szCs w:val="28"/>
        </w:rPr>
        <w:t xml:space="preserve"> sus componentes y los elementos que rodean a los </w:t>
      </w:r>
      <w:r w:rsidRPr="00BA62EA">
        <w:rPr>
          <w:i/>
          <w:szCs w:val="28"/>
        </w:rPr>
        <w:t>crawlers</w:t>
      </w:r>
      <w:r>
        <w:rPr>
          <w:szCs w:val="28"/>
        </w:rPr>
        <w:t>.</w:t>
      </w:r>
    </w:p>
    <w:p w14:paraId="7CE07C70" w14:textId="7260BBCC" w:rsidR="00BA62EA" w:rsidDel="00BA3DC4" w:rsidRDefault="00BA62EA" w:rsidP="002441BF">
      <w:pPr>
        <w:rPr>
          <w:del w:id="555" w:author="Francisco J Lopez Pellicer" w:date="2016-06-15T17:49:00Z"/>
          <w:szCs w:val="28"/>
        </w:rPr>
      </w:pPr>
      <w:r>
        <w:rPr>
          <w:szCs w:val="28"/>
        </w:rPr>
        <w:lastRenderedPageBreak/>
        <w:t xml:space="preserve">Por otra parte, se </w:t>
      </w:r>
      <w:r w:rsidR="00DC46A8">
        <w:rPr>
          <w:szCs w:val="28"/>
        </w:rPr>
        <w:t>ahonda</w:t>
      </w:r>
      <w:r>
        <w:rPr>
          <w:szCs w:val="28"/>
        </w:rPr>
        <w:t xml:space="preserve"> en qu</w:t>
      </w:r>
      <w:r w:rsidR="00A771E4">
        <w:rPr>
          <w:szCs w:val="28"/>
        </w:rPr>
        <w:t>é es Nutch,</w:t>
      </w:r>
      <w:r>
        <w:rPr>
          <w:szCs w:val="28"/>
        </w:rPr>
        <w:t xml:space="preserve"> cómo funciona</w:t>
      </w:r>
      <w:r w:rsidR="00A771E4">
        <w:rPr>
          <w:szCs w:val="28"/>
        </w:rPr>
        <w:t>, las herramientas que utiliza y su arquitectura.</w:t>
      </w:r>
      <w:ins w:id="556" w:author="Francisco J Lopez Pellicer" w:date="2016-06-15T17:49:00Z">
        <w:r w:rsidR="00BA3DC4">
          <w:rPr>
            <w:szCs w:val="28"/>
          </w:rPr>
          <w:t xml:space="preserve"> </w:t>
        </w:r>
      </w:ins>
    </w:p>
    <w:p w14:paraId="2C5E61ED" w14:textId="77777777" w:rsidR="00A771E4" w:rsidDel="00BA3DC4" w:rsidRDefault="00A771E4" w:rsidP="002441BF">
      <w:pPr>
        <w:rPr>
          <w:del w:id="557" w:author="Francisco J Lopez Pellicer" w:date="2016-06-15T17:49:00Z"/>
          <w:szCs w:val="28"/>
        </w:rPr>
      </w:pPr>
      <w:r>
        <w:rPr>
          <w:szCs w:val="28"/>
        </w:rPr>
        <w:t xml:space="preserve">Posteriormente se </w:t>
      </w:r>
      <w:r w:rsidR="00DC46A8">
        <w:rPr>
          <w:szCs w:val="28"/>
        </w:rPr>
        <w:t>incluye</w:t>
      </w:r>
      <w:r>
        <w:rPr>
          <w:szCs w:val="28"/>
        </w:rPr>
        <w:t xml:space="preserve"> el trabajo realizado para preparar Nutch para la tarea que se ha explicado anteriormente, así como las herramientas y tecnologías utilizadas para la realización de este proyecto. </w:t>
      </w:r>
    </w:p>
    <w:p w14:paraId="23F297C8" w14:textId="498DEC44" w:rsidR="00DC46A8" w:rsidDel="00BA3DC4" w:rsidRDefault="00A771E4" w:rsidP="002441BF">
      <w:pPr>
        <w:rPr>
          <w:del w:id="558" w:author="Francisco J Lopez Pellicer" w:date="2016-06-15T17:49:00Z"/>
          <w:szCs w:val="28"/>
        </w:rPr>
      </w:pPr>
      <w:r>
        <w:rPr>
          <w:szCs w:val="28"/>
        </w:rPr>
        <w:t xml:space="preserve">Se </w:t>
      </w:r>
      <w:r w:rsidR="00DC46A8">
        <w:rPr>
          <w:szCs w:val="28"/>
        </w:rPr>
        <w:t>presentan</w:t>
      </w:r>
      <w:r>
        <w:rPr>
          <w:szCs w:val="28"/>
        </w:rPr>
        <w:t xml:space="preserve"> los resultados a los qu</w:t>
      </w:r>
      <w:r w:rsidR="00DC46A8">
        <w:rPr>
          <w:szCs w:val="28"/>
        </w:rPr>
        <w:t>e se ha llegado con el trabajo, la calidad de estos y la rapidez con la que son obtenidos.</w:t>
      </w:r>
    </w:p>
    <w:p w14:paraId="2CB59C1D" w14:textId="04118849" w:rsidR="00A771E4" w:rsidRPr="00DC46A8" w:rsidDel="00BA3DC4" w:rsidRDefault="00DC46A8" w:rsidP="002441BF">
      <w:pPr>
        <w:rPr>
          <w:del w:id="559" w:author="Francisco J Lopez Pellicer" w:date="2016-06-15T17:49:00Z"/>
          <w:i/>
          <w:szCs w:val="28"/>
        </w:rPr>
      </w:pPr>
      <w:r>
        <w:rPr>
          <w:szCs w:val="28"/>
        </w:rPr>
        <w:t xml:space="preserve">También se habla de posibles mejoras y ampliaciones que pueden darse en este trabajo con el objetivo de aumentar la capacidad y el alcance del </w:t>
      </w:r>
      <w:r>
        <w:rPr>
          <w:i/>
          <w:szCs w:val="28"/>
        </w:rPr>
        <w:t>crawler.</w:t>
      </w:r>
      <w:ins w:id="560" w:author="Francisco J Lopez Pellicer" w:date="2016-06-15T17:49:00Z">
        <w:r w:rsidR="00BA3DC4">
          <w:rPr>
            <w:szCs w:val="28"/>
          </w:rPr>
          <w:t xml:space="preserve"> </w:t>
        </w:r>
      </w:ins>
    </w:p>
    <w:p w14:paraId="4E32D0D0" w14:textId="77777777" w:rsidR="00A771E4" w:rsidDel="00BA3DC4" w:rsidRDefault="00DC46A8" w:rsidP="002441BF">
      <w:pPr>
        <w:rPr>
          <w:del w:id="561" w:author="Francisco J Lopez Pellicer" w:date="2016-06-15T17:49:00Z"/>
          <w:szCs w:val="28"/>
        </w:rPr>
      </w:pPr>
      <w:r>
        <w:rPr>
          <w:szCs w:val="28"/>
        </w:rPr>
        <w:t>S</w:t>
      </w:r>
      <w:r w:rsidR="00A771E4">
        <w:rPr>
          <w:szCs w:val="28"/>
        </w:rPr>
        <w:t xml:space="preserve">e </w:t>
      </w:r>
      <w:r>
        <w:rPr>
          <w:szCs w:val="28"/>
        </w:rPr>
        <w:t>pueden</w:t>
      </w:r>
      <w:r w:rsidR="00A771E4">
        <w:rPr>
          <w:szCs w:val="28"/>
        </w:rPr>
        <w:t xml:space="preserve"> consultar anexos con información sobre el tipo de ficheros que se pretenden recuperar y para qué se utilizan. </w:t>
      </w:r>
    </w:p>
    <w:p w14:paraId="0F11DEC7" w14:textId="64ADBF59" w:rsidR="00074A8E" w:rsidRDefault="00DC46A8" w:rsidP="002441BF">
      <w:pPr>
        <w:rPr>
          <w:szCs w:val="28"/>
        </w:rPr>
      </w:pPr>
      <w:r>
        <w:rPr>
          <w:szCs w:val="28"/>
        </w:rPr>
        <w:t>También existe un manual de usuario en el cual se explica paso por paso cómo utilizar GeoCrawler.</w:t>
      </w:r>
    </w:p>
    <w:p w14:paraId="3B9C3549" w14:textId="77777777" w:rsidR="00074A8E" w:rsidRDefault="003A674A" w:rsidP="003A674A">
      <w:pPr>
        <w:pStyle w:val="Heading1"/>
        <w:numPr>
          <w:ilvl w:val="0"/>
          <w:numId w:val="1"/>
        </w:numPr>
      </w:pPr>
      <w:bookmarkStart w:id="562" w:name="_Toc451012998"/>
      <w:bookmarkStart w:id="563" w:name="_Toc453002172"/>
      <w:bookmarkStart w:id="564" w:name="_Toc453779470"/>
      <w:r>
        <w:lastRenderedPageBreak/>
        <w:t>Crawlers</w:t>
      </w:r>
      <w:bookmarkEnd w:id="562"/>
      <w:bookmarkEnd w:id="563"/>
      <w:bookmarkEnd w:id="564"/>
    </w:p>
    <w:p w14:paraId="72B505D0" w14:textId="77777777" w:rsidR="00722739" w:rsidRDefault="003A674A" w:rsidP="003A674A">
      <w:r>
        <w:t xml:space="preserve">Un </w:t>
      </w:r>
      <w:r w:rsidRPr="003A674A">
        <w:t>crawler</w:t>
      </w:r>
      <w:r>
        <w:t xml:space="preserve"> es una herramienta que recorre e inspecciona páginas web</w:t>
      </w:r>
      <w:r w:rsidR="00FE7A38">
        <w:t xml:space="preserve">. Lo hace, generalmente, de manera automática y de acuerdo a un método que fija su comportamiento. También son conocidas como arañas web o simplemente arañas en las zonas hispanoparlantes. </w:t>
      </w:r>
    </w:p>
    <w:p w14:paraId="3D5B2565" w14:textId="7892A095" w:rsidR="008B7333" w:rsidRDefault="00FE7A38" w:rsidP="003A674A">
      <w:r>
        <w:t xml:space="preserve">Tienen múltiples usos, pero el más usado es el de recorrer todas las páginas web que pueda recogiendo información y datos del contenido de cada una de ellas para posteriormente indexar toda esa información recogida en un motor de búsqueda. </w:t>
      </w:r>
      <w:r w:rsidR="00722739">
        <w:t>E</w:t>
      </w:r>
      <w:r>
        <w:t xml:space="preserve">sta sería la definición de un crawler genérico dedicado a recoger la mayor cantidad de información posible. Sin ir más lejos, este sería el método que usa </w:t>
      </w:r>
      <w:r w:rsidR="00722739">
        <w:t>el</w:t>
      </w:r>
      <w:r>
        <w:t xml:space="preserve"> famoso buscador Google. </w:t>
      </w:r>
    </w:p>
    <w:p w14:paraId="6CB657A6" w14:textId="77777777" w:rsidR="008B7333" w:rsidRDefault="008B7333" w:rsidP="008B7333">
      <w:pPr>
        <w:pStyle w:val="Heading2"/>
        <w:numPr>
          <w:ilvl w:val="1"/>
          <w:numId w:val="1"/>
        </w:numPr>
      </w:pPr>
      <w:bookmarkStart w:id="565" w:name="_Toc451012999"/>
      <w:bookmarkStart w:id="566" w:name="_Toc453002173"/>
      <w:bookmarkStart w:id="567" w:name="_Toc453779471"/>
      <w:r>
        <w:t>Crawlers genéricos</w:t>
      </w:r>
      <w:bookmarkEnd w:id="565"/>
      <w:bookmarkEnd w:id="566"/>
      <w:bookmarkEnd w:id="567"/>
    </w:p>
    <w:p w14:paraId="2A4D71D8" w14:textId="77777777" w:rsidR="006107A5" w:rsidDel="00BA3DC4" w:rsidRDefault="00A8533A" w:rsidP="008B7333">
      <w:pPr>
        <w:rPr>
          <w:del w:id="568" w:author="Francisco J Lopez Pellicer" w:date="2016-06-15T17:49:00Z"/>
        </w:rPr>
      </w:pPr>
      <w:r>
        <w:t>Estos crawlers se utilizan principalmente par</w:t>
      </w:r>
      <w:r w:rsidR="00087245">
        <w:t>a darle vida a un buscador web.</w:t>
      </w:r>
      <w:r w:rsidR="006107A5">
        <w:t xml:space="preserve"> </w:t>
      </w:r>
    </w:p>
    <w:p w14:paraId="5F61E3CA" w14:textId="2FA5FFB5" w:rsidR="006107A5" w:rsidDel="00BA3DC4" w:rsidRDefault="006107A5" w:rsidP="0069537B">
      <w:pPr>
        <w:rPr>
          <w:del w:id="569" w:author="Francisco J Lopez Pellicer" w:date="2016-06-15T17:49:00Z"/>
        </w:rPr>
      </w:pPr>
      <w:r>
        <w:t>Su funcionamiento básico se basa en extraer y seguir la mayor cantidad de URLs posibles extrayendo información de cada una de las páginas visitadas para posteriormente indexarla.</w:t>
      </w:r>
      <w:r w:rsidR="0069537B">
        <w:t xml:space="preserve"> </w:t>
      </w:r>
      <w:r>
        <w:t>Esto permite realizar búsquedas por términos.</w:t>
      </w:r>
      <w:r w:rsidR="0069537B">
        <w:t xml:space="preserve"> Recogen y siguen todos los links de salida de una web para llegar al mayor número posible de ellas.</w:t>
      </w:r>
      <w:ins w:id="570" w:author="Francisco J Lopez Pellicer" w:date="2016-06-15T17:49:00Z">
        <w:r w:rsidR="00BA3DC4">
          <w:t xml:space="preserve"> </w:t>
        </w:r>
      </w:ins>
    </w:p>
    <w:p w14:paraId="67194B60" w14:textId="0E4F9C85" w:rsidR="006107A5" w:rsidDel="00BA3DC4" w:rsidRDefault="00C40B90" w:rsidP="008B7333">
      <w:pPr>
        <w:rPr>
          <w:del w:id="571" w:author="Francisco J Lopez Pellicer" w:date="2016-06-15T17:49:00Z"/>
        </w:rPr>
      </w:pPr>
      <w:r>
        <w:t>Por lo tanto, e</w:t>
      </w:r>
      <w:r w:rsidR="006107A5">
        <w:t xml:space="preserve">stos </w:t>
      </w:r>
      <w:r w:rsidR="006107A5">
        <w:rPr>
          <w:i/>
        </w:rPr>
        <w:t>crawlers</w:t>
      </w:r>
      <w:r w:rsidR="006107A5">
        <w:t xml:space="preserve"> se extiende de manera circular o de mancha de aceite ya que no siguen ningún criterio especifico que modifique el comportamiento de este.</w:t>
      </w:r>
      <w:ins w:id="572" w:author="Francisco J Lopez Pellicer" w:date="2016-06-15T17:49:00Z">
        <w:r w:rsidR="00BA3DC4">
          <w:t xml:space="preserve"> </w:t>
        </w:r>
      </w:ins>
    </w:p>
    <w:p w14:paraId="16380A3D" w14:textId="1F346506" w:rsidR="00BF6A6A" w:rsidDel="00BA3DC4" w:rsidRDefault="00BF6A6A" w:rsidP="008B7333">
      <w:pPr>
        <w:rPr>
          <w:del w:id="573" w:author="Francisco J Lopez Pellicer" w:date="2016-06-15T17:49:00Z"/>
        </w:rPr>
      </w:pPr>
      <w:r>
        <w:t>En la</w:t>
      </w:r>
      <w:r w:rsidRPr="00BF6A6A">
        <w:rPr>
          <w:b/>
        </w:rPr>
        <w:t xml:space="preserve"> </w:t>
      </w:r>
      <w:r w:rsidRPr="00BF6A6A">
        <w:rPr>
          <w:b/>
        </w:rPr>
        <w:fldChar w:fldCharType="begin"/>
      </w:r>
      <w:r w:rsidRPr="00BF6A6A">
        <w:rPr>
          <w:b/>
        </w:rPr>
        <w:instrText xml:space="preserve"> REF _Ref450732106 \h  \* MERGEFORMAT </w:instrText>
      </w:r>
      <w:r w:rsidRPr="00BF6A6A">
        <w:rPr>
          <w:b/>
        </w:rPr>
      </w:r>
      <w:r w:rsidRPr="00BF6A6A">
        <w:rPr>
          <w:b/>
        </w:rPr>
        <w:fldChar w:fldCharType="separate"/>
      </w:r>
      <w:r w:rsidR="00D54E74" w:rsidRPr="00D54E74">
        <w:rPr>
          <w:b/>
        </w:rPr>
        <w:t xml:space="preserve">Ilustración </w:t>
      </w:r>
      <w:r w:rsidR="00D54E74" w:rsidRPr="00D54E74">
        <w:rPr>
          <w:b/>
          <w:noProof/>
        </w:rPr>
        <w:t>1</w:t>
      </w:r>
      <w:r w:rsidRPr="00BF6A6A">
        <w:rPr>
          <w:b/>
        </w:rPr>
        <w:fldChar w:fldCharType="end"/>
      </w:r>
      <w:r w:rsidR="00C35B8F">
        <w:t xml:space="preserve"> se puede observar una representación esquemática de cómo sería una expansión de un </w:t>
      </w:r>
      <w:r w:rsidR="00C35B8F">
        <w:rPr>
          <w:i/>
        </w:rPr>
        <w:t>crawler</w:t>
      </w:r>
      <w:r w:rsidR="00C35B8F">
        <w:t xml:space="preserve"> genérico desde una semilla.</w:t>
      </w:r>
      <w:ins w:id="574" w:author="Francisco J Lopez Pellicer" w:date="2016-06-15T17:49:00Z">
        <w:r w:rsidR="00BA3DC4">
          <w:t xml:space="preserve"> </w:t>
        </w:r>
      </w:ins>
    </w:p>
    <w:p w14:paraId="774934EB" w14:textId="77777777" w:rsidR="00C35B8F" w:rsidRPr="00C35B8F" w:rsidRDefault="00C35B8F" w:rsidP="008B7333">
      <w:r>
        <w:t>Como se puede observar la expansión se produce de manera circular al recoger y procesar todos los enlaces de salida que tiene una página web.</w:t>
      </w:r>
    </w:p>
    <w:p w14:paraId="4E8015E1" w14:textId="77777777" w:rsidR="00BF6A6A" w:rsidRDefault="000B3E1E" w:rsidP="00BF6A6A">
      <w:pPr>
        <w:keepNext/>
        <w:jc w:val="center"/>
      </w:pPr>
      <w:r>
        <w:rPr>
          <w:noProof/>
          <w:lang w:val="en-US" w:eastAsia="en-US"/>
        </w:rPr>
        <w:drawing>
          <wp:inline distT="0" distB="0" distL="0" distR="0" wp14:anchorId="62D8672C" wp14:editId="22FAFEEB">
            <wp:extent cx="2385695" cy="2488565"/>
            <wp:effectExtent l="0" t="0" r="0" b="0"/>
            <wp:docPr id="1" name="Imagen 1" descr="df0bd4606c62ea558483f60a786642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0bd4606c62ea558483f60a786642e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695" cy="2488565"/>
                    </a:xfrm>
                    <a:prstGeom prst="rect">
                      <a:avLst/>
                    </a:prstGeom>
                    <a:noFill/>
                    <a:ln>
                      <a:noFill/>
                    </a:ln>
                  </pic:spPr>
                </pic:pic>
              </a:graphicData>
            </a:graphic>
          </wp:inline>
        </w:drawing>
      </w:r>
    </w:p>
    <w:p w14:paraId="516F56DE" w14:textId="2365C827" w:rsidR="008B7333" w:rsidRDefault="00BF6A6A" w:rsidP="00247C15">
      <w:pPr>
        <w:pStyle w:val="Caption"/>
        <w:jc w:val="center"/>
      </w:pPr>
      <w:bookmarkStart w:id="575" w:name="_Toc453684228"/>
      <w:bookmarkStart w:id="576" w:name="_Toc453684917"/>
      <w:bookmarkStart w:id="577" w:name="_Ref450732106"/>
      <w:r>
        <w:t xml:space="preserve">Ilustración </w:t>
      </w:r>
      <w:r w:rsidRPr="00247C15">
        <w:rPr>
          <w:b w:val="0"/>
        </w:rPr>
        <w:fldChar w:fldCharType="begin"/>
      </w:r>
      <w:r>
        <w:instrText xml:space="preserve"> SEQ Ilustración \* ARABIC </w:instrText>
      </w:r>
      <w:r w:rsidRPr="00247C15">
        <w:rPr>
          <w:b w:val="0"/>
        </w:rPr>
        <w:fldChar w:fldCharType="separate"/>
      </w:r>
      <w:r w:rsidR="00D54E74">
        <w:rPr>
          <w:noProof/>
        </w:rPr>
        <w:t>1</w:t>
      </w:r>
      <w:bookmarkEnd w:id="575"/>
      <w:bookmarkEnd w:id="576"/>
      <w:r w:rsidRPr="00247C15">
        <w:rPr>
          <w:b w:val="0"/>
        </w:rPr>
        <w:fldChar w:fldCharType="end"/>
      </w:r>
      <w:bookmarkEnd w:id="577"/>
    </w:p>
    <w:p w14:paraId="37646A93" w14:textId="77777777" w:rsidR="008B7333" w:rsidRPr="008B7333" w:rsidRDefault="008B7333" w:rsidP="008B7333">
      <w:pPr>
        <w:pStyle w:val="Heading2"/>
        <w:numPr>
          <w:ilvl w:val="1"/>
          <w:numId w:val="1"/>
        </w:numPr>
      </w:pPr>
      <w:bookmarkStart w:id="578" w:name="_Toc451013000"/>
      <w:bookmarkStart w:id="579" w:name="_Toc453002174"/>
      <w:bookmarkStart w:id="580" w:name="_Toc453779472"/>
      <w:r>
        <w:t>Crawlers enfocados</w:t>
      </w:r>
      <w:bookmarkEnd w:id="578"/>
      <w:bookmarkEnd w:id="579"/>
      <w:bookmarkEnd w:id="580"/>
    </w:p>
    <w:p w14:paraId="225960C5" w14:textId="38144E54" w:rsidR="003A674A" w:rsidDel="00BA3DC4" w:rsidRDefault="00DC7DD8" w:rsidP="003A674A">
      <w:pPr>
        <w:rPr>
          <w:del w:id="581" w:author="Francisco J Lopez Pellicer" w:date="2016-06-15T17:49:00Z"/>
          <w:lang w:val="es-ES"/>
        </w:rPr>
      </w:pPr>
      <w:r>
        <w:rPr>
          <w:lang w:val="es-ES"/>
        </w:rPr>
        <w:t xml:space="preserve">El término </w:t>
      </w:r>
      <w:r w:rsidRPr="00DC7DD8">
        <w:rPr>
          <w:i/>
          <w:lang w:val="es-ES"/>
        </w:rPr>
        <w:t>crawler</w:t>
      </w:r>
      <w:r>
        <w:rPr>
          <w:lang w:val="es-ES"/>
        </w:rPr>
        <w:t xml:space="preserve"> enfocado es muy amplio y puede abarcar a un elevado número de tipos de </w:t>
      </w:r>
      <w:r w:rsidRPr="00DC7DD8">
        <w:rPr>
          <w:i/>
          <w:lang w:val="es-ES"/>
        </w:rPr>
        <w:t>crawler</w:t>
      </w:r>
      <w:r>
        <w:rPr>
          <w:i/>
          <w:lang w:val="es-ES"/>
        </w:rPr>
        <w:t>s</w:t>
      </w:r>
      <w:r>
        <w:rPr>
          <w:lang w:val="es-ES"/>
        </w:rPr>
        <w:t xml:space="preserve">. Existen muchas maneras para convertir un </w:t>
      </w:r>
      <w:r w:rsidRPr="00DC7DD8">
        <w:rPr>
          <w:i/>
          <w:lang w:val="es-ES"/>
        </w:rPr>
        <w:t>crawler</w:t>
      </w:r>
      <w:r>
        <w:rPr>
          <w:lang w:val="es-ES"/>
        </w:rPr>
        <w:t xml:space="preserve"> en enfocado, esto depende en la medida en la que se quiera alterar el comportamiento de un </w:t>
      </w:r>
      <w:r w:rsidRPr="00DC7DD8">
        <w:rPr>
          <w:i/>
          <w:lang w:val="es-ES"/>
        </w:rPr>
        <w:t>crawler</w:t>
      </w:r>
      <w:r>
        <w:rPr>
          <w:lang w:val="es-ES"/>
        </w:rPr>
        <w:t xml:space="preserve"> </w:t>
      </w:r>
      <w:r w:rsidRPr="00DC7DD8">
        <w:rPr>
          <w:lang w:val="es-ES"/>
        </w:rPr>
        <w:t>genérico</w:t>
      </w:r>
      <w:r w:rsidR="009A69F2">
        <w:rPr>
          <w:lang w:val="es-ES"/>
        </w:rPr>
        <w:t xml:space="preserve"> </w:t>
      </w:r>
      <w:r w:rsidR="009A69F2">
        <w:rPr>
          <w:lang w:val="es-ES"/>
        </w:rPr>
        <w:fldChar w:fldCharType="begin" w:fldLock="1"/>
      </w:r>
      <w:r w:rsidR="009A69F2">
        <w:rPr>
          <w:lang w:val="es-ES"/>
        </w:rPr>
        <w:instrText>ADDIN CSL_CITATION { "citationItems" : [ { "id" : "ITEM-1", "itemData" : { "author" : [ { "dropping-particle" : "", "family" : "Dorado", "given" : "Ignacio Garc\u00eda", "non-dropping-particle" : "", "parse-names" : false, "suffix" : "" } ], "id" : "ITEM-1", "issued" : { "date-parts" : [ [ "2008" ] ] }, "title" : "Focused Crawling: algorithm survey and new approaches with a manual analysis", "type" : "article-journal" }, "uris" : [ "http://www.mendeley.com/documents/?uuid=a74aa3f8-3258-374b-8eb1-7ea25c368fb6" ] }, { "id" : "ITEM-2", "itemData" : { "abstract" : "Web search engines collect data from the Web by \" crawling \" it \u2013 performing a simulated browsing of the web by extracting links from pages, downloading all of them and repeating the process ad infinitum. This process requires enormous amounts of hardware and network resources, ending up with a large fraction of the vis ible web 1 on the crawler's storage array. But when only information about a predefined topic set is desired, a specialization of the aforementioned process called \" focused crawling \" is used. What follows here is a shor t review of existing techniques for focused crawling.", "author" : [ { "dropping-particle" : "", "family" : "Novak", "given" : "Bla\u017e", "non-dropping-particle" : "", "parse-names" : false, "suffix" : "" } ], "id" : "ITEM-2", "issued" : { "date-parts" : [ [ "0" ] ] }, "title" : "A SURVEY OF FOCUSED WEB CRAWLING ALGORITHMS", "type" : "article-journal" }, "uris" : [ "http://www.mendeley.com/documents/?uuid=6ab70bd0-3faa-326e-8719-409966387f40" ] } ], "mendeley" : { "formattedCitation" : "[1], [2]", "plainTextFormattedCitation" : "[1], [2]", "previouslyFormattedCitation" : "[1], [2]" }, "properties" : { "noteIndex" : 0 }, "schema" : "https://github.com/citation-style-language/schema/raw/master/csl-citation.json" }</w:instrText>
      </w:r>
      <w:r w:rsidR="009A69F2">
        <w:rPr>
          <w:lang w:val="es-ES"/>
        </w:rPr>
        <w:fldChar w:fldCharType="separate"/>
      </w:r>
      <w:r w:rsidR="009A69F2" w:rsidRPr="009A69F2">
        <w:rPr>
          <w:noProof/>
          <w:lang w:val="es-ES"/>
        </w:rPr>
        <w:t>[1], [2]</w:t>
      </w:r>
      <w:r w:rsidR="009A69F2">
        <w:rPr>
          <w:lang w:val="es-ES"/>
        </w:rPr>
        <w:fldChar w:fldCharType="end"/>
      </w:r>
      <w:r>
        <w:rPr>
          <w:lang w:val="es-ES"/>
        </w:rPr>
        <w:t>.</w:t>
      </w:r>
      <w:ins w:id="582" w:author="Francisco J Lopez Pellicer" w:date="2016-06-15T17:49:00Z">
        <w:r w:rsidR="00BA3DC4">
          <w:rPr>
            <w:lang w:val="es-ES"/>
          </w:rPr>
          <w:t xml:space="preserve"> </w:t>
        </w:r>
      </w:ins>
    </w:p>
    <w:p w14:paraId="56769829" w14:textId="7E0DBA5D" w:rsidR="0027033D" w:rsidDel="00BA3DC4" w:rsidRDefault="0027033D" w:rsidP="003A674A">
      <w:pPr>
        <w:rPr>
          <w:del w:id="583" w:author="Francisco J Lopez Pellicer" w:date="2016-06-15T17:49:00Z"/>
          <w:lang w:val="es-ES"/>
        </w:rPr>
      </w:pPr>
      <w:r>
        <w:rPr>
          <w:lang w:val="es-ES"/>
        </w:rPr>
        <w:t xml:space="preserve">Un </w:t>
      </w:r>
      <w:r>
        <w:rPr>
          <w:i/>
          <w:lang w:val="es-ES"/>
        </w:rPr>
        <w:t>crawler</w:t>
      </w:r>
      <w:r>
        <w:rPr>
          <w:lang w:val="es-ES"/>
        </w:rPr>
        <w:t xml:space="preserve"> enfocado está preparado para no seguir el </w:t>
      </w:r>
      <w:r>
        <w:rPr>
          <w:lang w:val="es-ES"/>
        </w:rPr>
        <w:lastRenderedPageBreak/>
        <w:t xml:space="preserve">esquema de uno genérico. Es decir, no va a procesar todos los enlaces de salida de una web, sino que va a asignarles un </w:t>
      </w:r>
      <w:r>
        <w:rPr>
          <w:i/>
          <w:lang w:val="es-ES"/>
        </w:rPr>
        <w:t>score</w:t>
      </w:r>
      <w:r>
        <w:rPr>
          <w:lang w:val="es-ES"/>
        </w:rPr>
        <w:t xml:space="preserve"> para priorizar qué enlaces va a expandir en la siguiente iteración.</w:t>
      </w:r>
      <w:ins w:id="584" w:author="Francisco J Lopez Pellicer" w:date="2016-06-15T17:49:00Z">
        <w:r w:rsidR="00BA3DC4">
          <w:rPr>
            <w:lang w:val="es-ES"/>
          </w:rPr>
          <w:t xml:space="preserve"> </w:t>
        </w:r>
      </w:ins>
    </w:p>
    <w:p w14:paraId="1E408324" w14:textId="77777777" w:rsidR="004A4917" w:rsidRDefault="004A4917" w:rsidP="003A674A">
      <w:pPr>
        <w:rPr>
          <w:lang w:val="es-ES"/>
        </w:rPr>
      </w:pPr>
      <w:r>
        <w:rPr>
          <w:lang w:val="es-ES"/>
        </w:rPr>
        <w:t xml:space="preserve">Con esto, el flujo de trabajo del </w:t>
      </w:r>
      <w:r>
        <w:rPr>
          <w:i/>
          <w:lang w:val="es-ES"/>
        </w:rPr>
        <w:t>crawler</w:t>
      </w:r>
      <w:r>
        <w:rPr>
          <w:lang w:val="es-ES"/>
        </w:rPr>
        <w:t xml:space="preserve"> prioriza unos enlaces antes que otros. De esta manera el </w:t>
      </w:r>
      <w:r>
        <w:rPr>
          <w:i/>
          <w:lang w:val="es-ES"/>
        </w:rPr>
        <w:t>crawler</w:t>
      </w:r>
      <w:r>
        <w:rPr>
          <w:lang w:val="es-ES"/>
        </w:rPr>
        <w:t xml:space="preserve"> es más eficiente en la búsqueda de elementos concretos que uno genérico.</w:t>
      </w:r>
    </w:p>
    <w:p w14:paraId="40B95434" w14:textId="77777777" w:rsidR="003A31B9" w:rsidDel="00BA3DC4" w:rsidRDefault="003A31B9" w:rsidP="003A674A">
      <w:pPr>
        <w:rPr>
          <w:del w:id="585" w:author="Francisco J Lopez Pellicer" w:date="2016-06-15T17:49:00Z"/>
          <w:lang w:val="es-ES"/>
        </w:rPr>
      </w:pPr>
      <w:r>
        <w:rPr>
          <w:lang w:val="es-ES"/>
        </w:rPr>
        <w:t xml:space="preserve">Los crawlers enfocados tienen muchos usos. Se pueden utilizar para indexar información de un tema específico buscando y priorizando enlaces que estén relacionados con este tema. </w:t>
      </w:r>
    </w:p>
    <w:p w14:paraId="5292DF16" w14:textId="6FB3776C" w:rsidR="003A31B9" w:rsidDel="00BA3DC4" w:rsidRDefault="003A31B9" w:rsidP="003A674A">
      <w:pPr>
        <w:rPr>
          <w:del w:id="586" w:author="Francisco J Lopez Pellicer" w:date="2016-06-15T17:49:00Z"/>
          <w:lang w:val="es-ES"/>
        </w:rPr>
      </w:pPr>
      <w:r>
        <w:rPr>
          <w:lang w:val="es-ES"/>
        </w:rPr>
        <w:t>También se pueden utilizar para extraer un tipo de información o documentos de la web. Este es el caso que se ha utilizado en este trabajo. Nos vamos a centrar en la búsqueda y extracción de ficheros que definan información geográfica.</w:t>
      </w:r>
      <w:ins w:id="587" w:author="Francisco J Lopez Pellicer" w:date="2016-06-15T17:49:00Z">
        <w:r w:rsidR="00BA3DC4">
          <w:rPr>
            <w:lang w:val="es-ES"/>
          </w:rPr>
          <w:t xml:space="preserve"> </w:t>
        </w:r>
      </w:ins>
    </w:p>
    <w:p w14:paraId="7DB2600F" w14:textId="2C48E8A5" w:rsidR="004A4917" w:rsidDel="00BA3DC4" w:rsidRDefault="00515DA9" w:rsidP="003A674A">
      <w:pPr>
        <w:rPr>
          <w:del w:id="588" w:author="Francisco J Lopez Pellicer" w:date="2016-06-15T17:49:00Z"/>
          <w:lang w:val="es-ES"/>
        </w:rPr>
      </w:pPr>
      <w:r>
        <w:rPr>
          <w:lang w:val="es-ES"/>
        </w:rPr>
        <w:t xml:space="preserve">En la </w:t>
      </w:r>
      <w:r w:rsidR="00D4323F">
        <w:rPr>
          <w:lang w:val="es-ES"/>
        </w:rPr>
        <w:fldChar w:fldCharType="begin"/>
      </w:r>
      <w:r w:rsidR="00D4323F">
        <w:rPr>
          <w:lang w:val="es-ES"/>
        </w:rPr>
        <w:instrText xml:space="preserve"> REF _Ref453674904 \h </w:instrText>
      </w:r>
      <w:r w:rsidR="00D4323F">
        <w:rPr>
          <w:lang w:val="es-ES"/>
        </w:rPr>
      </w:r>
      <w:r w:rsidR="00D4323F">
        <w:rPr>
          <w:lang w:val="es-ES"/>
        </w:rPr>
        <w:fldChar w:fldCharType="separate"/>
      </w:r>
      <w:r w:rsidR="00D54E74">
        <w:t xml:space="preserve">Ilustración </w:t>
      </w:r>
      <w:r w:rsidR="00D54E74">
        <w:rPr>
          <w:noProof/>
        </w:rPr>
        <w:t>2</w:t>
      </w:r>
      <w:r w:rsidR="00D4323F">
        <w:rPr>
          <w:lang w:val="es-ES"/>
        </w:rPr>
        <w:fldChar w:fldCharType="end"/>
      </w:r>
      <w:r>
        <w:rPr>
          <w:lang w:val="es-ES"/>
        </w:rPr>
        <w:t xml:space="preserve"> se puede observar una representación esquemática de un </w:t>
      </w:r>
      <w:r>
        <w:rPr>
          <w:i/>
          <w:lang w:val="es-ES"/>
        </w:rPr>
        <w:t>crawler</w:t>
      </w:r>
      <w:r w:rsidR="00F07B42">
        <w:rPr>
          <w:lang w:val="es-ES"/>
        </w:rPr>
        <w:t xml:space="preserve"> enfocado. Estos se extienden de manera irregular expandiendo y procesando enlaces que son más relevantes según se haya preparado al </w:t>
      </w:r>
      <w:r w:rsidR="00F07B42">
        <w:rPr>
          <w:i/>
          <w:lang w:val="es-ES"/>
        </w:rPr>
        <w:t>crawler</w:t>
      </w:r>
      <w:r w:rsidR="00F07B42">
        <w:rPr>
          <w:lang w:val="es-ES"/>
        </w:rPr>
        <w:t>.</w:t>
      </w:r>
    </w:p>
    <w:p w14:paraId="3F1C29D8" w14:textId="77777777" w:rsidR="004A4917" w:rsidRDefault="004A4917" w:rsidP="003A674A">
      <w:pPr>
        <w:rPr>
          <w:lang w:val="es-ES"/>
        </w:rPr>
      </w:pPr>
    </w:p>
    <w:p w14:paraId="0BE29FC9" w14:textId="77777777" w:rsidR="000E566C" w:rsidRDefault="000B3E1E" w:rsidP="000E566C">
      <w:pPr>
        <w:keepNext/>
        <w:jc w:val="center"/>
      </w:pPr>
      <w:r>
        <w:rPr>
          <w:noProof/>
          <w:lang w:val="en-US" w:eastAsia="en-US"/>
        </w:rPr>
        <w:drawing>
          <wp:inline distT="0" distB="0" distL="0" distR="0" wp14:anchorId="4423EFFB" wp14:editId="2A3407AA">
            <wp:extent cx="3505200" cy="3990975"/>
            <wp:effectExtent l="0" t="0" r="0" b="9525"/>
            <wp:docPr id="8" name="Imagen 4" descr="CrawlerEnfocadoLimp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awlerEnfocadoLimp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5200" cy="3990975"/>
                    </a:xfrm>
                    <a:prstGeom prst="rect">
                      <a:avLst/>
                    </a:prstGeom>
                    <a:noFill/>
                    <a:ln>
                      <a:noFill/>
                    </a:ln>
                  </pic:spPr>
                </pic:pic>
              </a:graphicData>
            </a:graphic>
          </wp:inline>
        </w:drawing>
      </w:r>
    </w:p>
    <w:p w14:paraId="1C4BD300" w14:textId="170D9890" w:rsidR="000B3565" w:rsidRDefault="000E566C" w:rsidP="000E566C">
      <w:pPr>
        <w:pStyle w:val="Caption"/>
        <w:jc w:val="center"/>
        <w:rPr>
          <w:lang w:val="es-ES"/>
        </w:rPr>
      </w:pPr>
      <w:bookmarkStart w:id="589" w:name="_Toc453684229"/>
      <w:bookmarkStart w:id="590" w:name="_Toc453684918"/>
      <w:bookmarkStart w:id="591" w:name="_Ref453674904"/>
      <w:r>
        <w:t xml:space="preserve">Ilustración </w:t>
      </w:r>
      <w:r>
        <w:fldChar w:fldCharType="begin"/>
      </w:r>
      <w:r>
        <w:instrText xml:space="preserve"> SEQ Ilustración \* ARABIC </w:instrText>
      </w:r>
      <w:r>
        <w:fldChar w:fldCharType="separate"/>
      </w:r>
      <w:r w:rsidR="00D54E74">
        <w:rPr>
          <w:noProof/>
        </w:rPr>
        <w:t>2</w:t>
      </w:r>
      <w:bookmarkEnd w:id="589"/>
      <w:bookmarkEnd w:id="590"/>
      <w:r>
        <w:fldChar w:fldCharType="end"/>
      </w:r>
      <w:bookmarkEnd w:id="591"/>
    </w:p>
    <w:p w14:paraId="7025116C" w14:textId="77777777" w:rsidR="00F07B42" w:rsidRDefault="0069537B" w:rsidP="00F07B42">
      <w:pPr>
        <w:pStyle w:val="Heading2"/>
        <w:numPr>
          <w:ilvl w:val="1"/>
          <w:numId w:val="1"/>
        </w:numPr>
      </w:pPr>
      <w:bookmarkStart w:id="592" w:name="_Toc451013001"/>
      <w:bookmarkStart w:id="593" w:name="_Toc453002175"/>
      <w:bookmarkStart w:id="594" w:name="_Toc453779473"/>
      <w:r>
        <w:t>Funcionamiento de un crawler</w:t>
      </w:r>
      <w:bookmarkEnd w:id="592"/>
      <w:bookmarkEnd w:id="593"/>
      <w:bookmarkEnd w:id="594"/>
    </w:p>
    <w:p w14:paraId="591A4941" w14:textId="52F94AF7" w:rsidR="00722739" w:rsidDel="00BA3DC4" w:rsidRDefault="00722739" w:rsidP="00D36F1D">
      <w:pPr>
        <w:rPr>
          <w:del w:id="595" w:author="Francisco J Lopez Pellicer" w:date="2016-06-15T17:49:00Z"/>
        </w:rPr>
      </w:pPr>
      <w:r>
        <w:t xml:space="preserve">Un </w:t>
      </w:r>
      <w:r>
        <w:rPr>
          <w:i/>
        </w:rPr>
        <w:t>crawler web</w:t>
      </w:r>
      <w:r>
        <w:t xml:space="preserve"> es un </w:t>
      </w:r>
      <w:r w:rsidRPr="00722739">
        <w:rPr>
          <w:i/>
        </w:rPr>
        <w:t>bot</w:t>
      </w:r>
      <w:r>
        <w:t xml:space="preserve"> que busca información en la web, normalmente con el propósito de indexarla.</w:t>
      </w:r>
      <w:r w:rsidR="00D36F1D">
        <w:t xml:space="preserve"> </w:t>
      </w:r>
      <w:r>
        <w:t xml:space="preserve">Los motores de </w:t>
      </w:r>
      <w:r w:rsidR="00D36F1D">
        <w:t>búsqueda</w:t>
      </w:r>
      <w:r>
        <w:t xml:space="preserve"> utilizan </w:t>
      </w:r>
      <w:r>
        <w:rPr>
          <w:i/>
        </w:rPr>
        <w:t>crawlers</w:t>
      </w:r>
      <w:r>
        <w:t xml:space="preserve"> para mantener actualizados su contenido y sus índices</w:t>
      </w:r>
      <w:r w:rsidR="009A69F2">
        <w:t xml:space="preserve"> </w:t>
      </w:r>
      <w:r w:rsidR="009A69F2">
        <w:fldChar w:fldCharType="begin" w:fldLock="1"/>
      </w:r>
      <w:r w:rsidR="00805B88">
        <w:instrText>ADDIN CSL_CITATION { "citationItems" : [ { "id" : "ITEM-1", "itemData" : { "author" : [ { "dropping-particle" : "", "family" : "Wikipedia", "given" : "", "non-dropping-particle" : "", "parse-names" : false, "suffix" : "" } ], "id" : "ITEM-1", "issued" : { "date-parts" : [ [ "0" ] ] }, "title" : "Web Crawler", "type" : "article-journal" }, "uris" : [ "http://www.mendeley.com/documents/?uuid=272fc6f3-a7a9-442c-93b3-c7629bbd26f8" ] } ], "mendeley" : { "formattedCitation" : "[3]", "plainTextFormattedCitation" : "[3]", "previouslyFormattedCitation" : "[3]" }, "properties" : { "noteIndex" : 0 }, "schema" : "https://github.com/citation-style-language/schema/raw/master/csl-citation.json" }</w:instrText>
      </w:r>
      <w:r w:rsidR="009A69F2">
        <w:fldChar w:fldCharType="separate"/>
      </w:r>
      <w:r w:rsidR="009A69F2" w:rsidRPr="009A69F2">
        <w:rPr>
          <w:noProof/>
        </w:rPr>
        <w:t>[3]</w:t>
      </w:r>
      <w:r w:rsidR="009A69F2">
        <w:fldChar w:fldCharType="end"/>
      </w:r>
      <w:r>
        <w:t>.</w:t>
      </w:r>
      <w:ins w:id="596" w:author="Francisco J Lopez Pellicer" w:date="2016-06-15T17:49:00Z">
        <w:r w:rsidR="00BA3DC4">
          <w:t xml:space="preserve"> </w:t>
        </w:r>
      </w:ins>
    </w:p>
    <w:p w14:paraId="3E2EBFC5" w14:textId="35722A90" w:rsidR="00A855A0" w:rsidRDefault="00D36F1D" w:rsidP="00D36F1D">
      <w:r>
        <w:t xml:space="preserve">Los </w:t>
      </w:r>
      <w:r>
        <w:rPr>
          <w:i/>
        </w:rPr>
        <w:t>crawlers</w:t>
      </w:r>
      <w:r>
        <w:t xml:space="preserve"> consumen muchos recursos de los sistemas que visitan e incluso a veces visitan sitios donde no tienen aprobación. Pueden provocar problemas de carga cuando intentan acceder a mucha cantidad de información muy rápidamente. Existen mecanismos para que los sitios que deseen no ser visitados por </w:t>
      </w:r>
      <w:r>
        <w:rPr>
          <w:i/>
        </w:rPr>
        <w:t>crawlers</w:t>
      </w:r>
      <w:r>
        <w:t xml:space="preserve"> puedan no ser accedidos por estos.</w:t>
      </w:r>
    </w:p>
    <w:p w14:paraId="1B23B804" w14:textId="40BDD2C0" w:rsidR="001B2D57" w:rsidDel="00BA3DC4" w:rsidRDefault="001B2D57" w:rsidP="001B2D57">
      <w:pPr>
        <w:rPr>
          <w:del w:id="597" w:author="Francisco J Lopez Pellicer" w:date="2016-06-15T17:50:00Z"/>
        </w:rPr>
      </w:pPr>
      <w:r>
        <w:lastRenderedPageBreak/>
        <w:t xml:space="preserve">El funcionamiento de los </w:t>
      </w:r>
      <w:r>
        <w:rPr>
          <w:i/>
        </w:rPr>
        <w:t>crawlers</w:t>
      </w:r>
      <w:r>
        <w:t xml:space="preserve"> tiene, como norma general, un comportamiento iterativo. Es decir, que un crawler repite un conjunto de operaciones el número deseado de veces para desarrollar su trabajo.</w:t>
      </w:r>
      <w:ins w:id="598" w:author="Francisco J Lopez Pellicer" w:date="2016-06-15T17:50:00Z">
        <w:r w:rsidR="00BA3DC4">
          <w:t xml:space="preserve"> </w:t>
        </w:r>
      </w:ins>
    </w:p>
    <w:p w14:paraId="5F08266F" w14:textId="4D4AF49A" w:rsidR="001B2D57" w:rsidDel="00BA3DC4" w:rsidRDefault="001B2D57" w:rsidP="001B2D57">
      <w:pPr>
        <w:rPr>
          <w:del w:id="599" w:author="Francisco J Lopez Pellicer" w:date="2016-06-15T17:50:00Z"/>
        </w:rPr>
      </w:pPr>
      <w:r>
        <w:t xml:space="preserve">Cada </w:t>
      </w:r>
      <w:r>
        <w:rPr>
          <w:i/>
        </w:rPr>
        <w:t>crawler</w:t>
      </w:r>
      <w:r>
        <w:t xml:space="preserve"> puede tener sus peculiaridades en su funcionamiento. No obstante, en este apartado, se va a explicar la situación más típica con las operaciones más comunes.</w:t>
      </w:r>
      <w:ins w:id="600" w:author="Francisco J Lopez Pellicer" w:date="2016-06-15T17:50:00Z">
        <w:r w:rsidR="00BA3DC4">
          <w:t xml:space="preserve"> </w:t>
        </w:r>
      </w:ins>
    </w:p>
    <w:p w14:paraId="50406375" w14:textId="4F96A484" w:rsidR="001B2D57" w:rsidDel="00BA3DC4" w:rsidRDefault="00EB6ED8" w:rsidP="001B2D57">
      <w:pPr>
        <w:rPr>
          <w:del w:id="601" w:author="Francisco J Lopez Pellicer" w:date="2016-06-15T17:50:00Z"/>
        </w:rPr>
      </w:pPr>
      <w:r>
        <w:t xml:space="preserve">En la primera ejecución de un </w:t>
      </w:r>
      <w:r>
        <w:rPr>
          <w:i/>
        </w:rPr>
        <w:t>crawler</w:t>
      </w:r>
      <w:r>
        <w:t xml:space="preserve"> se realiza una operación denominada </w:t>
      </w:r>
      <w:r w:rsidRPr="00EB6ED8">
        <w:rPr>
          <w:b/>
        </w:rPr>
        <w:t>inyección</w:t>
      </w:r>
      <w:r>
        <w:t xml:space="preserve">. Esta operación inserta las URLs semilla. Es a partir de estas páginas web desde donde el </w:t>
      </w:r>
      <w:r>
        <w:rPr>
          <w:i/>
        </w:rPr>
        <w:t>crawler</w:t>
      </w:r>
      <w:r>
        <w:t xml:space="preserve"> va a partir. La calidad de estas semillas influye mucho en la rapidez con la que se van a empezar a encontrar resultados significativos.</w:t>
      </w:r>
      <w:ins w:id="602" w:author="Francisco J Lopez Pellicer" w:date="2016-06-15T17:50:00Z">
        <w:r w:rsidR="00BA3DC4">
          <w:t xml:space="preserve"> </w:t>
        </w:r>
      </w:ins>
    </w:p>
    <w:p w14:paraId="5EE18752" w14:textId="77777777" w:rsidR="00EB6ED8" w:rsidRDefault="00EB6ED8" w:rsidP="001B2D57">
      <w:r>
        <w:t xml:space="preserve">Esta operación, mencionada anteriormente, no está dentro del bucle principal ya que solo debe ejecutarse una vez en la vida de un </w:t>
      </w:r>
      <w:r>
        <w:rPr>
          <w:i/>
        </w:rPr>
        <w:t>crawler</w:t>
      </w:r>
      <w:r>
        <w:t>.</w:t>
      </w:r>
    </w:p>
    <w:p w14:paraId="6C135029" w14:textId="77777777" w:rsidR="00EB6ED8" w:rsidRDefault="00EB6ED8" w:rsidP="001B2D57">
      <w:r>
        <w:t xml:space="preserve">Una vez entrado en el bucle la primera operación realizada es el </w:t>
      </w:r>
      <w:r>
        <w:rPr>
          <w:b/>
          <w:i/>
        </w:rPr>
        <w:t>fetch</w:t>
      </w:r>
      <w:r>
        <w:t xml:space="preserve">. Durante esta fase el crawler selecciona un número determinado de URLs que estén sin visitar. El número de URLs que se seleccionan depende de la configuración que se le haya puesto al </w:t>
      </w:r>
      <w:r>
        <w:rPr>
          <w:i/>
        </w:rPr>
        <w:t>crawler</w:t>
      </w:r>
      <w:r>
        <w:t xml:space="preserve"> este parámetro permite configurar la rapidez con la que se ejecutaran cada una de las iteraciones.</w:t>
      </w:r>
    </w:p>
    <w:p w14:paraId="12B794B2" w14:textId="3F81F490" w:rsidR="00EB6ED8" w:rsidDel="00BA3DC4" w:rsidRDefault="00EB6ED8" w:rsidP="001B2D57">
      <w:pPr>
        <w:rPr>
          <w:del w:id="603" w:author="Francisco J Lopez Pellicer" w:date="2016-06-15T17:50:00Z"/>
        </w:rPr>
      </w:pPr>
      <w:r>
        <w:t>Una vez seleccionados los enlaces que se van a seguir se procede a descargar la información correspondiente a cada uno. Esta información se preserva para la siguiente fase.</w:t>
      </w:r>
      <w:ins w:id="604" w:author="Francisco J Lopez Pellicer" w:date="2016-06-15T17:50:00Z">
        <w:r w:rsidR="00BA3DC4">
          <w:t xml:space="preserve"> </w:t>
        </w:r>
      </w:ins>
    </w:p>
    <w:p w14:paraId="78745A53" w14:textId="77777777" w:rsidR="00C3155C" w:rsidDel="00BA3DC4" w:rsidRDefault="00EB6ED8" w:rsidP="001B2D57">
      <w:pPr>
        <w:rPr>
          <w:del w:id="605" w:author="Francisco J Lopez Pellicer" w:date="2016-06-15T17:50:00Z"/>
        </w:rPr>
      </w:pPr>
      <w:r>
        <w:t xml:space="preserve">En esta segunda operación el bucle, llamada </w:t>
      </w:r>
      <w:r>
        <w:rPr>
          <w:b/>
          <w:i/>
        </w:rPr>
        <w:t>parse</w:t>
      </w:r>
      <w:r>
        <w:t>, se procede a analizar la información descar</w:t>
      </w:r>
      <w:r w:rsidR="00C3155C">
        <w:t xml:space="preserve">gada en la anterior operación. Se extraen metadatos y se procesa el contenido de la página web para el fin que se le haya dado al </w:t>
      </w:r>
      <w:r w:rsidR="00C3155C">
        <w:rPr>
          <w:i/>
        </w:rPr>
        <w:t>crawler</w:t>
      </w:r>
      <w:r w:rsidR="00C3155C">
        <w:t xml:space="preserve">. </w:t>
      </w:r>
    </w:p>
    <w:p w14:paraId="5601DA0E" w14:textId="77901D03" w:rsidR="00693F8E" w:rsidDel="00BA3DC4" w:rsidRDefault="00C3155C" w:rsidP="00F07B42">
      <w:pPr>
        <w:rPr>
          <w:del w:id="606" w:author="Francisco J Lopez Pellicer" w:date="2016-06-15T17:51:00Z"/>
        </w:rPr>
      </w:pPr>
      <w:r>
        <w:t>Durante esta fase también se extraen nuevos enlaces presentes en las páginas que se están procesando, los cuales se añaden a la lista de enlaces para ser tenidos en cuenta en la próxima iteración.</w:t>
      </w:r>
      <w:ins w:id="607" w:author="Francisco J Lopez Pellicer" w:date="2016-06-15T17:51:00Z">
        <w:r w:rsidR="00BA3DC4">
          <w:t xml:space="preserve"> </w:t>
        </w:r>
      </w:ins>
    </w:p>
    <w:p w14:paraId="32CB0B74" w14:textId="2E2E9AE3" w:rsidR="00900959" w:rsidRDefault="00900959" w:rsidP="00F07B42">
      <w:r>
        <w:t xml:space="preserve">A </w:t>
      </w:r>
      <w:r w:rsidR="00D01AE6">
        <w:t>continuación,</w:t>
      </w:r>
      <w:r>
        <w:t xml:space="preserve"> se </w:t>
      </w:r>
      <w:r w:rsidR="00D01AE6">
        <w:t>procede</w:t>
      </w:r>
      <w:r>
        <w:t xml:space="preserve"> a guardar toda la información recolectada</w:t>
      </w:r>
      <w:r w:rsidR="00D01AE6">
        <w:t xml:space="preserve"> en algún tipo de almacén. A este proceso se le conoce por </w:t>
      </w:r>
      <w:r w:rsidR="00F23EFD">
        <w:rPr>
          <w:b/>
          <w:i/>
        </w:rPr>
        <w:t>index</w:t>
      </w:r>
      <w:r w:rsidR="00D01AE6">
        <w:t>.</w:t>
      </w:r>
    </w:p>
    <w:p w14:paraId="6BF10997" w14:textId="77777777" w:rsidR="00EB6ED8" w:rsidDel="00BA3DC4" w:rsidRDefault="00EB6ED8" w:rsidP="00F07B42">
      <w:pPr>
        <w:rPr>
          <w:del w:id="608" w:author="Francisco J Lopez Pellicer" w:date="2016-06-15T17:51:00Z"/>
        </w:rPr>
      </w:pPr>
      <w:r>
        <w:t xml:space="preserve">En el caso de </w:t>
      </w:r>
      <w:r>
        <w:rPr>
          <w:i/>
        </w:rPr>
        <w:t>crawlers</w:t>
      </w:r>
      <w:r>
        <w:t xml:space="preserve"> enfocados, existe una operación trasversal que actúa durante el resto de las operaciones. Esta operación se conoce como </w:t>
      </w:r>
      <w:r>
        <w:rPr>
          <w:b/>
          <w:i/>
        </w:rPr>
        <w:t>scoring</w:t>
      </w:r>
      <w:r>
        <w:t xml:space="preserve">. </w:t>
      </w:r>
      <w:r w:rsidR="00C3155C">
        <w:t xml:space="preserve">Durante esta operación, se puede modificar el </w:t>
      </w:r>
      <w:r w:rsidR="00C3155C">
        <w:rPr>
          <w:i/>
        </w:rPr>
        <w:t>score</w:t>
      </w:r>
      <w:r w:rsidR="00C3155C">
        <w:t xml:space="preserve"> dado a una URL, dependiendo de diversos factores, para conseguir su prioridad en el flujo de trabajo del </w:t>
      </w:r>
      <w:r w:rsidR="00C3155C">
        <w:rPr>
          <w:i/>
        </w:rPr>
        <w:t>crawler</w:t>
      </w:r>
      <w:r w:rsidR="00C3155C">
        <w:t>.</w:t>
      </w:r>
    </w:p>
    <w:p w14:paraId="1909DF64" w14:textId="77777777" w:rsidR="00900959" w:rsidRPr="00C3155C" w:rsidDel="00BA3DC4" w:rsidRDefault="00900959" w:rsidP="00F07B42">
      <w:pPr>
        <w:rPr>
          <w:del w:id="609" w:author="Francisco J Lopez Pellicer" w:date="2016-06-15T17:51:00Z"/>
        </w:rPr>
      </w:pPr>
    </w:p>
    <w:p w14:paraId="2ACBCAC8" w14:textId="77777777" w:rsidR="0069537B" w:rsidRDefault="0069537B" w:rsidP="0069537B"/>
    <w:p w14:paraId="5A4E127B" w14:textId="77777777" w:rsidR="00B90438" w:rsidRDefault="00C97BE8" w:rsidP="00B90438">
      <w:pPr>
        <w:keepNext/>
        <w:jc w:val="center"/>
      </w:pPr>
      <w:r>
        <w:rPr>
          <w:noProof/>
          <w:lang w:val="en-US" w:eastAsia="en-US"/>
        </w:rPr>
        <w:lastRenderedPageBreak/>
        <w:drawing>
          <wp:inline distT="0" distB="0" distL="0" distR="0" wp14:anchorId="0027D6CC" wp14:editId="136808FC">
            <wp:extent cx="3933825" cy="53721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ujoCrawlerAlto.png"/>
                    <pic:cNvPicPr/>
                  </pic:nvPicPr>
                  <pic:blipFill>
                    <a:blip r:embed="rId15">
                      <a:extLst>
                        <a:ext uri="{28A0092B-C50C-407E-A947-70E740481C1C}">
                          <a14:useLocalDpi xmlns:a14="http://schemas.microsoft.com/office/drawing/2010/main" val="0"/>
                        </a:ext>
                      </a:extLst>
                    </a:blip>
                    <a:stretch>
                      <a:fillRect/>
                    </a:stretch>
                  </pic:blipFill>
                  <pic:spPr>
                    <a:xfrm>
                      <a:off x="0" y="0"/>
                      <a:ext cx="3933825" cy="5372100"/>
                    </a:xfrm>
                    <a:prstGeom prst="rect">
                      <a:avLst/>
                    </a:prstGeom>
                  </pic:spPr>
                </pic:pic>
              </a:graphicData>
            </a:graphic>
          </wp:inline>
        </w:drawing>
      </w:r>
    </w:p>
    <w:p w14:paraId="187C63A2" w14:textId="5888EA15" w:rsidR="0069537B" w:rsidDel="00BA3DC4" w:rsidRDefault="00B90438" w:rsidP="00B90438">
      <w:pPr>
        <w:pStyle w:val="Caption"/>
        <w:jc w:val="center"/>
        <w:rPr>
          <w:del w:id="610" w:author="Francisco J Lopez Pellicer" w:date="2016-06-15T17:51:00Z"/>
        </w:rPr>
      </w:pPr>
      <w:bookmarkStart w:id="611" w:name="_Toc453684230"/>
      <w:bookmarkStart w:id="612" w:name="_Toc453684919"/>
      <w:bookmarkStart w:id="613" w:name="_Ref450823210"/>
      <w:r>
        <w:t xml:space="preserve">Ilustración </w:t>
      </w:r>
      <w:r>
        <w:fldChar w:fldCharType="begin"/>
      </w:r>
      <w:r>
        <w:instrText xml:space="preserve"> SEQ Ilustración \* ARABIC </w:instrText>
      </w:r>
      <w:r>
        <w:fldChar w:fldCharType="separate"/>
      </w:r>
      <w:r w:rsidR="00D54E74">
        <w:rPr>
          <w:noProof/>
        </w:rPr>
        <w:t>3</w:t>
      </w:r>
      <w:bookmarkEnd w:id="611"/>
      <w:bookmarkEnd w:id="612"/>
      <w:r>
        <w:fldChar w:fldCharType="end"/>
      </w:r>
      <w:bookmarkEnd w:id="613"/>
    </w:p>
    <w:p w14:paraId="7706EA81" w14:textId="77777777" w:rsidR="007D1D52" w:rsidRDefault="007D1D52" w:rsidP="00BA3DC4">
      <w:pPr>
        <w:pStyle w:val="Caption"/>
        <w:jc w:val="center"/>
        <w:pPrChange w:id="614" w:author="Francisco J Lopez Pellicer" w:date="2016-06-15T17:51:00Z">
          <w:pPr>
            <w:jc w:val="center"/>
          </w:pPr>
        </w:pPrChange>
      </w:pPr>
    </w:p>
    <w:p w14:paraId="691767D9" w14:textId="3E01773C" w:rsidR="0069537B" w:rsidRDefault="00B90438" w:rsidP="0069537B">
      <w:r>
        <w:t xml:space="preserve">En la </w:t>
      </w:r>
      <w:r>
        <w:fldChar w:fldCharType="begin"/>
      </w:r>
      <w:r>
        <w:instrText xml:space="preserve"> REF _Ref450823210 \h </w:instrText>
      </w:r>
      <w:r>
        <w:fldChar w:fldCharType="separate"/>
      </w:r>
      <w:r w:rsidR="00D54E74">
        <w:t xml:space="preserve">Ilustración </w:t>
      </w:r>
      <w:r w:rsidR="00D54E74">
        <w:rPr>
          <w:noProof/>
        </w:rPr>
        <w:t>3</w:t>
      </w:r>
      <w:r>
        <w:fldChar w:fldCharType="end"/>
      </w:r>
      <w:r>
        <w:t xml:space="preserve"> se puede observar el esquema del flujo habitual de un </w:t>
      </w:r>
      <w:r>
        <w:rPr>
          <w:i/>
        </w:rPr>
        <w:t>crawler</w:t>
      </w:r>
      <w:r>
        <w:t xml:space="preserve"> incluyendo todas las secciones mencionadas en este apartado.</w:t>
      </w:r>
    </w:p>
    <w:p w14:paraId="41F7EFA9" w14:textId="77777777" w:rsidR="0069537B" w:rsidRDefault="00064443" w:rsidP="00B90438">
      <w:pPr>
        <w:pStyle w:val="Heading3"/>
        <w:numPr>
          <w:ilvl w:val="2"/>
          <w:numId w:val="1"/>
        </w:numPr>
      </w:pPr>
      <w:bookmarkStart w:id="615" w:name="_Toc451013002"/>
      <w:bookmarkStart w:id="616" w:name="_Toc453002176"/>
      <w:bookmarkStart w:id="617" w:name="_Toc453779474"/>
      <w:r>
        <w:t>Educación</w:t>
      </w:r>
      <w:bookmarkEnd w:id="615"/>
      <w:bookmarkEnd w:id="616"/>
      <w:bookmarkEnd w:id="617"/>
    </w:p>
    <w:p w14:paraId="5FB1FB96" w14:textId="6EB60116" w:rsidR="00DC7DD8" w:rsidDel="00BA3DC4" w:rsidRDefault="00D47A3C" w:rsidP="00DC7DD8">
      <w:pPr>
        <w:rPr>
          <w:del w:id="618" w:author="Francisco J Lopez Pellicer" w:date="2016-06-15T17:51:00Z"/>
        </w:rPr>
      </w:pPr>
      <w:r>
        <w:t xml:space="preserve">Cuando pones en marcha un </w:t>
      </w:r>
      <w:r>
        <w:rPr>
          <w:i/>
        </w:rPr>
        <w:t>crawler</w:t>
      </w:r>
      <w:r>
        <w:t xml:space="preserve"> puedes elegir ser respetuoso con los </w:t>
      </w:r>
      <w:r>
        <w:rPr>
          <w:i/>
        </w:rPr>
        <w:t>hosts</w:t>
      </w:r>
      <w:r>
        <w:t xml:space="preserve"> que visitas o no. Normalmente los </w:t>
      </w:r>
      <w:r>
        <w:rPr>
          <w:i/>
        </w:rPr>
        <w:t>crawlers</w:t>
      </w:r>
      <w:r>
        <w:t xml:space="preserve"> están configurados para no hacer muchas peticiones seguidas a un sitio para no mermar su capacidad de respuesta para otras </w:t>
      </w:r>
      <w:r w:rsidR="00806449">
        <w:t>peticiones</w:t>
      </w:r>
      <w:r>
        <w:t>.</w:t>
      </w:r>
      <w:ins w:id="619" w:author="Francisco J Lopez Pellicer" w:date="2016-06-15T17:51:00Z">
        <w:r w:rsidR="00BA3DC4">
          <w:t xml:space="preserve"> </w:t>
        </w:r>
      </w:ins>
    </w:p>
    <w:p w14:paraId="067962C4" w14:textId="77777777" w:rsidR="00D47A3C" w:rsidRDefault="00D47A3C" w:rsidP="00DC7DD8">
      <w:r>
        <w:t xml:space="preserve">Se suele esperar unos segundos entre petición y petición para ser respetuoso. Por supuesto esto depende de la configuración del </w:t>
      </w:r>
      <w:r>
        <w:rPr>
          <w:i/>
        </w:rPr>
        <w:t>crawler</w:t>
      </w:r>
      <w:r>
        <w:t xml:space="preserve">. Por lo tanto, se puede ser tan respetuoso como el que diseña el </w:t>
      </w:r>
      <w:r>
        <w:rPr>
          <w:i/>
        </w:rPr>
        <w:t>crawler</w:t>
      </w:r>
      <w:r>
        <w:t xml:space="preserve"> quiera.</w:t>
      </w:r>
    </w:p>
    <w:p w14:paraId="0956086E" w14:textId="575492B7" w:rsidR="00A855A0" w:rsidDel="00BA3DC4" w:rsidRDefault="00D36F1D" w:rsidP="00D36F1D">
      <w:pPr>
        <w:rPr>
          <w:del w:id="620" w:author="Francisco J Lopez Pellicer" w:date="2016-06-15T17:51:00Z"/>
        </w:rPr>
      </w:pPr>
      <w:r>
        <w:rPr>
          <w:lang w:val="es-ES" w:eastAsia="es-ES"/>
        </w:rPr>
        <w:t xml:space="preserve">Existen mecanismos para limitar el consumo de ancho de banda por </w:t>
      </w:r>
      <w:r w:rsidRPr="00D36F1D">
        <w:rPr>
          <w:i/>
          <w:lang w:val="es-ES" w:eastAsia="es-ES"/>
        </w:rPr>
        <w:t>host</w:t>
      </w:r>
      <w:r>
        <w:rPr>
          <w:lang w:val="es-ES" w:eastAsia="es-ES"/>
        </w:rPr>
        <w:t>. Así como controlar el número de peticiones concurrentes y número de peticiones por hora.</w:t>
      </w:r>
      <w:ins w:id="621" w:author="Francisco J Lopez Pellicer" w:date="2016-06-15T17:51:00Z">
        <w:r w:rsidR="00BA3DC4">
          <w:t xml:space="preserve"> </w:t>
        </w:r>
      </w:ins>
    </w:p>
    <w:p w14:paraId="6934387E" w14:textId="401B3EF2" w:rsidR="00C74F39" w:rsidRDefault="00AD0A45" w:rsidP="00DC7DD8">
      <w:r>
        <w:t xml:space="preserve">Existe otra medida para intentar regular a los </w:t>
      </w:r>
      <w:r>
        <w:rPr>
          <w:i/>
        </w:rPr>
        <w:t>crawlers</w:t>
      </w:r>
      <w:r>
        <w:t xml:space="preserve">. Por defecto los </w:t>
      </w:r>
      <w:r>
        <w:rPr>
          <w:i/>
        </w:rPr>
        <w:t>crawlers</w:t>
      </w:r>
      <w:r>
        <w:t xml:space="preserve"> deben mirar el fichero</w:t>
      </w:r>
      <w:r w:rsidR="00C74F39">
        <w:t xml:space="preserve"> </w:t>
      </w:r>
      <w:r w:rsidR="00C74F39" w:rsidRPr="00C74F39">
        <w:rPr>
          <w:i/>
        </w:rPr>
        <w:t>robots.txt</w:t>
      </w:r>
      <w:r w:rsidR="00C74F39">
        <w:t xml:space="preserve">. En este dichero se pueden encontrar limitaciones a los </w:t>
      </w:r>
      <w:r w:rsidR="00C74F39">
        <w:rPr>
          <w:i/>
        </w:rPr>
        <w:t>crawlers</w:t>
      </w:r>
      <w:r w:rsidR="00C97BE8">
        <w:rPr>
          <w:i/>
        </w:rPr>
        <w:t xml:space="preserve"> </w:t>
      </w:r>
      <w:r w:rsidR="00C97BE8">
        <w:rPr>
          <w:i/>
        </w:rPr>
        <w:fldChar w:fldCharType="begin" w:fldLock="1"/>
      </w:r>
      <w:r w:rsidR="004957C0">
        <w:rPr>
          <w:i/>
        </w:rPr>
        <w:instrText>ADDIN CSL_CITATION { "citationItems" : [ { "id" : "ITEM-1", "itemData" : { "author" : [ { "dropping-particle" : "", "family" : "Google", "given" : "", "non-dropping-particle" : "", "parse-names" : false, "suffix" : "" } ], "id" : "ITEM-1", "issued" : { "date-parts" : [ [ "0" ] ] }, "title" : "Google Guides robots.txt", "type" : "article-journal" }, "uris" : [ "http://www.mendeley.com/documents/?uuid=fcfd9421-d3ca-31fc-b1c8-5af5c3e5d1bd" ] } ], "mendeley" : { "formattedCitation" : "[4]", "plainTextFormattedCitation" : "[4]", "previouslyFormattedCitation" : "[4]" }, "properties" : { "noteIndex" : 0 }, "schema" : "https://github.com/citation-style-language/schema/raw/master/csl-citation.json" }</w:instrText>
      </w:r>
      <w:r w:rsidR="00C97BE8">
        <w:rPr>
          <w:i/>
        </w:rPr>
        <w:fldChar w:fldCharType="separate"/>
      </w:r>
      <w:r w:rsidR="00C97BE8" w:rsidRPr="00C97BE8">
        <w:rPr>
          <w:noProof/>
        </w:rPr>
        <w:t>[4]</w:t>
      </w:r>
      <w:r w:rsidR="00C97BE8">
        <w:rPr>
          <w:i/>
        </w:rPr>
        <w:fldChar w:fldCharType="end"/>
      </w:r>
      <w:r w:rsidR="00C74F39">
        <w:t>.</w:t>
      </w:r>
    </w:p>
    <w:p w14:paraId="1368169D" w14:textId="640417CD" w:rsidR="00C74F39" w:rsidDel="00BA3DC4" w:rsidRDefault="00C74F39" w:rsidP="00DC7DD8">
      <w:pPr>
        <w:rPr>
          <w:del w:id="622" w:author="Francisco J Lopez Pellicer" w:date="2016-06-15T17:51:00Z"/>
        </w:rPr>
      </w:pPr>
      <w:r>
        <w:lastRenderedPageBreak/>
        <w:t xml:space="preserve">Con el fichero robots.txt se puede limitar el acceso a toda o a una parte de una web. También se pueden establecer límites a algunos </w:t>
      </w:r>
      <w:r>
        <w:rPr>
          <w:i/>
        </w:rPr>
        <w:t>crawlers,</w:t>
      </w:r>
      <w:r>
        <w:t xml:space="preserve"> pero a otros no</w:t>
      </w:r>
      <w:r w:rsidR="004957C0">
        <w:t xml:space="preserve"> </w:t>
      </w:r>
      <w:r w:rsidR="004957C0">
        <w:fldChar w:fldCharType="begin" w:fldLock="1"/>
      </w:r>
      <w:r w:rsidR="00A81868">
        <w:instrText>ADDIN CSL_CITATION { "citationItems" : [ { "id" : "ITEM-1", "itemData" : { "author" : [ { "dropping-particle" : "", "family" : "Koster", "given" : "M", "non-dropping-particle" : "", "parse-names" : false, "suffix" : "" } ], "id" : "ITEM-1", "issued" : { "date-parts" : [ [ "1996" ] ] }, "title" : "Internet draft: A Method for Web Robots Control", "type" : "article-journal" }, "uris" : [ "http://www.mendeley.com/documents/?uuid=e24e821c-5ba8-3c39-b2f7-7552dc015bf9" ] }, { "id" : "ITEM-2", "itemData" : { "id" : "ITEM-2", "issued" : { "date-parts" : [ [ "0" ] ] }, "title" : "Robots.txt About", "type" : "article-journal" }, "uris" : [ "http://www.mendeley.com/documents/?uuid=d43ce4d5-fdf3-3c68-bf49-2ffa2e0b992d" ] }, { "id" : "ITEM-3", "itemData" : { "author" : [ { "dropping-particle" : "", "family" : "Conner", "given" : "S", "non-dropping-particle" : "", "parse-names" : false, "suffix" : "" } ], "id" : "ITEM-3", "issued" : { "date-parts" : [ [ "0" ] ] }, "title" : "An Extended Standard for Robot Exclusion", "type" : "article-journal" }, "uris" : [ "http://www.mendeley.com/documents/?uuid=9ccef15c-e0d9-35a8-8b7b-901bc3c60154" ] } ], "mendeley" : { "formattedCitation" : "[5]\u2013[7]", "plainTextFormattedCitation" : "[5]\u2013[7]", "previouslyFormattedCitation" : "[5]\u2013[7]" }, "properties" : { "noteIndex" : 0 }, "schema" : "https://github.com/citation-style-language/schema/raw/master/csl-citation.json" }</w:instrText>
      </w:r>
      <w:r w:rsidR="004957C0">
        <w:fldChar w:fldCharType="separate"/>
      </w:r>
      <w:r w:rsidR="004957C0" w:rsidRPr="004957C0">
        <w:rPr>
          <w:noProof/>
        </w:rPr>
        <w:t>[5]–[7]</w:t>
      </w:r>
      <w:r w:rsidR="004957C0">
        <w:fldChar w:fldCharType="end"/>
      </w:r>
      <w:r>
        <w:t>.</w:t>
      </w:r>
      <w:ins w:id="623" w:author="Francisco J Lopez Pellicer" w:date="2016-06-15T17:51:00Z">
        <w:r w:rsidR="00BA3DC4">
          <w:t xml:space="preserve"> </w:t>
        </w:r>
      </w:ins>
    </w:p>
    <w:p w14:paraId="79591E81" w14:textId="77777777" w:rsidR="00C74F39" w:rsidRDefault="00C74F39" w:rsidP="00DC7DD8">
      <w:r>
        <w:t>A continuación, se pueden observar algunos ejemplos de robots.txt:</w:t>
      </w:r>
    </w:p>
    <w:p w14:paraId="346B8571" w14:textId="77777777" w:rsidR="00C74F39" w:rsidRDefault="00C74F39" w:rsidP="00DC7DD8">
      <w:r>
        <w:t>En este se indica que cualquier robot puede acceder a cualquier parte de la web.</w:t>
      </w:r>
    </w:p>
    <w:p w14:paraId="1BEB0CB4" w14:textId="77777777" w:rsidR="00C74F39" w:rsidRPr="00C74F39" w:rsidRDefault="00A855A0" w:rsidP="00DC7DD8">
      <w:r>
        <w:rPr>
          <w:noProof/>
          <w:lang w:val="en-US" w:eastAsia="en-US"/>
        </w:rPr>
        <mc:AlternateContent>
          <mc:Choice Requires="wps">
            <w:drawing>
              <wp:inline distT="0" distB="0" distL="0" distR="0" wp14:anchorId="07B2DC05" wp14:editId="68744907">
                <wp:extent cx="5396230" cy="622166"/>
                <wp:effectExtent l="0" t="0" r="13970" b="13335"/>
                <wp:docPr id="2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6230" cy="622166"/>
                        </a:xfrm>
                        <a:prstGeom prst="rect">
                          <a:avLst/>
                        </a:prstGeom>
                        <a:solidFill>
                          <a:srgbClr val="FFFFFF"/>
                        </a:solidFill>
                        <a:ln w="9525">
                          <a:solidFill>
                            <a:srgbClr val="000000"/>
                          </a:solidFill>
                          <a:miter lim="800000"/>
                          <a:headEnd/>
                          <a:tailEnd/>
                        </a:ln>
                      </wps:spPr>
                      <wps:txbx>
                        <w:txbxContent>
                          <w:p w14:paraId="619CA914" w14:textId="77777777" w:rsidR="00BA3DC4" w:rsidRPr="00C74F39" w:rsidRDefault="00BA3DC4" w:rsidP="00A855A0">
                            <w:pPr>
                              <w:pStyle w:val="HTMLPreformatted"/>
                              <w:rPr>
                                <w:color w:val="000000"/>
                                <w:lang w:val="en-US"/>
                              </w:rPr>
                            </w:pPr>
                            <w:r w:rsidRPr="00C74F39">
                              <w:rPr>
                                <w:color w:val="000000"/>
                                <w:lang w:val="en-US"/>
                              </w:rPr>
                              <w:t>User-agent: *</w:t>
                            </w:r>
                          </w:p>
                          <w:p w14:paraId="520F4F0A" w14:textId="77777777" w:rsidR="00BA3DC4" w:rsidRPr="00C74F39" w:rsidRDefault="00BA3DC4" w:rsidP="00A855A0">
                            <w:pPr>
                              <w:pStyle w:val="HTMLPreformatted"/>
                              <w:rPr>
                                <w:color w:val="000000"/>
                                <w:lang w:val="en-US"/>
                              </w:rPr>
                            </w:pPr>
                            <w:r w:rsidRPr="00C74F39">
                              <w:rPr>
                                <w:color w:val="000000"/>
                                <w:lang w:val="en-US"/>
                              </w:rPr>
                              <w:t xml:space="preserve">Disallow: </w:t>
                            </w:r>
                          </w:p>
                        </w:txbxContent>
                      </wps:txbx>
                      <wps:bodyPr rot="0" vert="horz" wrap="square" lIns="91440" tIns="45720" rIns="91440" bIns="45720" anchor="t" anchorCtr="0" upright="1">
                        <a:noAutofit/>
                      </wps:bodyPr>
                    </wps:wsp>
                  </a:graphicData>
                </a:graphic>
              </wp:inline>
            </w:drawing>
          </mc:Choice>
          <mc:Fallback>
            <w:pict>
              <v:rect w14:anchorId="07B2DC05" id="Rectangle 8" o:spid="_x0000_s1026" style="width:424.9pt;height:4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">
                <v:textbox>
                  <w:txbxContent>
                    <w:p w14:paraId="619CA914" w14:textId="77777777" w:rsidR="00BA3DC4" w:rsidRPr="00C74F39" w:rsidRDefault="00BA3DC4" w:rsidP="00A855A0">
                      <w:pPr>
                        <w:pStyle w:val="HTMLPreformatted"/>
                        <w:rPr>
                          <w:color w:val="000000"/>
                          <w:lang w:val="en-US"/>
                        </w:rPr>
                      </w:pPr>
                      <w:r w:rsidRPr="00C74F39">
                        <w:rPr>
                          <w:color w:val="000000"/>
                          <w:lang w:val="en-US"/>
                        </w:rPr>
                        <w:t>User-agent: *</w:t>
                      </w:r>
                    </w:p>
                    <w:p w14:paraId="520F4F0A" w14:textId="77777777" w:rsidR="00BA3DC4" w:rsidRPr="00C74F39" w:rsidRDefault="00BA3DC4" w:rsidP="00A855A0">
                      <w:pPr>
                        <w:pStyle w:val="HTMLPreformatted"/>
                        <w:rPr>
                          <w:color w:val="000000"/>
                          <w:lang w:val="en-US"/>
                        </w:rPr>
                      </w:pPr>
                      <w:r w:rsidRPr="00C74F39">
                        <w:rPr>
                          <w:color w:val="000000"/>
                          <w:lang w:val="en-US"/>
                        </w:rPr>
                        <w:t xml:space="preserve">Disallow: </w:t>
                      </w:r>
                    </w:p>
                  </w:txbxContent>
                </v:textbox>
                <w10:anchorlock/>
              </v:rect>
            </w:pict>
          </mc:Fallback>
        </mc:AlternateContent>
      </w:r>
    </w:p>
    <w:p w14:paraId="5073B95E" w14:textId="77777777" w:rsidR="007662F0" w:rsidRDefault="007662F0" w:rsidP="00DC7DD8">
      <w:r>
        <w:t>En el siguiente ejemplo todos los robots tendrían el acceso restringido a todas las secciones de la web.</w:t>
      </w:r>
    </w:p>
    <w:p w14:paraId="029B1CE6" w14:textId="77777777" w:rsidR="00C74F39" w:rsidRDefault="000B3E1E" w:rsidP="00DC7DD8">
      <w:r>
        <w:rPr>
          <w:noProof/>
          <w:lang w:val="en-US" w:eastAsia="en-US"/>
        </w:rPr>
        <mc:AlternateContent>
          <mc:Choice Requires="wps">
            <w:drawing>
              <wp:inline distT="0" distB="0" distL="0" distR="0" wp14:anchorId="28D67E35" wp14:editId="5A86DC09">
                <wp:extent cx="5375789" cy="610135"/>
                <wp:effectExtent l="0" t="0" r="34925" b="25400"/>
                <wp:docPr id="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610135"/>
                        </a:xfrm>
                        <a:prstGeom prst="rect">
                          <a:avLst/>
                        </a:prstGeom>
                        <a:solidFill>
                          <a:srgbClr val="FFFFFF"/>
                        </a:solidFill>
                        <a:ln w="9525">
                          <a:solidFill>
                            <a:srgbClr val="000000"/>
                          </a:solidFill>
                          <a:miter lim="800000"/>
                          <a:headEnd/>
                          <a:tailEnd/>
                        </a:ln>
                      </wps:spPr>
                      <wps:txbx>
                        <w:txbxContent>
                          <w:p w14:paraId="219769F5" w14:textId="77777777" w:rsidR="00BA3DC4" w:rsidRPr="00C74F39" w:rsidRDefault="00BA3DC4" w:rsidP="00C74F39">
                            <w:pPr>
                              <w:pStyle w:val="HTMLPreformatted"/>
                              <w:rPr>
                                <w:color w:val="000000"/>
                                <w:lang w:val="en-US"/>
                              </w:rPr>
                            </w:pPr>
                            <w:r w:rsidRPr="00C74F39">
                              <w:rPr>
                                <w:color w:val="000000"/>
                                <w:lang w:val="en-US"/>
                              </w:rPr>
                              <w:t>User-agent: *</w:t>
                            </w:r>
                          </w:p>
                          <w:p w14:paraId="48C893C0" w14:textId="77777777" w:rsidR="00BA3DC4" w:rsidRPr="00C74F39" w:rsidRDefault="00BA3DC4" w:rsidP="00C74F39">
                            <w:pPr>
                              <w:pStyle w:val="HTMLPreformatted"/>
                              <w:rPr>
                                <w:color w:val="000000"/>
                                <w:lang w:val="en-US"/>
                              </w:rPr>
                            </w:pPr>
                            <w:r w:rsidRPr="00C74F39">
                              <w:rPr>
                                <w:color w:val="000000"/>
                                <w:lang w:val="en-US"/>
                              </w:rPr>
                              <w:t xml:space="preserve">Disallow: </w:t>
                            </w:r>
                            <w:r>
                              <w:rPr>
                                <w:color w:val="000000"/>
                                <w:lang w:val="en-US"/>
                              </w:rPr>
                              <w:t>/</w:t>
                            </w:r>
                          </w:p>
                        </w:txbxContent>
                      </wps:txbx>
                      <wps:bodyPr rot="0" vert="horz" wrap="square" lIns="91440" tIns="45720" rIns="91440" bIns="45720" anchor="t" anchorCtr="0" upright="1">
                        <a:noAutofit/>
                      </wps:bodyPr>
                    </wps:wsp>
                  </a:graphicData>
                </a:graphic>
              </wp:inline>
            </w:drawing>
          </mc:Choice>
          <mc:Fallback>
            <w:pict>
              <v:rect w14:anchorId="28D67E35" id="Rectangle 9" o:spid="_x0000_s1027" style="width:423.3pt;height:48.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">
                <v:textbox>
                  <w:txbxContent>
                    <w:p w14:paraId="219769F5" w14:textId="77777777" w:rsidR="00BA3DC4" w:rsidRPr="00C74F39" w:rsidRDefault="00BA3DC4" w:rsidP="00C74F39">
                      <w:pPr>
                        <w:pStyle w:val="HTMLPreformatted"/>
                        <w:rPr>
                          <w:color w:val="000000"/>
                          <w:lang w:val="en-US"/>
                        </w:rPr>
                      </w:pPr>
                      <w:r w:rsidRPr="00C74F39">
                        <w:rPr>
                          <w:color w:val="000000"/>
                          <w:lang w:val="en-US"/>
                        </w:rPr>
                        <w:t>User-agent: *</w:t>
                      </w:r>
                    </w:p>
                    <w:p w14:paraId="48C893C0" w14:textId="77777777" w:rsidR="00BA3DC4" w:rsidRPr="00C74F39" w:rsidRDefault="00BA3DC4" w:rsidP="00C74F39">
                      <w:pPr>
                        <w:pStyle w:val="HTMLPreformatted"/>
                        <w:rPr>
                          <w:color w:val="000000"/>
                          <w:lang w:val="en-US"/>
                        </w:rPr>
                      </w:pPr>
                      <w:r w:rsidRPr="00C74F39">
                        <w:rPr>
                          <w:color w:val="000000"/>
                          <w:lang w:val="en-US"/>
                        </w:rPr>
                        <w:t xml:space="preserve">Disallow: </w:t>
                      </w:r>
                      <w:r>
                        <w:rPr>
                          <w:color w:val="000000"/>
                          <w:lang w:val="en-US"/>
                        </w:rPr>
                        <w:t>/</w:t>
                      </w:r>
                    </w:p>
                  </w:txbxContent>
                </v:textbox>
                <w10:anchorlock/>
              </v:rect>
            </w:pict>
          </mc:Fallback>
        </mc:AlternateContent>
      </w:r>
    </w:p>
    <w:p w14:paraId="0C6FDDA6" w14:textId="77777777" w:rsidR="007662F0" w:rsidRPr="007662F0" w:rsidRDefault="007662F0" w:rsidP="00DC7DD8">
      <w:r>
        <w:t xml:space="preserve">El siguiente corresponde a la página web de la Casa Real de España. Se ha decidido que los </w:t>
      </w:r>
      <w:r>
        <w:rPr>
          <w:i/>
        </w:rPr>
        <w:t>crawlers</w:t>
      </w:r>
      <w:r>
        <w:t xml:space="preserve"> no indexen </w:t>
      </w:r>
      <w:r w:rsidR="009A69F2">
        <w:t xml:space="preserve">algunas </w:t>
      </w:r>
      <w:r>
        <w:t>partes de la web.</w:t>
      </w:r>
    </w:p>
    <w:p w14:paraId="3A96E8C5" w14:textId="77777777" w:rsidR="00C74F39" w:rsidRDefault="000B3E1E" w:rsidP="00DC7DD8">
      <w:r>
        <w:rPr>
          <w:noProof/>
          <w:lang w:val="en-US" w:eastAsia="en-US"/>
        </w:rPr>
        <mc:AlternateContent>
          <mc:Choice Requires="wps">
            <w:drawing>
              <wp:inline distT="0" distB="0" distL="0" distR="0" wp14:anchorId="708ECCAC" wp14:editId="314EC5C4">
                <wp:extent cx="5375789" cy="1590675"/>
                <wp:effectExtent l="0" t="0" r="34925" b="34925"/>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1590675"/>
                        </a:xfrm>
                        <a:prstGeom prst="rect">
                          <a:avLst/>
                        </a:prstGeom>
                        <a:solidFill>
                          <a:srgbClr val="FFFFFF"/>
                        </a:solidFill>
                        <a:ln w="9525">
                          <a:solidFill>
                            <a:srgbClr val="000000"/>
                          </a:solidFill>
                          <a:miter lim="800000"/>
                          <a:headEnd/>
                          <a:tailEnd/>
                        </a:ln>
                      </wps:spPr>
                      <wps:txbx>
                        <w:txbxContent>
                          <w:p w14:paraId="0EAD9738" w14:textId="77777777" w:rsidR="00BA3DC4" w:rsidRPr="00C74F39" w:rsidRDefault="00BA3DC4" w:rsidP="00C602F1">
                            <w:pPr>
                              <w:pStyle w:val="HTMLPreformatted"/>
                              <w:spacing w:before="0" w:after="0"/>
                              <w:rPr>
                                <w:color w:val="000000"/>
                                <w:lang w:val="en-US"/>
                              </w:rPr>
                            </w:pPr>
                            <w:r w:rsidRPr="00C74F39">
                              <w:rPr>
                                <w:color w:val="000000"/>
                                <w:lang w:val="en-US"/>
                              </w:rPr>
                              <w:t>User-agent: *</w:t>
                            </w:r>
                          </w:p>
                          <w:p w14:paraId="348EFC90" w14:textId="77777777" w:rsidR="00BA3DC4" w:rsidRPr="00C74F39" w:rsidRDefault="00BA3DC4" w:rsidP="00C602F1">
                            <w:pPr>
                              <w:pStyle w:val="HTMLPreformatted"/>
                              <w:spacing w:before="0" w:after="0"/>
                              <w:rPr>
                                <w:color w:val="000000"/>
                                <w:lang w:val="en-US"/>
                              </w:rPr>
                            </w:pPr>
                            <w:r w:rsidRPr="00C74F39">
                              <w:rPr>
                                <w:color w:val="000000"/>
                                <w:lang w:val="en-US"/>
                              </w:rPr>
                              <w:t xml:space="preserve">Disallow: </w:t>
                            </w:r>
                          </w:p>
                          <w:p w14:paraId="6C7BE325" w14:textId="77777777" w:rsidR="00BA3DC4" w:rsidRPr="00C74F39" w:rsidRDefault="00BA3DC4" w:rsidP="00C602F1">
                            <w:pPr>
                              <w:pStyle w:val="HTMLPreformatted"/>
                              <w:spacing w:before="0" w:after="0"/>
                              <w:rPr>
                                <w:color w:val="000000"/>
                                <w:lang w:val="en-US"/>
                              </w:rPr>
                            </w:pPr>
                            <w:r w:rsidRPr="00C74F39">
                              <w:rPr>
                                <w:color w:val="000000"/>
                                <w:lang w:val="en-US"/>
                              </w:rPr>
                              <w:t>Disallow: /_*/</w:t>
                            </w:r>
                          </w:p>
                          <w:p w14:paraId="67C6038A" w14:textId="77777777" w:rsidR="00BA3DC4" w:rsidRPr="00C74F39" w:rsidRDefault="00BA3DC4" w:rsidP="00C602F1">
                            <w:pPr>
                              <w:pStyle w:val="HTMLPreformatted"/>
                              <w:spacing w:before="0" w:after="0"/>
                              <w:rPr>
                                <w:color w:val="000000"/>
                                <w:lang w:val="en-US"/>
                              </w:rPr>
                            </w:pPr>
                            <w:r w:rsidRPr="00C74F39">
                              <w:rPr>
                                <w:color w:val="000000"/>
                                <w:lang w:val="en-US"/>
                              </w:rPr>
                              <w:t>Disallow: /ES/FamiliaReal/Urdangarin/</w:t>
                            </w:r>
                          </w:p>
                          <w:p w14:paraId="3282C423" w14:textId="77777777" w:rsidR="00BA3DC4" w:rsidRPr="00C74F39" w:rsidRDefault="00BA3DC4" w:rsidP="00C602F1">
                            <w:pPr>
                              <w:pStyle w:val="HTMLPreformatted"/>
                              <w:spacing w:before="0" w:after="0"/>
                              <w:rPr>
                                <w:color w:val="000000"/>
                                <w:lang w:val="en-US"/>
                              </w:rPr>
                            </w:pPr>
                            <w:r w:rsidRPr="00C74F39">
                              <w:rPr>
                                <w:color w:val="000000"/>
                                <w:lang w:val="en-US"/>
                              </w:rPr>
                              <w:t>Disallow: /CA/FamiliaReal/Urdangarin/</w:t>
                            </w:r>
                          </w:p>
                          <w:p w14:paraId="5DAB47FB" w14:textId="77777777" w:rsidR="00BA3DC4" w:rsidRPr="00C74F39" w:rsidRDefault="00BA3DC4" w:rsidP="00C602F1">
                            <w:pPr>
                              <w:pStyle w:val="HTMLPreformatted"/>
                              <w:spacing w:before="0" w:after="0"/>
                              <w:rPr>
                                <w:color w:val="000000"/>
                                <w:lang w:val="en-US"/>
                              </w:rPr>
                            </w:pPr>
                            <w:r w:rsidRPr="00C74F39">
                              <w:rPr>
                                <w:color w:val="000000"/>
                                <w:lang w:val="en-US"/>
                              </w:rPr>
                              <w:t>Disallow: /EU/FamiliaReal/Urdangarin/</w:t>
                            </w:r>
                          </w:p>
                          <w:p w14:paraId="0EF55D26" w14:textId="77777777" w:rsidR="00BA3DC4" w:rsidRPr="00C74F39" w:rsidRDefault="00BA3DC4" w:rsidP="00C602F1">
                            <w:pPr>
                              <w:pStyle w:val="HTMLPreformatted"/>
                              <w:spacing w:before="0" w:after="0"/>
                              <w:rPr>
                                <w:color w:val="000000"/>
                                <w:lang w:val="en-US"/>
                              </w:rPr>
                            </w:pPr>
                            <w:r w:rsidRPr="00C74F39">
                              <w:rPr>
                                <w:color w:val="000000"/>
                                <w:lang w:val="en-US"/>
                              </w:rPr>
                              <w:t>Disallow: /GL/FamiliaReal/Urdangarin/</w:t>
                            </w:r>
                          </w:p>
                          <w:p w14:paraId="76034308" w14:textId="77777777" w:rsidR="00BA3DC4" w:rsidRDefault="00BA3DC4" w:rsidP="00C602F1">
                            <w:pPr>
                              <w:pStyle w:val="HTMLPreformatted"/>
                              <w:spacing w:before="0" w:after="0"/>
                              <w:rPr>
                                <w:color w:val="000000"/>
                              </w:rPr>
                            </w:pPr>
                            <w:r>
                              <w:rPr>
                                <w:color w:val="000000"/>
                              </w:rPr>
                              <w:t>Disallow: /VA/FamiliaReal/Urdangarin/</w:t>
                            </w:r>
                          </w:p>
                          <w:p w14:paraId="762F8E00" w14:textId="77777777" w:rsidR="00BA3DC4" w:rsidRDefault="00BA3DC4" w:rsidP="00C602F1">
                            <w:pPr>
                              <w:pStyle w:val="HTMLPreformatted"/>
                              <w:spacing w:before="0" w:after="0"/>
                              <w:rPr>
                                <w:color w:val="000000"/>
                              </w:rPr>
                            </w:pPr>
                            <w:r>
                              <w:rPr>
                                <w:color w:val="000000"/>
                              </w:rPr>
                              <w:t>Disallow: /EN/FamiliaReal/Urdangarin/</w:t>
                            </w:r>
                          </w:p>
                          <w:p w14:paraId="19679F32" w14:textId="77777777" w:rsidR="00BA3DC4" w:rsidRDefault="00BA3DC4" w:rsidP="00C602F1">
                            <w:pPr>
                              <w:pStyle w:val="HTMLPreformatted"/>
                              <w:spacing w:before="0" w:after="0"/>
                              <w:rPr>
                                <w:color w:val="000000"/>
                              </w:rPr>
                            </w:pPr>
                            <w:r>
                              <w:rPr>
                                <w:color w:val="000000"/>
                              </w:rPr>
                              <w:t>Sitemap: http://www.casareal.es/sitemap.xml</w:t>
                            </w:r>
                          </w:p>
                          <w:p w14:paraId="37530B1F" w14:textId="77777777" w:rsidR="00BA3DC4" w:rsidRDefault="00BA3DC4" w:rsidP="00C602F1">
                            <w:pPr>
                              <w:spacing w:before="0" w:after="0"/>
                            </w:pPr>
                          </w:p>
                        </w:txbxContent>
                      </wps:txbx>
                      <wps:bodyPr rot="0" vert="horz" wrap="square" lIns="91440" tIns="45720" rIns="91440" bIns="45720" anchor="t" anchorCtr="0" upright="1">
                        <a:noAutofit/>
                      </wps:bodyPr>
                    </wps:wsp>
                  </a:graphicData>
                </a:graphic>
              </wp:inline>
            </w:drawing>
          </mc:Choice>
          <mc:Fallback>
            <w:pict>
              <v:rect w14:anchorId="708ECCAC" id="Rectangle 7" o:spid="_x0000_s1028" style="width:423.3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">
                <v:textbox>
                  <w:txbxContent>
                    <w:p w14:paraId="0EAD9738" w14:textId="77777777" w:rsidR="00BA3DC4" w:rsidRPr="00C74F39" w:rsidRDefault="00BA3DC4" w:rsidP="00C602F1">
                      <w:pPr>
                        <w:pStyle w:val="HTMLPreformatted"/>
                        <w:spacing w:before="0" w:after="0"/>
                        <w:rPr>
                          <w:color w:val="000000"/>
                          <w:lang w:val="en-US"/>
                        </w:rPr>
                      </w:pPr>
                      <w:r w:rsidRPr="00C74F39">
                        <w:rPr>
                          <w:color w:val="000000"/>
                          <w:lang w:val="en-US"/>
                        </w:rPr>
                        <w:t>User-agent: *</w:t>
                      </w:r>
                    </w:p>
                    <w:p w14:paraId="348EFC90" w14:textId="77777777" w:rsidR="00BA3DC4" w:rsidRPr="00C74F39" w:rsidRDefault="00BA3DC4" w:rsidP="00C602F1">
                      <w:pPr>
                        <w:pStyle w:val="HTMLPreformatted"/>
                        <w:spacing w:before="0" w:after="0"/>
                        <w:rPr>
                          <w:color w:val="000000"/>
                          <w:lang w:val="en-US"/>
                        </w:rPr>
                      </w:pPr>
                      <w:r w:rsidRPr="00C74F39">
                        <w:rPr>
                          <w:color w:val="000000"/>
                          <w:lang w:val="en-US"/>
                        </w:rPr>
                        <w:t xml:space="preserve">Disallow: </w:t>
                      </w:r>
                    </w:p>
                    <w:p w14:paraId="6C7BE325" w14:textId="77777777" w:rsidR="00BA3DC4" w:rsidRPr="00C74F39" w:rsidRDefault="00BA3DC4" w:rsidP="00C602F1">
                      <w:pPr>
                        <w:pStyle w:val="HTMLPreformatted"/>
                        <w:spacing w:before="0" w:after="0"/>
                        <w:rPr>
                          <w:color w:val="000000"/>
                          <w:lang w:val="en-US"/>
                        </w:rPr>
                      </w:pPr>
                      <w:r w:rsidRPr="00C74F39">
                        <w:rPr>
                          <w:color w:val="000000"/>
                          <w:lang w:val="en-US"/>
                        </w:rPr>
                        <w:t>Disallow: /_*/</w:t>
                      </w:r>
                    </w:p>
                    <w:p w14:paraId="67C6038A" w14:textId="77777777" w:rsidR="00BA3DC4" w:rsidRPr="00C74F39" w:rsidRDefault="00BA3DC4" w:rsidP="00C602F1">
                      <w:pPr>
                        <w:pStyle w:val="HTMLPreformatted"/>
                        <w:spacing w:before="0" w:after="0"/>
                        <w:rPr>
                          <w:color w:val="000000"/>
                          <w:lang w:val="en-US"/>
                        </w:rPr>
                      </w:pPr>
                      <w:r w:rsidRPr="00C74F39">
                        <w:rPr>
                          <w:color w:val="000000"/>
                          <w:lang w:val="en-US"/>
                        </w:rPr>
                        <w:t>Disallow: /ES/FamiliaReal/Urdangarin/</w:t>
                      </w:r>
                    </w:p>
                    <w:p w14:paraId="3282C423" w14:textId="77777777" w:rsidR="00BA3DC4" w:rsidRPr="00C74F39" w:rsidRDefault="00BA3DC4" w:rsidP="00C602F1">
                      <w:pPr>
                        <w:pStyle w:val="HTMLPreformatted"/>
                        <w:spacing w:before="0" w:after="0"/>
                        <w:rPr>
                          <w:color w:val="000000"/>
                          <w:lang w:val="en-US"/>
                        </w:rPr>
                      </w:pPr>
                      <w:r w:rsidRPr="00C74F39">
                        <w:rPr>
                          <w:color w:val="000000"/>
                          <w:lang w:val="en-US"/>
                        </w:rPr>
                        <w:t>Disallow: /CA/FamiliaReal/Urdangarin/</w:t>
                      </w:r>
                    </w:p>
                    <w:p w14:paraId="5DAB47FB" w14:textId="77777777" w:rsidR="00BA3DC4" w:rsidRPr="00C74F39" w:rsidRDefault="00BA3DC4" w:rsidP="00C602F1">
                      <w:pPr>
                        <w:pStyle w:val="HTMLPreformatted"/>
                        <w:spacing w:before="0" w:after="0"/>
                        <w:rPr>
                          <w:color w:val="000000"/>
                          <w:lang w:val="en-US"/>
                        </w:rPr>
                      </w:pPr>
                      <w:r w:rsidRPr="00C74F39">
                        <w:rPr>
                          <w:color w:val="000000"/>
                          <w:lang w:val="en-US"/>
                        </w:rPr>
                        <w:t>Disallow: /EU/FamiliaReal/Urdangarin/</w:t>
                      </w:r>
                    </w:p>
                    <w:p w14:paraId="0EF55D26" w14:textId="77777777" w:rsidR="00BA3DC4" w:rsidRPr="00C74F39" w:rsidRDefault="00BA3DC4" w:rsidP="00C602F1">
                      <w:pPr>
                        <w:pStyle w:val="HTMLPreformatted"/>
                        <w:spacing w:before="0" w:after="0"/>
                        <w:rPr>
                          <w:color w:val="000000"/>
                          <w:lang w:val="en-US"/>
                        </w:rPr>
                      </w:pPr>
                      <w:r w:rsidRPr="00C74F39">
                        <w:rPr>
                          <w:color w:val="000000"/>
                          <w:lang w:val="en-US"/>
                        </w:rPr>
                        <w:t>Disallow: /GL/FamiliaReal/Urdangarin/</w:t>
                      </w:r>
                    </w:p>
                    <w:p w14:paraId="76034308" w14:textId="77777777" w:rsidR="00BA3DC4" w:rsidRDefault="00BA3DC4" w:rsidP="00C602F1">
                      <w:pPr>
                        <w:pStyle w:val="HTMLPreformatted"/>
                        <w:spacing w:before="0" w:after="0"/>
                        <w:rPr>
                          <w:color w:val="000000"/>
                        </w:rPr>
                      </w:pPr>
                      <w:r>
                        <w:rPr>
                          <w:color w:val="000000"/>
                        </w:rPr>
                        <w:t>Disallow: /VA/FamiliaReal/Urdangarin/</w:t>
                      </w:r>
                    </w:p>
                    <w:p w14:paraId="762F8E00" w14:textId="77777777" w:rsidR="00BA3DC4" w:rsidRDefault="00BA3DC4" w:rsidP="00C602F1">
                      <w:pPr>
                        <w:pStyle w:val="HTMLPreformatted"/>
                        <w:spacing w:before="0" w:after="0"/>
                        <w:rPr>
                          <w:color w:val="000000"/>
                        </w:rPr>
                      </w:pPr>
                      <w:r>
                        <w:rPr>
                          <w:color w:val="000000"/>
                        </w:rPr>
                        <w:t>Disallow: /EN/FamiliaReal/Urdangarin/</w:t>
                      </w:r>
                    </w:p>
                    <w:p w14:paraId="19679F32" w14:textId="77777777" w:rsidR="00BA3DC4" w:rsidRDefault="00BA3DC4" w:rsidP="00C602F1">
                      <w:pPr>
                        <w:pStyle w:val="HTMLPreformatted"/>
                        <w:spacing w:before="0" w:after="0"/>
                        <w:rPr>
                          <w:color w:val="000000"/>
                        </w:rPr>
                      </w:pPr>
                      <w:r>
                        <w:rPr>
                          <w:color w:val="000000"/>
                        </w:rPr>
                        <w:t>Sitemap: http://www.casareal.es/sitemap.xml</w:t>
                      </w:r>
                    </w:p>
                    <w:p w14:paraId="37530B1F" w14:textId="77777777" w:rsidR="00BA3DC4" w:rsidRDefault="00BA3DC4" w:rsidP="00C602F1">
                      <w:pPr>
                        <w:spacing w:before="0" w:after="0"/>
                      </w:pPr>
                    </w:p>
                  </w:txbxContent>
                </v:textbox>
                <w10:anchorlock/>
              </v:rect>
            </w:pict>
          </mc:Fallback>
        </mc:AlternateContent>
      </w:r>
    </w:p>
    <w:p w14:paraId="4F1FF829" w14:textId="77777777" w:rsidR="00C74F39" w:rsidRPr="007662F0" w:rsidRDefault="007662F0" w:rsidP="00DC7DD8">
      <w:r>
        <w:t xml:space="preserve">Por último, podemos ver un ejemplo de una web donde se restringe el acceso de los robots excepto uno concreto. Al </w:t>
      </w:r>
      <w:r>
        <w:rPr>
          <w:i/>
        </w:rPr>
        <w:t>crawler</w:t>
      </w:r>
      <w:r>
        <w:t xml:space="preserve"> de </w:t>
      </w:r>
      <w:r w:rsidRPr="00805B88">
        <w:rPr>
          <w:i/>
        </w:rPr>
        <w:t>Spatineo</w:t>
      </w:r>
      <w:r>
        <w:t xml:space="preserve"> se le permite acceder a los recursos WMS, pero al resto de robots no.</w:t>
      </w:r>
    </w:p>
    <w:p w14:paraId="18800BF2" w14:textId="77777777" w:rsidR="007662F0" w:rsidRDefault="000B3E1E" w:rsidP="00DC7DD8">
      <w:r>
        <w:rPr>
          <w:noProof/>
          <w:lang w:val="en-US" w:eastAsia="en-US"/>
        </w:rPr>
        <mc:AlternateContent>
          <mc:Choice Requires="wps">
            <w:drawing>
              <wp:inline distT="0" distB="0" distL="0" distR="0" wp14:anchorId="3605BD9B" wp14:editId="71C8DFAF">
                <wp:extent cx="5375789" cy="990600"/>
                <wp:effectExtent l="0" t="0" r="34925" b="25400"/>
                <wp:docPr id="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990600"/>
                        </a:xfrm>
                        <a:prstGeom prst="rect">
                          <a:avLst/>
                        </a:prstGeom>
                        <a:solidFill>
                          <a:srgbClr val="FFFFFF"/>
                        </a:solidFill>
                        <a:ln w="9525">
                          <a:solidFill>
                            <a:srgbClr val="000000"/>
                          </a:solidFill>
                          <a:miter lim="800000"/>
                          <a:headEnd/>
                          <a:tailEnd/>
                        </a:ln>
                      </wps:spPr>
                      <wps:txbx>
                        <w:txbxContent>
                          <w:p w14:paraId="7973CCD6" w14:textId="77777777" w:rsidR="00BA3DC4" w:rsidRPr="007662F0" w:rsidRDefault="00BA3DC4" w:rsidP="00C602F1">
                            <w:pPr>
                              <w:pStyle w:val="HTMLPreformatted"/>
                              <w:spacing w:before="0" w:after="0"/>
                              <w:rPr>
                                <w:color w:val="000000"/>
                                <w:lang w:val="en-US"/>
                              </w:rPr>
                            </w:pPr>
                            <w:r w:rsidRPr="007662F0">
                              <w:rPr>
                                <w:color w:val="000000"/>
                                <w:lang w:val="en-US"/>
                              </w:rPr>
                              <w:t>User-agent: spatineo</w:t>
                            </w:r>
                          </w:p>
                          <w:p w14:paraId="6A861FA2" w14:textId="77777777" w:rsidR="00BA3DC4" w:rsidRPr="007662F0" w:rsidRDefault="00BA3DC4" w:rsidP="00C602F1">
                            <w:pPr>
                              <w:pStyle w:val="HTMLPreformatted"/>
                              <w:spacing w:before="0" w:after="0"/>
                              <w:rPr>
                                <w:color w:val="000000"/>
                                <w:lang w:val="en-US"/>
                              </w:rPr>
                            </w:pPr>
                            <w:r w:rsidRPr="007662F0">
                              <w:rPr>
                                <w:color w:val="000000"/>
                                <w:lang w:val="en-US"/>
                              </w:rPr>
                              <w:t>Allow: /wms/request.php</w:t>
                            </w:r>
                          </w:p>
                          <w:p w14:paraId="3678674A" w14:textId="77777777" w:rsidR="00BA3DC4" w:rsidRDefault="00BA3DC4" w:rsidP="00C602F1">
                            <w:pPr>
                              <w:pStyle w:val="HTMLPreformatted"/>
                              <w:spacing w:before="0" w:after="0"/>
                              <w:rPr>
                                <w:color w:val="000000"/>
                              </w:rPr>
                            </w:pPr>
                            <w:r>
                              <w:rPr>
                                <w:color w:val="000000"/>
                              </w:rPr>
                              <w:t>Disallow: /</w:t>
                            </w:r>
                          </w:p>
                          <w:p w14:paraId="441F48C4" w14:textId="77777777" w:rsidR="00BA3DC4" w:rsidRDefault="00BA3DC4" w:rsidP="00C602F1">
                            <w:pPr>
                              <w:pStyle w:val="HTMLPreformatted"/>
                              <w:spacing w:before="0" w:after="0"/>
                              <w:rPr>
                                <w:color w:val="000000"/>
                              </w:rPr>
                            </w:pPr>
                          </w:p>
                          <w:p w14:paraId="7F375A98" w14:textId="77777777" w:rsidR="00BA3DC4" w:rsidRDefault="00BA3DC4" w:rsidP="00C602F1">
                            <w:pPr>
                              <w:pStyle w:val="HTMLPreformatted"/>
                              <w:spacing w:before="0" w:after="0"/>
                              <w:rPr>
                                <w:color w:val="000000"/>
                              </w:rPr>
                            </w:pPr>
                            <w:r>
                              <w:rPr>
                                <w:color w:val="000000"/>
                              </w:rPr>
                              <w:t>User-agent: *</w:t>
                            </w:r>
                          </w:p>
                          <w:p w14:paraId="099B7FCB" w14:textId="77777777" w:rsidR="00BA3DC4" w:rsidRDefault="00BA3DC4" w:rsidP="00C602F1">
                            <w:pPr>
                              <w:pStyle w:val="HTMLPreformatted"/>
                              <w:spacing w:before="0" w:after="0"/>
                              <w:rPr>
                                <w:color w:val="000000"/>
                              </w:rPr>
                            </w:pPr>
                            <w:r>
                              <w:rPr>
                                <w:color w:val="000000"/>
                              </w:rPr>
                              <w:t>Disallow: /</w:t>
                            </w:r>
                          </w:p>
                          <w:p w14:paraId="2D824AEA" w14:textId="77777777" w:rsidR="00BA3DC4" w:rsidRPr="00C74F39" w:rsidRDefault="00BA3DC4" w:rsidP="00C602F1">
                            <w:pPr>
                              <w:pStyle w:val="HTMLPreformatted"/>
                              <w:spacing w:before="0" w:after="0"/>
                              <w:rPr>
                                <w:color w:val="000000"/>
                                <w:lang w:val="en-US"/>
                              </w:rPr>
                            </w:pPr>
                          </w:p>
                        </w:txbxContent>
                      </wps:txbx>
                      <wps:bodyPr rot="0" vert="horz" wrap="square" lIns="91440" tIns="45720" rIns="91440" bIns="45720" anchor="t" anchorCtr="0" upright="1">
                        <a:noAutofit/>
                      </wps:bodyPr>
                    </wps:wsp>
                  </a:graphicData>
                </a:graphic>
              </wp:inline>
            </w:drawing>
          </mc:Choice>
          <mc:Fallback>
            <w:pict>
              <v:rect w14:anchorId="3605BD9B" id="Rectangle 10" o:spid="_x0000_s1029" style="width:423.3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">
                <v:textbox>
                  <w:txbxContent>
                    <w:p w14:paraId="7973CCD6" w14:textId="77777777" w:rsidR="00BA3DC4" w:rsidRPr="007662F0" w:rsidRDefault="00BA3DC4" w:rsidP="00C602F1">
                      <w:pPr>
                        <w:pStyle w:val="HTMLPreformatted"/>
                        <w:spacing w:before="0" w:after="0"/>
                        <w:rPr>
                          <w:color w:val="000000"/>
                          <w:lang w:val="en-US"/>
                        </w:rPr>
                      </w:pPr>
                      <w:r w:rsidRPr="007662F0">
                        <w:rPr>
                          <w:color w:val="000000"/>
                          <w:lang w:val="en-US"/>
                        </w:rPr>
                        <w:t>User-agent: spatineo</w:t>
                      </w:r>
                    </w:p>
                    <w:p w14:paraId="6A861FA2" w14:textId="77777777" w:rsidR="00BA3DC4" w:rsidRPr="007662F0" w:rsidRDefault="00BA3DC4" w:rsidP="00C602F1">
                      <w:pPr>
                        <w:pStyle w:val="HTMLPreformatted"/>
                        <w:spacing w:before="0" w:after="0"/>
                        <w:rPr>
                          <w:color w:val="000000"/>
                          <w:lang w:val="en-US"/>
                        </w:rPr>
                      </w:pPr>
                      <w:r w:rsidRPr="007662F0">
                        <w:rPr>
                          <w:color w:val="000000"/>
                          <w:lang w:val="en-US"/>
                        </w:rPr>
                        <w:t>Allow: /wms/request.php</w:t>
                      </w:r>
                    </w:p>
                    <w:p w14:paraId="3678674A" w14:textId="77777777" w:rsidR="00BA3DC4" w:rsidRDefault="00BA3DC4" w:rsidP="00C602F1">
                      <w:pPr>
                        <w:pStyle w:val="HTMLPreformatted"/>
                        <w:spacing w:before="0" w:after="0"/>
                        <w:rPr>
                          <w:color w:val="000000"/>
                        </w:rPr>
                      </w:pPr>
                      <w:r>
                        <w:rPr>
                          <w:color w:val="000000"/>
                        </w:rPr>
                        <w:t>Disallow: /</w:t>
                      </w:r>
                    </w:p>
                    <w:p w14:paraId="441F48C4" w14:textId="77777777" w:rsidR="00BA3DC4" w:rsidRDefault="00BA3DC4" w:rsidP="00C602F1">
                      <w:pPr>
                        <w:pStyle w:val="HTMLPreformatted"/>
                        <w:spacing w:before="0" w:after="0"/>
                        <w:rPr>
                          <w:color w:val="000000"/>
                        </w:rPr>
                      </w:pPr>
                    </w:p>
                    <w:p w14:paraId="7F375A98" w14:textId="77777777" w:rsidR="00BA3DC4" w:rsidRDefault="00BA3DC4" w:rsidP="00C602F1">
                      <w:pPr>
                        <w:pStyle w:val="HTMLPreformatted"/>
                        <w:spacing w:before="0" w:after="0"/>
                        <w:rPr>
                          <w:color w:val="000000"/>
                        </w:rPr>
                      </w:pPr>
                      <w:r>
                        <w:rPr>
                          <w:color w:val="000000"/>
                        </w:rPr>
                        <w:t>User-agent: *</w:t>
                      </w:r>
                    </w:p>
                    <w:p w14:paraId="099B7FCB" w14:textId="77777777" w:rsidR="00BA3DC4" w:rsidRDefault="00BA3DC4" w:rsidP="00C602F1">
                      <w:pPr>
                        <w:pStyle w:val="HTMLPreformatted"/>
                        <w:spacing w:before="0" w:after="0"/>
                        <w:rPr>
                          <w:color w:val="000000"/>
                        </w:rPr>
                      </w:pPr>
                      <w:r>
                        <w:rPr>
                          <w:color w:val="000000"/>
                        </w:rPr>
                        <w:t>Disallow: /</w:t>
                      </w:r>
                    </w:p>
                    <w:p w14:paraId="2D824AEA" w14:textId="77777777" w:rsidR="00BA3DC4" w:rsidRPr="00C74F39" w:rsidRDefault="00BA3DC4" w:rsidP="00C602F1">
                      <w:pPr>
                        <w:pStyle w:val="HTMLPreformatted"/>
                        <w:spacing w:before="0" w:after="0"/>
                        <w:rPr>
                          <w:color w:val="000000"/>
                          <w:lang w:val="en-US"/>
                        </w:rPr>
                      </w:pPr>
                    </w:p>
                  </w:txbxContent>
                </v:textbox>
                <w10:anchorlock/>
              </v:rect>
            </w:pict>
          </mc:Fallback>
        </mc:AlternateContent>
      </w:r>
    </w:p>
    <w:p w14:paraId="24A4C9E7" w14:textId="77777777" w:rsidR="00DC7DD8" w:rsidRDefault="00DC7DD8" w:rsidP="00DC7DD8">
      <w:pPr>
        <w:pStyle w:val="Heading2"/>
        <w:numPr>
          <w:ilvl w:val="1"/>
          <w:numId w:val="1"/>
        </w:numPr>
      </w:pPr>
      <w:bookmarkStart w:id="624" w:name="_Toc451013003"/>
      <w:bookmarkStart w:id="625" w:name="_Toc453002177"/>
      <w:bookmarkStart w:id="626" w:name="_Toc453779475"/>
      <w:r>
        <w:t>Crawlers famosos</w:t>
      </w:r>
      <w:bookmarkEnd w:id="624"/>
      <w:bookmarkEnd w:id="625"/>
      <w:bookmarkEnd w:id="626"/>
    </w:p>
    <w:p w14:paraId="699A0A03" w14:textId="0B6C0041" w:rsidR="00DC7DD8" w:rsidDel="00B0076A" w:rsidRDefault="00A90DA0" w:rsidP="00DC7DD8">
      <w:pPr>
        <w:rPr>
          <w:del w:id="627" w:author="Francisco J Lopez Pellicer" w:date="2016-06-15T18:16:00Z"/>
        </w:rPr>
      </w:pPr>
      <w:r>
        <w:t xml:space="preserve">Grandes empresas hacen uso de </w:t>
      </w:r>
      <w:r>
        <w:rPr>
          <w:i/>
        </w:rPr>
        <w:t>crawlers</w:t>
      </w:r>
      <w:r>
        <w:t xml:space="preserve"> para ofrecer productos y servicios. En la mayoría de casos estos son usados para alimentar un motor de búsqueda. No obstante, existen empresas que hacen uso de los </w:t>
      </w:r>
      <w:r>
        <w:rPr>
          <w:i/>
        </w:rPr>
        <w:t>crawlers</w:t>
      </w:r>
      <w:r>
        <w:t xml:space="preserve"> para otros fines como recolección de información para diversos usos.</w:t>
      </w:r>
      <w:ins w:id="628" w:author="Francisco J Lopez Pellicer" w:date="2016-06-15T18:16:00Z">
        <w:r w:rsidR="00B0076A">
          <w:t xml:space="preserve"> </w:t>
        </w:r>
      </w:ins>
    </w:p>
    <w:p w14:paraId="2F37D17A" w14:textId="77777777" w:rsidR="00B0076A" w:rsidRDefault="00B0076A" w:rsidP="00DC7DD8">
      <w:pPr>
        <w:rPr>
          <w:ins w:id="629" w:author="Francisco J Lopez Pellicer" w:date="2016-06-15T18:16:00Z"/>
        </w:rPr>
      </w:pPr>
    </w:p>
    <w:p w14:paraId="045892D7" w14:textId="77777777" w:rsidR="00A90DA0" w:rsidRDefault="00A90DA0" w:rsidP="00DC7DD8">
      <w:r>
        <w:t xml:space="preserve">Entre los más conocidos </w:t>
      </w:r>
      <w:r w:rsidR="00805B88">
        <w:t xml:space="preserve">están </w:t>
      </w:r>
      <w:r w:rsidR="00805B88">
        <w:fldChar w:fldCharType="begin" w:fldLock="1"/>
      </w:r>
      <w:r w:rsidR="00805B88">
        <w:instrText>ADDIN CSL_CITATION { "citationItems" : [ { "id" : "ITEM-1", "itemData" : { "author" : [ { "dropping-particle" : "", "family" : "Wikipedia", "given" : "", "non-dropping-particle" : "", "parse-names" : false, "suffix" : "" } ], "id" : "ITEM-1", "issued" : { "date-parts" : [ [ "0" ] ] }, "title" : "Web Crawler", "type" : "article-journal" }, "uris" : [ "http://www.mendeley.com/documents/?uuid=272fc6f3-a7a9-442c-93b3-c7629bbd26f8" ] } ], "mendeley" : { "formattedCitation" : "[3]", "plainTextFormattedCitation" : "[3]", "previouslyFormattedCitation" : "[3]" }, "properties" : { "noteIndex" : 0 }, "schema" : "https://github.com/citation-style-language/schema/raw/master/csl-citation.json" }</w:instrText>
      </w:r>
      <w:r w:rsidR="00805B88">
        <w:fldChar w:fldCharType="separate"/>
      </w:r>
      <w:r w:rsidR="00805B88" w:rsidRPr="00805B88">
        <w:rPr>
          <w:noProof/>
        </w:rPr>
        <w:t>[3]</w:t>
      </w:r>
      <w:r w:rsidR="00805B88">
        <w:fldChar w:fldCharType="end"/>
      </w:r>
      <w:r>
        <w:t>:</w:t>
      </w:r>
    </w:p>
    <w:p w14:paraId="5505F548" w14:textId="7D75BA78" w:rsidR="00A90DA0" w:rsidRDefault="00A90DA0" w:rsidP="00A90DA0">
      <w:pPr>
        <w:numPr>
          <w:ilvl w:val="0"/>
          <w:numId w:val="3"/>
        </w:numPr>
      </w:pPr>
      <w:r>
        <w:t xml:space="preserve">Googlebot – Es el </w:t>
      </w:r>
      <w:r>
        <w:rPr>
          <w:i/>
        </w:rPr>
        <w:t>crawler</w:t>
      </w:r>
      <w:r>
        <w:t xml:space="preserve"> que </w:t>
      </w:r>
      <w:r w:rsidR="00C124BE">
        <w:t xml:space="preserve">da vida al buscador </w:t>
      </w:r>
      <w:r>
        <w:t xml:space="preserve">más </w:t>
      </w:r>
      <w:r w:rsidR="00C124BE">
        <w:t xml:space="preserve">usado del </w:t>
      </w:r>
      <w:r>
        <w:t>mundo</w:t>
      </w:r>
      <w:r w:rsidR="00C124BE">
        <w:t>,</w:t>
      </w:r>
      <w:r>
        <w:t xml:space="preserve"> Google. </w:t>
      </w:r>
    </w:p>
    <w:p w14:paraId="609FA751" w14:textId="1B66E2EA" w:rsidR="00A90DA0" w:rsidRDefault="00A90DA0" w:rsidP="00A90DA0">
      <w:pPr>
        <w:numPr>
          <w:ilvl w:val="0"/>
          <w:numId w:val="3"/>
        </w:numPr>
      </w:pPr>
      <w:r>
        <w:lastRenderedPageBreak/>
        <w:t xml:space="preserve">Baiduspider -  El </w:t>
      </w:r>
      <w:r w:rsidR="00C124BE">
        <w:t>equivalente chino</w:t>
      </w:r>
      <w:r>
        <w:t xml:space="preserve"> </w:t>
      </w:r>
      <w:r>
        <w:rPr>
          <w:i/>
        </w:rPr>
        <w:t>crawler</w:t>
      </w:r>
      <w:r>
        <w:t xml:space="preserve"> anterior. Tiene el mismo fin, pero para alimentar el buscador de Baidu. Baidu es el buscador más usado en China.</w:t>
      </w:r>
    </w:p>
    <w:p w14:paraId="67E2B84C" w14:textId="77777777" w:rsidR="00A90DA0" w:rsidRDefault="00A90DA0" w:rsidP="00A90DA0">
      <w:pPr>
        <w:numPr>
          <w:ilvl w:val="0"/>
          <w:numId w:val="3"/>
        </w:numPr>
      </w:pPr>
      <w:r>
        <w:t>Bingbot – El equivalente para el motor de búsqueda de Microsoft Bing.</w:t>
      </w:r>
    </w:p>
    <w:p w14:paraId="7FC52EB2" w14:textId="2BC00789" w:rsidR="00DC46A8" w:rsidRDefault="00A90DA0" w:rsidP="00D36F1D">
      <w:pPr>
        <w:numPr>
          <w:ilvl w:val="0"/>
          <w:numId w:val="3"/>
        </w:numPr>
      </w:pPr>
      <w:r>
        <w:t xml:space="preserve">Yandexbot – Usado por Yandex. Yandex es el buscador </w:t>
      </w:r>
      <w:r w:rsidR="00C124BE">
        <w:t>más</w:t>
      </w:r>
      <w:r>
        <w:t xml:space="preserve"> usado en Rusia y algunos países de la antigua Unión Soviética.</w:t>
      </w:r>
    </w:p>
    <w:p w14:paraId="4A9D62DE" w14:textId="77777777" w:rsidR="00A90DA0" w:rsidRDefault="00D36F1D" w:rsidP="00D36F1D">
      <w:pPr>
        <w:numPr>
          <w:ilvl w:val="0"/>
          <w:numId w:val="3"/>
        </w:numPr>
        <w:jc w:val="left"/>
      </w:pPr>
      <w:r>
        <w:t xml:space="preserve">Yahoo! Slurp – Era el antiguo </w:t>
      </w:r>
      <w:r>
        <w:rPr>
          <w:i/>
        </w:rPr>
        <w:t>crawler</w:t>
      </w:r>
      <w:r>
        <w:t xml:space="preserve"> de Yahoo. Fue fusionado con el de Microsoft y se pasó a usar Bingbot.</w:t>
      </w:r>
    </w:p>
    <w:p w14:paraId="12E6B066" w14:textId="77777777" w:rsidR="003A31B9" w:rsidRDefault="003A31B9" w:rsidP="003A31B9">
      <w:pPr>
        <w:pStyle w:val="Heading1"/>
        <w:numPr>
          <w:ilvl w:val="0"/>
          <w:numId w:val="1"/>
        </w:numPr>
      </w:pPr>
      <w:bookmarkStart w:id="630" w:name="_Toc451013004"/>
      <w:bookmarkStart w:id="631" w:name="_Toc453002178"/>
      <w:bookmarkStart w:id="632" w:name="_Toc453779476"/>
      <w:r>
        <w:lastRenderedPageBreak/>
        <w:t>Nutch</w:t>
      </w:r>
      <w:bookmarkEnd w:id="630"/>
      <w:bookmarkEnd w:id="631"/>
      <w:bookmarkEnd w:id="632"/>
    </w:p>
    <w:p w14:paraId="3709F30D" w14:textId="6323DE67" w:rsidR="003374C5" w:rsidDel="00BA3DC4" w:rsidRDefault="00BA3DC4" w:rsidP="00BA3DC4">
      <w:pPr>
        <w:rPr>
          <w:del w:id="633" w:author="Francisco J Lopez Pellicer" w:date="2016-06-15T17:52:00Z"/>
        </w:rPr>
        <w:pPrChange w:id="634" w:author="Francisco J Lopez Pellicer" w:date="2016-06-15T17:53:00Z">
          <w:pPr/>
        </w:pPrChange>
      </w:pPr>
      <w:ins w:id="635" w:author="Francisco J Lopez Pellicer" w:date="2016-06-15T17:53:00Z">
        <w:r>
          <w:t xml:space="preserve">Nutch es un </w:t>
        </w:r>
        <w:r>
          <w:rPr>
            <w:i/>
          </w:rPr>
          <w:t>crawler</w:t>
        </w:r>
        <w:r>
          <w:t xml:space="preserve"> genérico</w:t>
        </w:r>
        <w:r w:rsidR="00B0076A">
          <w:t xml:space="preserve"> implementado en </w:t>
        </w:r>
        <w:r w:rsidR="00B0076A" w:rsidRPr="00B0076A">
          <w:rPr>
            <w:b/>
            <w:rPrChange w:id="636" w:author="Francisco J Lopez Pellicer" w:date="2016-06-15T18:17:00Z">
              <w:rPr/>
            </w:rPrChange>
          </w:rPr>
          <w:t>Java</w:t>
        </w:r>
        <w:r w:rsidR="00B0076A">
          <w:t xml:space="preserve"> </w:t>
        </w:r>
        <w:r>
          <w:t xml:space="preserve">de </w:t>
        </w:r>
        <w:r w:rsidRPr="00722739">
          <w:rPr>
            <w:b/>
          </w:rPr>
          <w:t>código abierto</w:t>
        </w:r>
        <w:r>
          <w:t>. Al ser de código abierto permite modificaciones en su estructura central de manera que se puede cambiar de cualquier manera siendo posible cualquier variación.</w:t>
        </w:r>
      </w:ins>
      <w:ins w:id="637" w:author="Francisco J Lopez Pellicer" w:date="2016-06-15T18:17:00Z">
        <w:r w:rsidR="00B0076A">
          <w:t xml:space="preserve"> </w:t>
        </w:r>
      </w:ins>
      <w:r w:rsidR="003374C5">
        <w:t xml:space="preserve">Nutch </w:t>
      </w:r>
      <w:ins w:id="638" w:author="Francisco J Lopez Pellicer" w:date="2016-06-15T17:53:00Z">
        <w:r>
          <w:t>f</w:t>
        </w:r>
      </w:ins>
      <w:del w:id="639" w:author="Francisco J Lopez Pellicer" w:date="2016-06-15T17:53:00Z">
        <w:r w:rsidR="003374C5" w:rsidDel="00BA3DC4">
          <w:delText>es un producto realizado Apache Software Foundation para complementarse con Apache Solr, Apache Lucene y Apache Hadoop.</w:delText>
        </w:r>
      </w:del>
    </w:p>
    <w:p w14:paraId="7BA5A824" w14:textId="0419CEEA" w:rsidR="00722739" w:rsidDel="00BA3DC4" w:rsidRDefault="00722739" w:rsidP="00BA3DC4">
      <w:pPr>
        <w:rPr>
          <w:del w:id="640" w:author="Francisco J Lopez Pellicer" w:date="2016-06-15T17:52:00Z"/>
        </w:rPr>
        <w:pPrChange w:id="641" w:author="Francisco J Lopez Pellicer" w:date="2016-06-15T17:53:00Z">
          <w:pPr/>
        </w:pPrChange>
      </w:pPr>
      <w:del w:id="642" w:author="Francisco J Lopez Pellicer" w:date="2016-06-15T17:53:00Z">
        <w:r w:rsidDel="00BA3DC4">
          <w:delText>F</w:delText>
        </w:r>
      </w:del>
      <w:r>
        <w:t>ue creado por Doug Cutting</w:t>
      </w:r>
      <w:r w:rsidRPr="000E566C">
        <w:rPr>
          <w:rStyle w:val="FootnoteReference"/>
        </w:rPr>
        <w:footnoteReference w:id="2"/>
      </w:r>
      <w:r>
        <w:t xml:space="preserve"> y Mike Cafarella</w:t>
      </w:r>
      <w:ins w:id="643" w:author="Francisco J Lopez Pellicer" w:date="2016-06-15T17:53:00Z">
        <w:r w:rsidR="00BA3DC4">
          <w:t xml:space="preserve"> como un crawler genérico</w:t>
        </w:r>
      </w:ins>
      <w:r>
        <w:t xml:space="preserve">. Desde su creación la herramienta fue ganando popularidad hasta que en 2005 ingresó en el programa </w:t>
      </w:r>
      <w:r w:rsidRPr="000E566C">
        <w:t>Apache Incubator</w:t>
      </w:r>
      <w:r w:rsidRPr="000E566C">
        <w:rPr>
          <w:rStyle w:val="FootnoteReference"/>
          <w:rPrChange w:id="644" w:author="Jorge Cáncer Gil" w:date="2016-06-13T21:47:00Z">
            <w:rPr>
              <w:rStyle w:val="FootnoteReference"/>
              <w:i/>
            </w:rPr>
          </w:rPrChange>
        </w:rPr>
        <w:footnoteReference w:id="3"/>
      </w:r>
      <w:r>
        <w:t>, a través del cual consiguió convertirse en un subproyecto de Lucene</w:t>
      </w:r>
      <w:r w:rsidR="00805B88">
        <w:t xml:space="preserve"> </w:t>
      </w:r>
      <w:r w:rsidR="00805B88">
        <w:fldChar w:fldCharType="begin" w:fldLock="1"/>
      </w:r>
      <w:r w:rsidR="00A81868">
        <w:instrText>ADDIN CSL_CITATION { "citationItems" : [ { "id" : "ITEM-1", "itemData" : { "author" : [ { "dropping-particle" : "", "family" : "Wikipedia", "given" : "", "non-dropping-particle" : "", "parse-names" : false, "suffix" : "" } ], "id" : "ITEM-1", "issued" : { "date-parts" : [ [ "0" ] ] }, "title" : "Apache Nutch", "type" : "article-journal" }, "uris" : [ "http://www.mendeley.com/documents/?uuid=01ef029f-8e81-4b0d-b016-ec6e191c6689" ] } ], "mendeley" : { "formattedCitation" : "[8]", "plainTextFormattedCitation" : "[8]", "previouslyFormattedCitation" : "[8]" }, "properties" : { "noteIndex" : 0 }, "schema" : "https://github.com/citation-style-language/schema/raw/master/csl-citation.json" }</w:instrText>
      </w:r>
      <w:r w:rsidR="00805B88">
        <w:fldChar w:fldCharType="separate"/>
      </w:r>
      <w:r w:rsidR="00805B88" w:rsidRPr="00805B88">
        <w:rPr>
          <w:noProof/>
        </w:rPr>
        <w:t>[</w:t>
      </w:r>
      <w:r w:rsidR="004957C0" w:rsidRPr="004957C0">
        <w:rPr>
          <w:noProof/>
        </w:rPr>
        <w:t>8</w:t>
      </w:r>
      <w:r w:rsidR="00805B88" w:rsidRPr="00805B88">
        <w:rPr>
          <w:noProof/>
        </w:rPr>
        <w:t>]</w:t>
      </w:r>
      <w:r w:rsidR="00805B88">
        <w:fldChar w:fldCharType="end"/>
      </w:r>
      <w:r>
        <w:t>.</w:t>
      </w:r>
      <w:ins w:id="645" w:author="Francisco J Lopez Pellicer" w:date="2016-06-15T17:52:00Z">
        <w:r w:rsidR="00BA3DC4">
          <w:t xml:space="preserve"> </w:t>
        </w:r>
      </w:ins>
    </w:p>
    <w:p w14:paraId="634252E8" w14:textId="77777777" w:rsidR="00722739" w:rsidRDefault="00722739" w:rsidP="00BA3DC4">
      <w:pPr>
        <w:pPrChange w:id="646" w:author="Francisco J Lopez Pellicer" w:date="2016-06-15T17:53:00Z">
          <w:pPr>
            <w:jc w:val="left"/>
          </w:pPr>
        </w:pPrChange>
      </w:pPr>
      <w:r>
        <w:t xml:space="preserve">Desde abril de 2010 Nutch está considerado como un proyecto de alto nivel e independiente de </w:t>
      </w:r>
      <w:r>
        <w:rPr>
          <w:i/>
        </w:rPr>
        <w:t>Apache Software Foundation</w:t>
      </w:r>
      <w:r>
        <w:t>.</w:t>
      </w:r>
    </w:p>
    <w:p w14:paraId="20F558DC" w14:textId="7FFAE324" w:rsidR="003374C5" w:rsidDel="00BA3DC4" w:rsidRDefault="003374C5" w:rsidP="003374C5">
      <w:pPr>
        <w:rPr>
          <w:del w:id="647" w:author="Francisco J Lopez Pellicer" w:date="2016-06-15T17:53:00Z"/>
        </w:rPr>
      </w:pPr>
      <w:del w:id="648" w:author="Francisco J Lopez Pellicer" w:date="2016-06-15T17:52:00Z">
        <w:r w:rsidDel="00BA3DC4">
          <w:delText>E</w:delText>
        </w:r>
      </w:del>
      <w:del w:id="649" w:author="Francisco J Lopez Pellicer" w:date="2016-06-15T17:53:00Z">
        <w:r w:rsidDel="00BA3DC4">
          <w:delText xml:space="preserve">s un </w:delText>
        </w:r>
        <w:r w:rsidDel="00BA3DC4">
          <w:rPr>
            <w:i/>
          </w:rPr>
          <w:delText>crawler</w:delText>
        </w:r>
        <w:r w:rsidDel="00BA3DC4">
          <w:delText xml:space="preserve"> genérico ampliamente extendido de </w:delText>
        </w:r>
        <w:r w:rsidRPr="00722739" w:rsidDel="00BA3DC4">
          <w:rPr>
            <w:b/>
          </w:rPr>
          <w:delText>código abierto</w:delText>
        </w:r>
        <w:r w:rsidDel="00BA3DC4">
          <w:delText>. Al ser de código abierto permite modificaciones en su estructura central de manera que se puede cambiar de cualquier manera siendo posible cualquier variación.</w:delText>
        </w:r>
      </w:del>
    </w:p>
    <w:p w14:paraId="6C564CBC" w14:textId="6FDEDD74" w:rsidR="00DC46A8" w:rsidDel="00B0076A" w:rsidRDefault="006B025D" w:rsidP="00722739">
      <w:pPr>
        <w:rPr>
          <w:del w:id="650" w:author="Francisco J Lopez Pellicer" w:date="2016-06-15T18:17:00Z"/>
        </w:rPr>
      </w:pPr>
      <w:del w:id="651" w:author="Francisco J Lopez Pellicer" w:date="2016-06-15T18:17:00Z">
        <w:r w:rsidDel="00B0076A">
          <w:delText xml:space="preserve">Apache Nutch está implementado en el lenguaje de programación </w:delText>
        </w:r>
        <w:r w:rsidRPr="00000DC7" w:rsidDel="00B0076A">
          <w:rPr>
            <w:b/>
          </w:rPr>
          <w:delText>Java</w:delText>
        </w:r>
        <w:r w:rsidR="00CF0F78" w:rsidDel="00B0076A">
          <w:delText>.</w:delText>
        </w:r>
      </w:del>
    </w:p>
    <w:p w14:paraId="0FF9228F" w14:textId="53E29FF4" w:rsidR="00CF0F78" w:rsidDel="00B0076A" w:rsidRDefault="00CF0F78" w:rsidP="003374C5">
      <w:pPr>
        <w:rPr>
          <w:del w:id="652" w:author="Francisco J Lopez Pellicer" w:date="2016-06-15T18:17:00Z"/>
        </w:rPr>
      </w:pPr>
      <w:r>
        <w:t xml:space="preserve">A parte de poder modificar el código del núcleo de Nutch, existen los denominados </w:t>
      </w:r>
      <w:r w:rsidRPr="00722739">
        <w:rPr>
          <w:b/>
        </w:rPr>
        <w:t>puntos de extensión</w:t>
      </w:r>
      <w:r>
        <w:t>. Los puntos de extensión son punto</w:t>
      </w:r>
      <w:r w:rsidR="00442EAB">
        <w:t>s</w:t>
      </w:r>
      <w:r>
        <w:t xml:space="preserve"> del flujo de ejecución de Nutch que pueden ser ampliados mediante la implementación de </w:t>
      </w:r>
      <w:r>
        <w:rPr>
          <w:i/>
        </w:rPr>
        <w:t>plugins</w:t>
      </w:r>
      <w:r>
        <w:t>.</w:t>
      </w:r>
      <w:ins w:id="653" w:author="Francisco J Lopez Pellicer" w:date="2016-06-15T18:17:00Z">
        <w:r w:rsidR="00B0076A">
          <w:t xml:space="preserve"> </w:t>
        </w:r>
      </w:ins>
    </w:p>
    <w:p w14:paraId="60AB58E9" w14:textId="3591FBED" w:rsidR="00C24DF5" w:rsidRDefault="00C24DF5" w:rsidP="003374C5">
      <w:r>
        <w:t xml:space="preserve">En la </w:t>
      </w:r>
      <w:r>
        <w:fldChar w:fldCharType="begin"/>
      </w:r>
      <w:r>
        <w:instrText xml:space="preserve"> REF _Ref453428172 \h </w:instrText>
      </w:r>
      <w:r>
        <w:fldChar w:fldCharType="separate"/>
      </w:r>
      <w:r w:rsidR="00D54E74">
        <w:t xml:space="preserve">Figura </w:t>
      </w:r>
      <w:r w:rsidR="00D54E74">
        <w:rPr>
          <w:noProof/>
        </w:rPr>
        <w:t>1</w:t>
      </w:r>
      <w:r>
        <w:fldChar w:fldCharType="end"/>
      </w:r>
      <w:r>
        <w:t xml:space="preserve"> se puede observar un diagrama de la arquitectura de Nutch.</w:t>
      </w:r>
    </w:p>
    <w:p w14:paraId="0CF17661" w14:textId="77777777" w:rsidR="00C24DF5" w:rsidRDefault="008A6E2A" w:rsidP="00C602F1">
      <w:pPr>
        <w:keepNext/>
        <w:spacing w:after="100" w:afterAutospacing="1"/>
        <w:jc w:val="center"/>
      </w:pPr>
      <w:r>
        <w:rPr>
          <w:noProof/>
          <w:lang w:val="en-US" w:eastAsia="en-US"/>
        </w:rPr>
        <w:drawing>
          <wp:inline distT="0" distB="0" distL="0" distR="0" wp14:anchorId="26572954" wp14:editId="78D936EE">
            <wp:extent cx="5396230" cy="30683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aArquitecturaNutch.png"/>
                    <pic:cNvPicPr/>
                  </pic:nvPicPr>
                  <pic:blipFill>
                    <a:blip r:embed="rId16">
                      <a:extLst>
                        <a:ext uri="{28A0092B-C50C-407E-A947-70E740481C1C}">
                          <a14:useLocalDpi xmlns:a14="http://schemas.microsoft.com/office/drawing/2010/main" val="0"/>
                        </a:ext>
                      </a:extLst>
                    </a:blip>
                    <a:stretch>
                      <a:fillRect/>
                    </a:stretch>
                  </pic:blipFill>
                  <pic:spPr>
                    <a:xfrm>
                      <a:off x="0" y="0"/>
                      <a:ext cx="5396230" cy="3068320"/>
                    </a:xfrm>
                    <a:prstGeom prst="rect">
                      <a:avLst/>
                    </a:prstGeom>
                  </pic:spPr>
                </pic:pic>
              </a:graphicData>
            </a:graphic>
          </wp:inline>
        </w:drawing>
      </w:r>
    </w:p>
    <w:p w14:paraId="2489EAC2" w14:textId="2A209FC0" w:rsidR="00C24DF5" w:rsidRDefault="00C24DF5" w:rsidP="00C24DF5">
      <w:pPr>
        <w:pStyle w:val="Caption"/>
        <w:jc w:val="center"/>
      </w:pPr>
      <w:bookmarkStart w:id="654" w:name="_Toc453684231"/>
      <w:bookmarkStart w:id="655" w:name="_Toc453684922"/>
      <w:bookmarkStart w:id="656" w:name="_Ref453428172"/>
      <w:r>
        <w:t xml:space="preserve">Figura </w:t>
      </w:r>
      <w:r>
        <w:fldChar w:fldCharType="begin"/>
      </w:r>
      <w:r>
        <w:instrText xml:space="preserve"> SEQ Figura \* ARABIC </w:instrText>
      </w:r>
      <w:r>
        <w:fldChar w:fldCharType="separate"/>
      </w:r>
      <w:r w:rsidR="00921880">
        <w:rPr>
          <w:noProof/>
        </w:rPr>
        <w:t>1</w:t>
      </w:r>
      <w:bookmarkEnd w:id="654"/>
      <w:bookmarkEnd w:id="655"/>
      <w:r>
        <w:fldChar w:fldCharType="end"/>
      </w:r>
      <w:bookmarkEnd w:id="656"/>
    </w:p>
    <w:p w14:paraId="59FFE672" w14:textId="778D087D" w:rsidR="00900959" w:rsidRDefault="00FF0822" w:rsidP="00DB464F">
      <w:pPr>
        <w:pStyle w:val="Heading2"/>
        <w:numPr>
          <w:ilvl w:val="1"/>
          <w:numId w:val="1"/>
        </w:numPr>
      </w:pPr>
      <w:bookmarkStart w:id="657" w:name="_Toc453779477"/>
      <w:r>
        <w:t>Estructura</w:t>
      </w:r>
      <w:bookmarkEnd w:id="657"/>
    </w:p>
    <w:p w14:paraId="493898AD" w14:textId="381F3460" w:rsidR="00DB464F" w:rsidDel="00B0076A" w:rsidRDefault="006F08A1" w:rsidP="00DB464F">
      <w:pPr>
        <w:rPr>
          <w:del w:id="658" w:author="Francisco J Lopez Pellicer" w:date="2016-06-15T18:17:00Z"/>
        </w:rPr>
      </w:pPr>
      <w:r>
        <w:t>La estructura de ficheros de Nutch está compuesta por carpetas con distinta finalidad.</w:t>
      </w:r>
      <w:ins w:id="659" w:author="Francisco J Lopez Pellicer" w:date="2016-06-15T18:17:00Z">
        <w:r w:rsidR="00B0076A">
          <w:t xml:space="preserve"> </w:t>
        </w:r>
      </w:ins>
      <w:del w:id="660" w:author="Francisco J Lopez Pellicer" w:date="2016-06-15T18:17:00Z">
        <w:r w:rsidDel="00B0076A">
          <w:delText xml:space="preserve"> </w:delText>
        </w:r>
      </w:del>
    </w:p>
    <w:p w14:paraId="65D02015" w14:textId="70BEC0EE" w:rsidR="009D4B04" w:rsidRDefault="006F08A1" w:rsidP="00DB464F">
      <w:r>
        <w:t xml:space="preserve">A </w:t>
      </w:r>
      <w:r w:rsidR="009D4B04">
        <w:t>continuación,</w:t>
      </w:r>
      <w:r>
        <w:t xml:space="preserve"> se va a </w:t>
      </w:r>
      <w:r w:rsidR="009D4B04">
        <w:t>explicar la finalidad de ellas:</w:t>
      </w:r>
      <w:r>
        <w:t xml:space="preserve"> </w:t>
      </w:r>
    </w:p>
    <w:p w14:paraId="7C6BA0D0" w14:textId="77777777" w:rsidR="009D4B04" w:rsidRDefault="009D4B04" w:rsidP="00FF0822">
      <w:pPr>
        <w:pStyle w:val="ListBullet2"/>
      </w:pPr>
      <w:r w:rsidRPr="00A81868">
        <w:rPr>
          <w:rStyle w:val="FicherosycarpetasCar"/>
        </w:rPr>
        <w:t>bin</w:t>
      </w:r>
      <w:r>
        <w:t xml:space="preserve"> – Contienen dos scripts para Shell. Estos son:</w:t>
      </w:r>
    </w:p>
    <w:p w14:paraId="48054DF0" w14:textId="10DF20A6" w:rsidR="009D4B04" w:rsidRDefault="009D4B04" w:rsidP="00FF0822">
      <w:pPr>
        <w:pStyle w:val="ListBullet2"/>
        <w:tabs>
          <w:tab w:val="clear" w:pos="643"/>
          <w:tab w:val="num" w:pos="1003"/>
        </w:tabs>
        <w:ind w:left="1003"/>
      </w:pPr>
      <w:r w:rsidRPr="00D36F1D">
        <w:rPr>
          <w:rFonts w:ascii="Consolas" w:hAnsi="Consolas"/>
        </w:rPr>
        <w:t>Nutch.sh</w:t>
      </w:r>
      <w:r>
        <w:t xml:space="preserve"> – Este fichero permite ejecutar cualquier sección de Nutch. Consultar </w:t>
      </w:r>
      <w:r>
        <w:fldChar w:fldCharType="begin"/>
      </w:r>
      <w:r>
        <w:instrText xml:space="preserve"> REF _Ref451008114 \h </w:instrText>
      </w:r>
      <w:r w:rsidR="008E1D94">
        <w:instrText xml:space="preserve"> \* MERGEFORMAT </w:instrText>
      </w:r>
      <w:r>
        <w:fldChar w:fldCharType="separate"/>
      </w:r>
      <w:r w:rsidR="00D54E74">
        <w:t>Anexo A – Operaciones de Nutch</w:t>
      </w:r>
      <w:r>
        <w:fldChar w:fldCharType="end"/>
      </w:r>
      <w:r>
        <w:t xml:space="preserve"> para más información. </w:t>
      </w:r>
    </w:p>
    <w:p w14:paraId="0E8BCC21" w14:textId="77777777" w:rsidR="009D4B04" w:rsidRDefault="009D4B04" w:rsidP="00FF0822">
      <w:pPr>
        <w:pStyle w:val="ListBullet2"/>
        <w:tabs>
          <w:tab w:val="clear" w:pos="643"/>
          <w:tab w:val="num" w:pos="1003"/>
        </w:tabs>
        <w:ind w:left="1003"/>
      </w:pPr>
      <w:r w:rsidRPr="00D36F1D">
        <w:rPr>
          <w:rFonts w:ascii="Consolas" w:hAnsi="Consolas"/>
        </w:rPr>
        <w:lastRenderedPageBreak/>
        <w:t>Crawl.sh</w:t>
      </w:r>
      <w:r>
        <w:t xml:space="preserve"> – Permite la ejecución entera del flujo completo de Nutch. Se deben introducir una serie de parámetros para la configuración básica de la ejecución.</w:t>
      </w:r>
    </w:p>
    <w:p w14:paraId="2422BC99" w14:textId="28A3B9A9" w:rsidR="009D4B04" w:rsidRDefault="009D4B04" w:rsidP="00FF0822">
      <w:pPr>
        <w:pStyle w:val="ListBullet2"/>
      </w:pPr>
      <w:r w:rsidRPr="00A81868">
        <w:rPr>
          <w:rStyle w:val="FicherosycarpetasCar"/>
        </w:rPr>
        <w:t>build</w:t>
      </w:r>
      <w:r>
        <w:t xml:space="preserve"> – Carpeta generada automáticamente al compilar Nutch con Ant. Contiene todos los ficheros necesarios para la ejecución de Nutch. Para más información se puede consultar</w:t>
      </w:r>
      <w:r w:rsidR="00451DA4">
        <w:t xml:space="preserve"> la sección </w:t>
      </w:r>
      <w:r w:rsidR="00451DA4">
        <w:fldChar w:fldCharType="begin"/>
      </w:r>
      <w:r w:rsidR="00451DA4">
        <w:instrText xml:space="preserve"> REF _Ref451008628 \h </w:instrText>
      </w:r>
      <w:r w:rsidR="008E1D94">
        <w:instrText xml:space="preserve"> \* MERGEFORMAT </w:instrText>
      </w:r>
      <w:r w:rsidR="00451DA4">
        <w:fldChar w:fldCharType="separate"/>
      </w:r>
      <w:r w:rsidR="00D54E74">
        <w:t>Compilación de Nutch</w:t>
      </w:r>
      <w:r w:rsidR="00451DA4">
        <w:fldChar w:fldCharType="end"/>
      </w:r>
      <w:r>
        <w:t>.</w:t>
      </w:r>
    </w:p>
    <w:p w14:paraId="63A9EC4E" w14:textId="38514B95" w:rsidR="009D4B04" w:rsidRDefault="009D4B04" w:rsidP="00FF0822">
      <w:pPr>
        <w:pStyle w:val="ListBullet2"/>
      </w:pPr>
      <w:r w:rsidRPr="00A81868">
        <w:rPr>
          <w:rStyle w:val="FicherosycarpetasCar"/>
        </w:rPr>
        <w:t>conf</w:t>
      </w:r>
      <w:r>
        <w:t xml:space="preserve"> – Contiene todos los ficheros de configuración de Nutch. Con estos ficheros se puede alterar el comportamiento de Nutch como se desee. Se pueden editar los plugins a usar, el tipo de URLs aceptadas, etc. Se pueden consultar detalles de los ficheros de configuración de Nutch en </w:t>
      </w:r>
      <w:r w:rsidR="00451DA4">
        <w:t xml:space="preserve">la sección </w:t>
      </w:r>
      <w:r>
        <w:fldChar w:fldCharType="begin"/>
      </w:r>
      <w:r>
        <w:instrText xml:space="preserve"> REF _Ref451008477 \h </w:instrText>
      </w:r>
      <w:r w:rsidR="008E1D94">
        <w:instrText xml:space="preserve"> \* MERGEFORMAT </w:instrText>
      </w:r>
      <w:r>
        <w:fldChar w:fldCharType="separate"/>
      </w:r>
      <w:r w:rsidR="00D54E74">
        <w:t>Configuración de Nutch</w:t>
      </w:r>
      <w:r>
        <w:fldChar w:fldCharType="end"/>
      </w:r>
      <w:r>
        <w:t>.</w:t>
      </w:r>
    </w:p>
    <w:p w14:paraId="08DB6B6B" w14:textId="77777777" w:rsidR="009D4B04" w:rsidRDefault="009D4B04" w:rsidP="00FF0822">
      <w:pPr>
        <w:pStyle w:val="ListBullet2"/>
      </w:pPr>
      <w:r w:rsidRPr="00A81868">
        <w:rPr>
          <w:rStyle w:val="FicherosycarpetasCar"/>
        </w:rPr>
        <w:t>docker</w:t>
      </w:r>
      <w:r>
        <w:t xml:space="preserve"> – Ficheros necesarios para desplegar Nutch en Docker.</w:t>
      </w:r>
    </w:p>
    <w:p w14:paraId="64B49DBE" w14:textId="260BDFB5" w:rsidR="009D4B04" w:rsidRDefault="009D4B04" w:rsidP="00FF0822">
      <w:pPr>
        <w:pStyle w:val="ListBullet2"/>
      </w:pPr>
      <w:r w:rsidRPr="00A81868">
        <w:rPr>
          <w:rStyle w:val="FicherosycarpetasCar"/>
        </w:rPr>
        <w:t>ivy</w:t>
      </w:r>
      <w:r>
        <w:t xml:space="preserve"> – Configuración de la compilación de </w:t>
      </w:r>
      <w:r w:rsidR="00451DA4">
        <w:t>N</w:t>
      </w:r>
      <w:r>
        <w:t>utch</w:t>
      </w:r>
      <w:r w:rsidR="00451DA4">
        <w:t xml:space="preserve">. Se usan Ivy como gestor de dependencias y </w:t>
      </w:r>
      <w:r w:rsidR="00451DA4" w:rsidRPr="00000DC7">
        <w:rPr>
          <w:b/>
        </w:rPr>
        <w:t>Ant</w:t>
      </w:r>
      <w:r w:rsidR="00451DA4">
        <w:t xml:space="preserve"> para compilar. Para más información consultar la sección </w:t>
      </w:r>
      <w:r w:rsidR="00451DA4">
        <w:fldChar w:fldCharType="begin"/>
      </w:r>
      <w:r w:rsidR="00451DA4">
        <w:instrText xml:space="preserve"> REF _Ref451008628 \h </w:instrText>
      </w:r>
      <w:r w:rsidR="008E1D94">
        <w:instrText xml:space="preserve"> \* MERGEFORMAT </w:instrText>
      </w:r>
      <w:r w:rsidR="00451DA4">
        <w:fldChar w:fldCharType="separate"/>
      </w:r>
      <w:r w:rsidR="00D54E74">
        <w:t>Compilación de Nutch</w:t>
      </w:r>
      <w:r w:rsidR="00451DA4">
        <w:fldChar w:fldCharType="end"/>
      </w:r>
      <w:r w:rsidR="00451DA4">
        <w:t>.</w:t>
      </w:r>
    </w:p>
    <w:p w14:paraId="001472DF" w14:textId="77777777" w:rsidR="009D4B04" w:rsidRDefault="009D4B04" w:rsidP="00FF0822">
      <w:pPr>
        <w:pStyle w:val="ListBullet2"/>
      </w:pPr>
      <w:r w:rsidRPr="00A81868">
        <w:rPr>
          <w:rStyle w:val="FicherosycarpetasCar"/>
        </w:rPr>
        <w:t>src</w:t>
      </w:r>
      <w:r>
        <w:t xml:space="preserve"> – </w:t>
      </w:r>
      <w:r w:rsidR="00451DA4">
        <w:t xml:space="preserve">Contiene todos los ficheros fuente de Nutch. Desde los ficheros originales del núcleo de Nutch hasta los plugins que vienen implementados o se implementan. </w:t>
      </w:r>
    </w:p>
    <w:p w14:paraId="06F6D2D5" w14:textId="60FC6112" w:rsidR="009D4B04" w:rsidRPr="00DB464F" w:rsidRDefault="00451DA4" w:rsidP="00FF0822">
      <w:pPr>
        <w:pStyle w:val="ListBullet2"/>
      </w:pPr>
      <w:r w:rsidRPr="00A81868">
        <w:rPr>
          <w:rStyle w:val="FicherosycarpetasCar"/>
        </w:rPr>
        <w:t>urls</w:t>
      </w:r>
      <w:r>
        <w:t xml:space="preserve"> – Dentro de este directorio se encuentra un único documento llamado seeds.txt. En este documento se encuentra la lista de URLs semilla.</w:t>
      </w:r>
    </w:p>
    <w:p w14:paraId="4602EACE" w14:textId="77777777" w:rsidR="00806449" w:rsidRDefault="00806449" w:rsidP="00806449">
      <w:pPr>
        <w:pStyle w:val="Heading2"/>
        <w:numPr>
          <w:ilvl w:val="1"/>
          <w:numId w:val="1"/>
        </w:numPr>
      </w:pPr>
      <w:bookmarkStart w:id="661" w:name="_Toc451013006"/>
      <w:bookmarkStart w:id="662" w:name="_Toc453002180"/>
      <w:bookmarkStart w:id="663" w:name="_Toc453779478"/>
      <w:r>
        <w:t>Principales componentes</w:t>
      </w:r>
      <w:bookmarkEnd w:id="661"/>
      <w:bookmarkEnd w:id="662"/>
      <w:bookmarkEnd w:id="663"/>
    </w:p>
    <w:p w14:paraId="2992D0FB" w14:textId="20290D76" w:rsidR="00000DC7" w:rsidDel="00B0076A" w:rsidRDefault="00B77571" w:rsidP="00B77571">
      <w:pPr>
        <w:rPr>
          <w:del w:id="664" w:author="Francisco J Lopez Pellicer" w:date="2016-06-15T18:17:00Z"/>
        </w:rPr>
      </w:pPr>
      <w:r>
        <w:t xml:space="preserve">La representación del </w:t>
      </w:r>
      <w:r w:rsidRPr="00000DC7">
        <w:rPr>
          <w:b/>
        </w:rPr>
        <w:t>almacén</w:t>
      </w:r>
      <w:r>
        <w:t xml:space="preserve"> que utiliza Nutch para su ejecución e infraestructura se llama </w:t>
      </w:r>
      <w:r w:rsidRPr="00000DC7">
        <w:rPr>
          <w:b/>
        </w:rPr>
        <w:t>CrawlDB</w:t>
      </w:r>
      <w:r>
        <w:t xml:space="preserve">. En este almacén se guarda información relativa a cada URL como pueden ser la dirección web, el nombre, el anchor, el estado, </w:t>
      </w:r>
      <w:r w:rsidR="00D30DD5">
        <w:t xml:space="preserve">el score, metadatos, </w:t>
      </w:r>
      <w:r>
        <w:t>etc.</w:t>
      </w:r>
      <w:ins w:id="665" w:author="Francisco J Lopez Pellicer" w:date="2016-06-15T18:17:00Z">
        <w:r w:rsidR="00B0076A">
          <w:t xml:space="preserve"> </w:t>
        </w:r>
      </w:ins>
    </w:p>
    <w:p w14:paraId="319D45F5" w14:textId="1A67BC38" w:rsidR="00080324" w:rsidRPr="00FF0822" w:rsidRDefault="00000DC7" w:rsidP="00B77571">
      <w:r>
        <w:t xml:space="preserve">Existe una operación de Nutch que permite la lectura en un fichero txt del almacén anteriormente mencionado. Esta operación se llama </w:t>
      </w:r>
      <w:r>
        <w:rPr>
          <w:b/>
          <w:i/>
        </w:rPr>
        <w:t>readdb.</w:t>
      </w:r>
    </w:p>
    <w:p w14:paraId="607C983C" w14:textId="61F61F63" w:rsidR="00080324" w:rsidDel="00B0076A" w:rsidRDefault="00080324" w:rsidP="00B77571">
      <w:pPr>
        <w:rPr>
          <w:del w:id="666" w:author="Francisco J Lopez Pellicer" w:date="2016-06-15T18:17:00Z"/>
        </w:rPr>
      </w:pPr>
      <w:r>
        <w:t xml:space="preserve">A continuación, se van a presentar ver tres ejemplos reales extraídos de una de las ejecuciones de </w:t>
      </w:r>
      <w:r w:rsidRPr="00000DC7">
        <w:rPr>
          <w:b/>
        </w:rPr>
        <w:t>GeoCrawler</w:t>
      </w:r>
      <w:r>
        <w:t>.</w:t>
      </w:r>
      <w:ins w:id="667" w:author="Francisco J Lopez Pellicer" w:date="2016-06-15T18:17:00Z">
        <w:r w:rsidR="00B0076A">
          <w:t xml:space="preserve"> </w:t>
        </w:r>
      </w:ins>
    </w:p>
    <w:p w14:paraId="5A2002D0" w14:textId="2A726A76" w:rsidR="00080324" w:rsidRDefault="00080324" w:rsidP="00080324">
      <w:r>
        <w:t xml:space="preserve">El primero de ellos corresponde a una petición a un servicio que devuelve el código 404 de error de HTTP. Esto corresponde a un recurso no encontrado. Se puede observar en el campo </w:t>
      </w:r>
      <w:r w:rsidRPr="00000DC7">
        <w:rPr>
          <w:b/>
          <w:i/>
        </w:rPr>
        <w:t>Status</w:t>
      </w:r>
      <w:r>
        <w:t xml:space="preserve"> el valor db_gone con valor numérico 3 indicando el error al intentar acceder a este recurso.</w:t>
      </w:r>
    </w:p>
    <w:p w14:paraId="1918BB0F" w14:textId="77777777" w:rsidR="00080324" w:rsidRDefault="00080324" w:rsidP="00080324">
      <w:r>
        <w:t xml:space="preserve">Los valores del </w:t>
      </w:r>
      <w:r>
        <w:rPr>
          <w:i/>
        </w:rPr>
        <w:t>status</w:t>
      </w:r>
      <w:r>
        <w:t xml:space="preserve"> en Nutch pueden tomar los siguientes valores:</w:t>
      </w:r>
    </w:p>
    <w:p w14:paraId="64CCEB97" w14:textId="77777777" w:rsidR="00080324" w:rsidRDefault="00080324" w:rsidP="00FF0822">
      <w:pPr>
        <w:pStyle w:val="ListBullet2"/>
      </w:pPr>
      <w:r w:rsidRPr="00FF0822">
        <w:t>db_unfetched</w:t>
      </w:r>
      <w:r>
        <w:t xml:space="preserve"> – Representa un enlace que se ha almacenado en la lista, pero no ha sido procesado.</w:t>
      </w:r>
    </w:p>
    <w:p w14:paraId="2476E217" w14:textId="77777777" w:rsidR="00080324" w:rsidRDefault="00080324" w:rsidP="00FF0822">
      <w:pPr>
        <w:pStyle w:val="ListBullet2"/>
      </w:pPr>
      <w:r w:rsidRPr="00FF0822">
        <w:t>db_fetched</w:t>
      </w:r>
      <w:r>
        <w:t xml:space="preserve"> – Representa un enlace que ya ha sido procesado.</w:t>
      </w:r>
    </w:p>
    <w:p w14:paraId="7FCC44D9" w14:textId="77777777" w:rsidR="00080324" w:rsidRDefault="00080324" w:rsidP="00FF0822">
      <w:pPr>
        <w:pStyle w:val="ListBullet2"/>
      </w:pPr>
      <w:r w:rsidRPr="00FF0822">
        <w:t>db_gone</w:t>
      </w:r>
      <w:r>
        <w:t xml:space="preserve"> – Con este estado se marcan aquellos enlaces que llevan a recursos no encontrados o que ya no existen.</w:t>
      </w:r>
    </w:p>
    <w:p w14:paraId="5A7A3762" w14:textId="77777777" w:rsidR="00AB7ED1" w:rsidRDefault="00080324" w:rsidP="00FF0822">
      <w:pPr>
        <w:pStyle w:val="ListBullet2"/>
      </w:pPr>
      <w:r w:rsidRPr="00FF0822">
        <w:t>db_redir_temp</w:t>
      </w:r>
      <w:r>
        <w:t xml:space="preserve"> – </w:t>
      </w:r>
      <w:r w:rsidR="00AB7ED1">
        <w:t>Indica que la página redirige temporalmente a otra.</w:t>
      </w:r>
    </w:p>
    <w:p w14:paraId="1DABA2DD" w14:textId="77777777" w:rsidR="00080324" w:rsidRPr="00080324" w:rsidRDefault="00080324" w:rsidP="00FF0822">
      <w:pPr>
        <w:pStyle w:val="ListBullet2"/>
      </w:pPr>
      <w:r w:rsidRPr="00FF0822">
        <w:t>db_redir_perm</w:t>
      </w:r>
      <w:r>
        <w:t xml:space="preserve"> – </w:t>
      </w:r>
      <w:r w:rsidR="00AB7ED1">
        <w:t>Indica que la página redirige permanentemente a otra.</w:t>
      </w:r>
    </w:p>
    <w:p w14:paraId="5C93C037" w14:textId="77777777" w:rsidR="00080324" w:rsidRDefault="00080324" w:rsidP="00FF0822">
      <w:pPr>
        <w:pStyle w:val="ListBullet2"/>
      </w:pPr>
      <w:r w:rsidRPr="00FF0822">
        <w:t>db_notmodified</w:t>
      </w:r>
      <w:r>
        <w:t xml:space="preserve"> – </w:t>
      </w:r>
      <w:r w:rsidR="00D30DD5">
        <w:t>In</w:t>
      </w:r>
      <w:r w:rsidR="00520DCC">
        <w:t>dica que una página ha sido recuperada correctamente pero no se han encontrado modificaciones.</w:t>
      </w:r>
    </w:p>
    <w:p w14:paraId="1A294C22" w14:textId="026AEFBC" w:rsidR="00520DCC" w:rsidRPr="00080324" w:rsidRDefault="00D30DD5" w:rsidP="00FF0822">
      <w:pPr>
        <w:pStyle w:val="ListBullet2"/>
      </w:pPr>
      <w:r w:rsidRPr="00FF0822">
        <w:t>db_duplicate</w:t>
      </w:r>
      <w:r>
        <w:t xml:space="preserve"> – Indica que el enlace ya existía.</w:t>
      </w:r>
    </w:p>
    <w:p w14:paraId="320146A0" w14:textId="77777777" w:rsidR="00A81868" w:rsidRDefault="00D30DD5" w:rsidP="00A81868">
      <w:pPr>
        <w:keepNext/>
      </w:pPr>
      <w:r>
        <w:rPr>
          <w:noProof/>
          <w:lang w:val="en-US" w:eastAsia="en-US"/>
        </w:rPr>
        <w:lastRenderedPageBreak/>
        <mc:AlternateContent>
          <mc:Choice Requires="wps">
            <w:drawing>
              <wp:inline distT="0" distB="0" distL="0" distR="0" wp14:anchorId="52369945" wp14:editId="742EC9C6">
                <wp:extent cx="5375275" cy="2451735"/>
                <wp:effectExtent l="0" t="0" r="15875" b="24765"/>
                <wp:docPr id="1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275" cy="2451735"/>
                        </a:xfrm>
                        <a:prstGeom prst="rect">
                          <a:avLst/>
                        </a:prstGeom>
                        <a:solidFill>
                          <a:srgbClr val="FFFFFF"/>
                        </a:solidFill>
                        <a:ln w="9525">
                          <a:solidFill>
                            <a:srgbClr val="000000"/>
                          </a:solidFill>
                          <a:miter lim="800000"/>
                          <a:headEnd/>
                          <a:tailEnd/>
                        </a:ln>
                      </wps:spPr>
                      <wps:txbx>
                        <w:txbxContent>
                          <w:p w14:paraId="6CD5C4E8" w14:textId="77777777" w:rsidR="00BA3DC4" w:rsidRPr="005669EA" w:rsidRDefault="00BA3DC4" w:rsidP="00A81868">
                            <w:pPr>
                              <w:shd w:val="clear" w:color="auto" w:fill="FFFFFF"/>
                              <w:spacing w:before="0" w:after="0"/>
                              <w:jc w:val="left"/>
                              <w:rPr>
                                <w:rFonts w:ascii="Arial" w:hAnsi="Arial" w:cs="Arial"/>
                                <w:color w:val="222222"/>
                                <w:sz w:val="19"/>
                                <w:szCs w:val="19"/>
                                <w:lang w:val="en-US" w:eastAsia="es-ES"/>
                              </w:rPr>
                            </w:pPr>
                            <w:hyperlink r:id="rId17" w:tgtFrame="_blank" w:history="1">
                              <w:r w:rsidRPr="005669EA">
                                <w:rPr>
                                  <w:rStyle w:val="Hyperlink"/>
                                  <w:rFonts w:ascii="Arial" w:hAnsi="Arial" w:cs="Arial"/>
                                  <w:color w:val="1155CC"/>
                                  <w:sz w:val="19"/>
                                  <w:szCs w:val="19"/>
                                  <w:lang w:val="en-US"/>
                                </w:rPr>
                                <w:t>http://www.opengis.net/spec/WCS_service-model_scaling+interpolation/1.0/conf/scaling+interpolation</w:t>
                              </w:r>
                            </w:hyperlink>
                            <w:r w:rsidRPr="005669EA">
                              <w:rPr>
                                <w:rFonts w:ascii="Arial" w:hAnsi="Arial" w:cs="Arial"/>
                                <w:color w:val="222222"/>
                                <w:sz w:val="19"/>
                                <w:szCs w:val="19"/>
                                <w:lang w:val="en-US"/>
                              </w:rPr>
                              <w:t xml:space="preserve"> Version: 7</w:t>
                            </w:r>
                          </w:p>
                          <w:p w14:paraId="5FEFDACF" w14:textId="77777777" w:rsidR="00BA3DC4" w:rsidRPr="005669EA" w:rsidRDefault="00BA3DC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Status: 3 (db_gone)</w:t>
                            </w:r>
                          </w:p>
                          <w:p w14:paraId="0FAA3203" w14:textId="77777777" w:rsidR="00BA3DC4" w:rsidRPr="005669EA" w:rsidRDefault="00BA3DC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Fetch time: Tue Jun 21 20:07:53 CEST 2016</w:t>
                            </w:r>
                          </w:p>
                          <w:p w14:paraId="0F4D4568" w14:textId="77777777" w:rsidR="00BA3DC4" w:rsidRPr="005669EA" w:rsidRDefault="00BA3DC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Modified time: Thu Jan 01 01:00:00 CET 1970</w:t>
                            </w:r>
                          </w:p>
                          <w:p w14:paraId="226C4F9F" w14:textId="77777777" w:rsidR="00BA3DC4" w:rsidRPr="005669EA" w:rsidRDefault="00BA3DC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Retries since fetch: 0</w:t>
                            </w:r>
                          </w:p>
                          <w:p w14:paraId="30373A04" w14:textId="77777777" w:rsidR="00BA3DC4" w:rsidRPr="005669EA" w:rsidRDefault="00BA3DC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Retry interval: 3888000 seconds (45 days)</w:t>
                            </w:r>
                          </w:p>
                          <w:p w14:paraId="51B96838" w14:textId="77777777" w:rsidR="00BA3DC4" w:rsidRPr="005669EA" w:rsidRDefault="00BA3DC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Score: 140000.0</w:t>
                            </w:r>
                          </w:p>
                          <w:p w14:paraId="50E01218" w14:textId="77777777" w:rsidR="00BA3DC4" w:rsidRPr="005669EA" w:rsidRDefault="00BA3DC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Signature: null</w:t>
                            </w:r>
                          </w:p>
                          <w:p w14:paraId="3F23162F" w14:textId="77777777" w:rsidR="00BA3DC4" w:rsidRPr="005669EA" w:rsidRDefault="00BA3DC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Metadata: </w:t>
                            </w:r>
                          </w:p>
                          <w:p w14:paraId="4016DF64" w14:textId="77777777" w:rsidR="00BA3DC4" w:rsidRPr="005669EA" w:rsidRDefault="00BA3DC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anchor_context=</w:t>
                            </w:r>
                          </w:p>
                          <w:p w14:paraId="6940A764" w14:textId="77777777" w:rsidR="00BA3DC4" w:rsidRDefault="00BA3DC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_pst_=</w:t>
                            </w:r>
                            <w:proofErr w:type="gramStart"/>
                            <w:r w:rsidRPr="005669EA">
                              <w:rPr>
                                <w:rFonts w:ascii="Arial" w:hAnsi="Arial" w:cs="Arial"/>
                                <w:color w:val="222222"/>
                                <w:sz w:val="19"/>
                                <w:szCs w:val="19"/>
                                <w:lang w:val="en-US"/>
                              </w:rPr>
                              <w:t>notfound(</w:t>
                            </w:r>
                            <w:proofErr w:type="gramEnd"/>
                            <w:r w:rsidRPr="005669EA">
                              <w:rPr>
                                <w:rFonts w:ascii="Arial" w:hAnsi="Arial" w:cs="Arial"/>
                                <w:color w:val="222222"/>
                                <w:sz w:val="19"/>
                                <w:szCs w:val="19"/>
                                <w:lang w:val="en-US"/>
                              </w:rPr>
                              <w:t xml:space="preserve">14), </w:t>
                            </w:r>
                          </w:p>
                          <w:p w14:paraId="4884E2C2" w14:textId="01C121F7" w:rsidR="00BA3DC4" w:rsidRPr="005669EA" w:rsidRDefault="00BA3DC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lastModified=0: </w:t>
                            </w:r>
                            <w:hyperlink r:id="rId18" w:tgtFrame="_blank" w:history="1">
                              <w:r w:rsidRPr="005669EA">
                                <w:rPr>
                                  <w:rStyle w:val="Hyperlink"/>
                                  <w:rFonts w:ascii="Arial" w:hAnsi="Arial" w:cs="Arial"/>
                                  <w:color w:val="1155CC"/>
                                  <w:sz w:val="19"/>
                                  <w:szCs w:val="19"/>
                                  <w:lang w:val="en-US"/>
                                </w:rPr>
                                <w:t>http://www.opengis.net/spec/WCS_service-model_scaling+interpolation/1.0/conf/scaling+interpolation</w:t>
                              </w:r>
                            </w:hyperlink>
                          </w:p>
                          <w:p w14:paraId="2CFC07BE" w14:textId="77777777" w:rsidR="00BA3DC4" w:rsidRPr="005669EA" w:rsidRDefault="00BA3DC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_rs_=424</w:t>
                            </w:r>
                          </w:p>
                          <w:p w14:paraId="5BC1C0A4" w14:textId="77777777" w:rsidR="00BA3DC4" w:rsidRPr="005669EA" w:rsidRDefault="00BA3DC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anchor=</w:t>
                            </w:r>
                          </w:p>
                          <w:p w14:paraId="33082B65" w14:textId="77777777" w:rsidR="00BA3DC4" w:rsidRPr="005669EA" w:rsidRDefault="00BA3DC4" w:rsidP="00A81868">
                            <w:pPr>
                              <w:shd w:val="clear" w:color="auto" w:fill="FFFFFF"/>
                              <w:spacing w:before="0" w:after="0"/>
                              <w:rPr>
                                <w:rFonts w:ascii="Arial" w:hAnsi="Arial" w:cs="Arial"/>
                                <w:color w:val="222222"/>
                                <w:sz w:val="19"/>
                                <w:szCs w:val="19"/>
                                <w:lang w:val="en-US"/>
                              </w:rPr>
                            </w:pPr>
                            <w:proofErr w:type="gramStart"/>
                            <w:r w:rsidRPr="005669EA">
                              <w:rPr>
                                <w:rFonts w:ascii="Arial" w:hAnsi="Arial" w:cs="Arial"/>
                                <w:color w:val="222222"/>
                                <w:sz w:val="19"/>
                                <w:szCs w:val="19"/>
                                <w:lang w:val="en-US"/>
                              </w:rPr>
                              <w:t>nutch.protocol</w:t>
                            </w:r>
                            <w:proofErr w:type="gramEnd"/>
                            <w:r w:rsidRPr="005669EA">
                              <w:rPr>
                                <w:rFonts w:ascii="Arial" w:hAnsi="Arial" w:cs="Arial"/>
                                <w:color w:val="222222"/>
                                <w:sz w:val="19"/>
                                <w:szCs w:val="19"/>
                                <w:lang w:val="en-US"/>
                              </w:rPr>
                              <w:t>.code=404</w:t>
                            </w:r>
                          </w:p>
                          <w:p w14:paraId="5B759709" w14:textId="77777777" w:rsidR="00BA3DC4" w:rsidRPr="005669EA" w:rsidRDefault="00BA3DC4" w:rsidP="00A81868">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52369945" id="_x0000_s1030" style="width:423.25pt;height:193.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">
                <v:textbox>
                  <w:txbxContent>
                    <w:p w14:paraId="6CD5C4E8" w14:textId="77777777" w:rsidR="00BA3DC4" w:rsidRPr="005669EA" w:rsidRDefault="00BA3DC4" w:rsidP="00A81868">
                      <w:pPr>
                        <w:shd w:val="clear" w:color="auto" w:fill="FFFFFF"/>
                        <w:spacing w:before="0" w:after="0"/>
                        <w:jc w:val="left"/>
                        <w:rPr>
                          <w:rFonts w:ascii="Arial" w:hAnsi="Arial" w:cs="Arial"/>
                          <w:color w:val="222222"/>
                          <w:sz w:val="19"/>
                          <w:szCs w:val="19"/>
                          <w:lang w:val="en-US" w:eastAsia="es-ES"/>
                        </w:rPr>
                      </w:pPr>
                      <w:hyperlink r:id="rId19" w:tgtFrame="_blank" w:history="1">
                        <w:r w:rsidRPr="005669EA">
                          <w:rPr>
                            <w:rStyle w:val="Hyperlink"/>
                            <w:rFonts w:ascii="Arial" w:hAnsi="Arial" w:cs="Arial"/>
                            <w:color w:val="1155CC"/>
                            <w:sz w:val="19"/>
                            <w:szCs w:val="19"/>
                            <w:lang w:val="en-US"/>
                          </w:rPr>
                          <w:t>http://www.opengis.net/spec/WCS_service-model_scaling+interpolation/1.0/conf/scaling+interpolation</w:t>
                        </w:r>
                      </w:hyperlink>
                      <w:r w:rsidRPr="005669EA">
                        <w:rPr>
                          <w:rFonts w:ascii="Arial" w:hAnsi="Arial" w:cs="Arial"/>
                          <w:color w:val="222222"/>
                          <w:sz w:val="19"/>
                          <w:szCs w:val="19"/>
                          <w:lang w:val="en-US"/>
                        </w:rPr>
                        <w:t xml:space="preserve"> Version: 7</w:t>
                      </w:r>
                    </w:p>
                    <w:p w14:paraId="5FEFDACF" w14:textId="77777777" w:rsidR="00BA3DC4" w:rsidRPr="005669EA" w:rsidRDefault="00BA3DC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Status: 3 (db_gone)</w:t>
                      </w:r>
                    </w:p>
                    <w:p w14:paraId="0FAA3203" w14:textId="77777777" w:rsidR="00BA3DC4" w:rsidRPr="005669EA" w:rsidRDefault="00BA3DC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Fetch time: Tue Jun 21 20:07:53 CEST 2016</w:t>
                      </w:r>
                    </w:p>
                    <w:p w14:paraId="0F4D4568" w14:textId="77777777" w:rsidR="00BA3DC4" w:rsidRPr="005669EA" w:rsidRDefault="00BA3DC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Modified time: Thu Jan 01 01:00:00 CET 1970</w:t>
                      </w:r>
                    </w:p>
                    <w:p w14:paraId="226C4F9F" w14:textId="77777777" w:rsidR="00BA3DC4" w:rsidRPr="005669EA" w:rsidRDefault="00BA3DC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Retries since fetch: 0</w:t>
                      </w:r>
                    </w:p>
                    <w:p w14:paraId="30373A04" w14:textId="77777777" w:rsidR="00BA3DC4" w:rsidRPr="005669EA" w:rsidRDefault="00BA3DC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Retry interval: 3888000 seconds (45 days)</w:t>
                      </w:r>
                    </w:p>
                    <w:p w14:paraId="51B96838" w14:textId="77777777" w:rsidR="00BA3DC4" w:rsidRPr="005669EA" w:rsidRDefault="00BA3DC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Score: 140000.0</w:t>
                      </w:r>
                    </w:p>
                    <w:p w14:paraId="50E01218" w14:textId="77777777" w:rsidR="00BA3DC4" w:rsidRPr="005669EA" w:rsidRDefault="00BA3DC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Signature: null</w:t>
                      </w:r>
                    </w:p>
                    <w:p w14:paraId="3F23162F" w14:textId="77777777" w:rsidR="00BA3DC4" w:rsidRPr="005669EA" w:rsidRDefault="00BA3DC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Metadata: </w:t>
                      </w:r>
                    </w:p>
                    <w:p w14:paraId="4016DF64" w14:textId="77777777" w:rsidR="00BA3DC4" w:rsidRPr="005669EA" w:rsidRDefault="00BA3DC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anchor_context=</w:t>
                      </w:r>
                    </w:p>
                    <w:p w14:paraId="6940A764" w14:textId="77777777" w:rsidR="00BA3DC4" w:rsidRDefault="00BA3DC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_pst_=</w:t>
                      </w:r>
                      <w:proofErr w:type="gramStart"/>
                      <w:r w:rsidRPr="005669EA">
                        <w:rPr>
                          <w:rFonts w:ascii="Arial" w:hAnsi="Arial" w:cs="Arial"/>
                          <w:color w:val="222222"/>
                          <w:sz w:val="19"/>
                          <w:szCs w:val="19"/>
                          <w:lang w:val="en-US"/>
                        </w:rPr>
                        <w:t>notfound(</w:t>
                      </w:r>
                      <w:proofErr w:type="gramEnd"/>
                      <w:r w:rsidRPr="005669EA">
                        <w:rPr>
                          <w:rFonts w:ascii="Arial" w:hAnsi="Arial" w:cs="Arial"/>
                          <w:color w:val="222222"/>
                          <w:sz w:val="19"/>
                          <w:szCs w:val="19"/>
                          <w:lang w:val="en-US"/>
                        </w:rPr>
                        <w:t xml:space="preserve">14), </w:t>
                      </w:r>
                    </w:p>
                    <w:p w14:paraId="4884E2C2" w14:textId="01C121F7" w:rsidR="00BA3DC4" w:rsidRPr="005669EA" w:rsidRDefault="00BA3DC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lastModified=0: </w:t>
                      </w:r>
                      <w:hyperlink r:id="rId20" w:tgtFrame="_blank" w:history="1">
                        <w:r w:rsidRPr="005669EA">
                          <w:rPr>
                            <w:rStyle w:val="Hyperlink"/>
                            <w:rFonts w:ascii="Arial" w:hAnsi="Arial" w:cs="Arial"/>
                            <w:color w:val="1155CC"/>
                            <w:sz w:val="19"/>
                            <w:szCs w:val="19"/>
                            <w:lang w:val="en-US"/>
                          </w:rPr>
                          <w:t>http://www.opengis.net/spec/WCS_service-model_scaling+interpolation/1.0/conf/scaling+interpolation</w:t>
                        </w:r>
                      </w:hyperlink>
                    </w:p>
                    <w:p w14:paraId="2CFC07BE" w14:textId="77777777" w:rsidR="00BA3DC4" w:rsidRPr="005669EA" w:rsidRDefault="00BA3DC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_rs_=424</w:t>
                      </w:r>
                    </w:p>
                    <w:p w14:paraId="5BC1C0A4" w14:textId="77777777" w:rsidR="00BA3DC4" w:rsidRPr="005669EA" w:rsidRDefault="00BA3DC4"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anchor=</w:t>
                      </w:r>
                    </w:p>
                    <w:p w14:paraId="33082B65" w14:textId="77777777" w:rsidR="00BA3DC4" w:rsidRPr="005669EA" w:rsidRDefault="00BA3DC4" w:rsidP="00A81868">
                      <w:pPr>
                        <w:shd w:val="clear" w:color="auto" w:fill="FFFFFF"/>
                        <w:spacing w:before="0" w:after="0"/>
                        <w:rPr>
                          <w:rFonts w:ascii="Arial" w:hAnsi="Arial" w:cs="Arial"/>
                          <w:color w:val="222222"/>
                          <w:sz w:val="19"/>
                          <w:szCs w:val="19"/>
                          <w:lang w:val="en-US"/>
                        </w:rPr>
                      </w:pPr>
                      <w:proofErr w:type="gramStart"/>
                      <w:r w:rsidRPr="005669EA">
                        <w:rPr>
                          <w:rFonts w:ascii="Arial" w:hAnsi="Arial" w:cs="Arial"/>
                          <w:color w:val="222222"/>
                          <w:sz w:val="19"/>
                          <w:szCs w:val="19"/>
                          <w:lang w:val="en-US"/>
                        </w:rPr>
                        <w:t>nutch.protocol</w:t>
                      </w:r>
                      <w:proofErr w:type="gramEnd"/>
                      <w:r w:rsidRPr="005669EA">
                        <w:rPr>
                          <w:rFonts w:ascii="Arial" w:hAnsi="Arial" w:cs="Arial"/>
                          <w:color w:val="222222"/>
                          <w:sz w:val="19"/>
                          <w:szCs w:val="19"/>
                          <w:lang w:val="en-US"/>
                        </w:rPr>
                        <w:t>.code=404</w:t>
                      </w:r>
                    </w:p>
                    <w:p w14:paraId="5B759709" w14:textId="77777777" w:rsidR="00BA3DC4" w:rsidRPr="005669EA" w:rsidRDefault="00BA3DC4" w:rsidP="00A81868">
                      <w:pPr>
                        <w:spacing w:before="0" w:after="0"/>
                        <w:rPr>
                          <w:lang w:val="en-US"/>
                        </w:rPr>
                      </w:pPr>
                    </w:p>
                  </w:txbxContent>
                </v:textbox>
                <w10:anchorlock/>
              </v:rect>
            </w:pict>
          </mc:Fallback>
        </mc:AlternateContent>
      </w:r>
    </w:p>
    <w:p w14:paraId="3D5A75C4" w14:textId="133BD173" w:rsidR="00080324" w:rsidRDefault="00A81868" w:rsidP="00A81868">
      <w:pPr>
        <w:pStyle w:val="Caption"/>
      </w:pPr>
      <w:bookmarkStart w:id="668" w:name="_Toc453684232"/>
      <w:bookmarkStart w:id="669" w:name="_Toc453684866"/>
      <w:r>
        <w:t xml:space="preserve">Ejemplo </w:t>
      </w:r>
      <w:r>
        <w:fldChar w:fldCharType="begin"/>
      </w:r>
      <w:r>
        <w:instrText xml:space="preserve"> SEQ Ejemplo \* ARABIC </w:instrText>
      </w:r>
      <w:r>
        <w:fldChar w:fldCharType="separate"/>
      </w:r>
      <w:r w:rsidR="00D54E74">
        <w:rPr>
          <w:noProof/>
        </w:rPr>
        <w:t>1</w:t>
      </w:r>
      <w:bookmarkEnd w:id="668"/>
      <w:bookmarkEnd w:id="669"/>
      <w:r>
        <w:fldChar w:fldCharType="end"/>
      </w:r>
    </w:p>
    <w:p w14:paraId="0092BA94" w14:textId="3A1F09A8" w:rsidR="00000DC7" w:rsidDel="00B0076A" w:rsidRDefault="00082ED0" w:rsidP="00B77571">
      <w:pPr>
        <w:rPr>
          <w:del w:id="670" w:author="Francisco J Lopez Pellicer" w:date="2016-06-15T18:18:00Z"/>
        </w:rPr>
      </w:pPr>
      <w:r>
        <w:t>El segundo ejemplo representa un caso de éxito. Se encuentra un recurso de tipo WMS, se analiza y se indexa.</w:t>
      </w:r>
      <w:ins w:id="671" w:author="Francisco J Lopez Pellicer" w:date="2016-06-15T18:18:00Z">
        <w:r w:rsidR="00B0076A">
          <w:t xml:space="preserve"> </w:t>
        </w:r>
      </w:ins>
    </w:p>
    <w:p w14:paraId="180C6801" w14:textId="53C25310" w:rsidR="00000DC7" w:rsidDel="00B0076A" w:rsidRDefault="00000DC7" w:rsidP="00B77571">
      <w:pPr>
        <w:rPr>
          <w:del w:id="672" w:author="Francisco J Lopez Pellicer" w:date="2016-06-15T18:18:00Z"/>
        </w:rPr>
      </w:pPr>
      <w:r>
        <w:t xml:space="preserve">Como se puede ver, el </w:t>
      </w:r>
      <w:r w:rsidRPr="00000DC7">
        <w:rPr>
          <w:b/>
        </w:rPr>
        <w:t>tipo de contenido</w:t>
      </w:r>
      <w:r>
        <w:t xml:space="preserve"> que hay en esa URL es de tipo application/xml. Este tipo de documento es en lo que se centra en buscar GeoCrawler.</w:t>
      </w:r>
      <w:ins w:id="673" w:author="Francisco J Lopez Pellicer" w:date="2016-06-15T18:18:00Z">
        <w:r w:rsidR="00B0076A">
          <w:t xml:space="preserve"> </w:t>
        </w:r>
      </w:ins>
    </w:p>
    <w:p w14:paraId="0631344B" w14:textId="77777777" w:rsidR="000E566C" w:rsidRDefault="00000DC7" w:rsidP="000E566C">
      <w:r>
        <w:t xml:space="preserve">También aparece el </w:t>
      </w:r>
      <w:r w:rsidRPr="00000DC7">
        <w:rPr>
          <w:b/>
          <w:i/>
        </w:rPr>
        <w:t>anchor</w:t>
      </w:r>
      <w:r w:rsidRPr="000E566C">
        <w:rPr>
          <w:rStyle w:val="FootnoteReference"/>
          <w:rPrChange w:id="674" w:author="Jorge Cáncer Gil" w:date="2016-06-13T21:47:00Z">
            <w:rPr>
              <w:rStyle w:val="FootnoteReference"/>
              <w:b/>
            </w:rPr>
          </w:rPrChange>
        </w:rPr>
        <w:footnoteReference w:id="4"/>
      </w:r>
      <w:r>
        <w:rPr>
          <w:b/>
        </w:rPr>
        <w:t xml:space="preserve"> </w:t>
      </w:r>
      <w:r>
        <w:t>y algunos otros elementos que serán explicados más adelante en esta memoria.</w:t>
      </w:r>
    </w:p>
    <w:p w14:paraId="5ADED4F7" w14:textId="77777777" w:rsidR="00C602F1" w:rsidRDefault="00D36F1D" w:rsidP="00C602F1">
      <w:pPr>
        <w:keepNext/>
      </w:pPr>
      <w:r>
        <w:rPr>
          <w:noProof/>
          <w:lang w:val="en-US" w:eastAsia="en-US"/>
        </w:rPr>
        <mc:AlternateContent>
          <mc:Choice Requires="wps">
            <w:drawing>
              <wp:inline distT="0" distB="0" distL="0" distR="0" wp14:anchorId="006380CA" wp14:editId="6D1114FD">
                <wp:extent cx="5374206" cy="1849387"/>
                <wp:effectExtent l="0" t="0" r="36195" b="30480"/>
                <wp:docPr id="1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4206" cy="1849387"/>
                        </a:xfrm>
                        <a:prstGeom prst="rect">
                          <a:avLst/>
                        </a:prstGeom>
                        <a:solidFill>
                          <a:srgbClr val="FFFFFF"/>
                        </a:solidFill>
                        <a:ln w="9525">
                          <a:solidFill>
                            <a:srgbClr val="000000"/>
                          </a:solidFill>
                          <a:miter lim="800000"/>
                          <a:headEnd/>
                          <a:tailEnd/>
                        </a:ln>
                      </wps:spPr>
                      <wps:txbx>
                        <w:txbxContent>
                          <w:p w14:paraId="52F64137" w14:textId="77777777" w:rsidR="00BA3DC4" w:rsidRPr="000942D3" w:rsidRDefault="00BA3DC4" w:rsidP="00C602F1">
                            <w:pPr>
                              <w:shd w:val="clear" w:color="auto" w:fill="FFFFFF"/>
                              <w:spacing w:before="0" w:after="0"/>
                              <w:jc w:val="left"/>
                              <w:rPr>
                                <w:rFonts w:ascii="Arial" w:hAnsi="Arial" w:cs="Arial"/>
                                <w:color w:val="222222"/>
                                <w:sz w:val="19"/>
                                <w:szCs w:val="19"/>
                                <w:lang w:val="en-US" w:eastAsia="es-ES"/>
                              </w:rPr>
                            </w:pPr>
                            <w:hyperlink r:id="rId21" w:tgtFrame="_blank" w:history="1">
                              <w:r w:rsidRPr="000942D3">
                                <w:rPr>
                                  <w:rStyle w:val="Hyperlink"/>
                                  <w:rFonts w:ascii="Arial" w:hAnsi="Arial" w:cs="Arial"/>
                                  <w:color w:val="1155CC"/>
                                  <w:sz w:val="19"/>
                                  <w:szCs w:val="19"/>
                                  <w:lang w:val="en-US"/>
                                </w:rPr>
                                <w:t>http://www.opengis.uab.es/cgi-bin/IdoneitatPI/MiraMon5_0.cgi?request=GetCapabilities&amp;service=WMS</w:t>
                              </w:r>
                            </w:hyperlink>
                            <w:r w:rsidRPr="000942D3">
                              <w:rPr>
                                <w:rFonts w:ascii="Arial" w:hAnsi="Arial" w:cs="Arial"/>
                                <w:color w:val="222222"/>
                                <w:sz w:val="19"/>
                                <w:szCs w:val="19"/>
                                <w:lang w:val="en-US"/>
                              </w:rPr>
                              <w:t xml:space="preserve"> Version: 7</w:t>
                            </w:r>
                          </w:p>
                          <w:p w14:paraId="4C30B917" w14:textId="77777777" w:rsidR="00BA3DC4" w:rsidRPr="000942D3" w:rsidRDefault="00BA3DC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Status: 2 (db_fetched)</w:t>
                            </w:r>
                          </w:p>
                          <w:p w14:paraId="04398698" w14:textId="77777777" w:rsidR="00BA3DC4" w:rsidRPr="000942D3" w:rsidRDefault="00BA3DC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Fetch time: Mon Jun 06 19:46:59 CEST 2016</w:t>
                            </w:r>
                          </w:p>
                          <w:p w14:paraId="2DED2387" w14:textId="77777777" w:rsidR="00BA3DC4" w:rsidRPr="000942D3" w:rsidRDefault="00BA3DC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Modified time: Thu Jan 01 01:00:00 CET 1970</w:t>
                            </w:r>
                          </w:p>
                          <w:p w14:paraId="7D78AF42" w14:textId="77777777" w:rsidR="00BA3DC4" w:rsidRPr="000942D3" w:rsidRDefault="00BA3DC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Retries since fetch: 0</w:t>
                            </w:r>
                          </w:p>
                          <w:p w14:paraId="19E8602E" w14:textId="77777777" w:rsidR="00BA3DC4" w:rsidRPr="000942D3" w:rsidRDefault="00BA3DC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Retry interval: 2592000 seconds (30 days)</w:t>
                            </w:r>
                          </w:p>
                          <w:p w14:paraId="02BE7917" w14:textId="77777777" w:rsidR="00BA3DC4" w:rsidRDefault="00BA3DC4"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Score: 1.221E7</w:t>
                            </w:r>
                          </w:p>
                          <w:p w14:paraId="6038198E" w14:textId="77777777" w:rsidR="00BA3DC4" w:rsidRDefault="00BA3DC4"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Signature: 5e59a5d17e7b9c6aa45711779e6c942b</w:t>
                            </w:r>
                          </w:p>
                          <w:p w14:paraId="63395140" w14:textId="77777777" w:rsidR="00BA3DC4" w:rsidRDefault="00BA3DC4"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Metadata: </w:t>
                            </w:r>
                          </w:p>
                          <w:p w14:paraId="28EEEDFA" w14:textId="77777777" w:rsidR="00BA3DC4" w:rsidRDefault="00BA3DC4"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  anchor_context=ática de las especies leñosas</w:t>
                            </w:r>
                            <w:r w:rsidRPr="00DB3A94">
                              <w:rPr>
                                <w:rFonts w:ascii="Arial" w:hAnsi="Arial"/>
                                <w:color w:val="222222"/>
                                <w:sz w:val="19"/>
                              </w:rPr>
                              <w:t> </w:t>
                            </w:r>
                            <w:hyperlink r:id="rId22" w:tgtFrame="_blank" w:history="1">
                              <w:r>
                                <w:rPr>
                                  <w:rStyle w:val="Hyperlink"/>
                                  <w:rFonts w:ascii="Arial" w:hAnsi="Arial" w:cs="Arial"/>
                                  <w:color w:val="1155CC"/>
                                  <w:sz w:val="19"/>
                                  <w:szCs w:val="19"/>
                                </w:rPr>
                                <w:t>http://www.opengis.uab.es/cgi-</w:t>
                              </w:r>
                            </w:hyperlink>
                          </w:p>
                          <w:p w14:paraId="712C4E9C" w14:textId="77777777" w:rsidR="00BA3DC4" w:rsidRPr="000942D3" w:rsidRDefault="00BA3DC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_pst_=</w:t>
                            </w:r>
                            <w:proofErr w:type="gramStart"/>
                            <w:r w:rsidRPr="000942D3">
                              <w:rPr>
                                <w:rFonts w:ascii="Arial" w:hAnsi="Arial" w:cs="Arial"/>
                                <w:color w:val="222222"/>
                                <w:sz w:val="19"/>
                                <w:szCs w:val="19"/>
                                <w:lang w:val="en-US"/>
                              </w:rPr>
                              <w:t>success(</w:t>
                            </w:r>
                            <w:proofErr w:type="gramEnd"/>
                            <w:r w:rsidRPr="000942D3">
                              <w:rPr>
                                <w:rFonts w:ascii="Arial" w:hAnsi="Arial" w:cs="Arial"/>
                                <w:color w:val="222222"/>
                                <w:sz w:val="19"/>
                                <w:szCs w:val="19"/>
                                <w:lang w:val="en-US"/>
                              </w:rPr>
                              <w:t>1), lastModified=0</w:t>
                            </w:r>
                          </w:p>
                          <w:p w14:paraId="4BD098C1" w14:textId="77777777" w:rsidR="00BA3DC4" w:rsidRPr="000942D3" w:rsidRDefault="00BA3DC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_rs_=963</w:t>
                            </w:r>
                          </w:p>
                          <w:p w14:paraId="1C80F51D" w14:textId="77777777" w:rsidR="00BA3DC4" w:rsidRPr="000942D3" w:rsidRDefault="00BA3DC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Content-Type=application/xml</w:t>
                            </w:r>
                          </w:p>
                          <w:p w14:paraId="1A481A93" w14:textId="77777777" w:rsidR="00BA3DC4" w:rsidRPr="000942D3" w:rsidRDefault="00BA3DC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anchor=</w:t>
                            </w:r>
                            <w:hyperlink r:id="rId23" w:tgtFrame="_blank" w:history="1">
                              <w:r w:rsidRPr="000942D3">
                                <w:rPr>
                                  <w:rStyle w:val="Hyperlink"/>
                                  <w:rFonts w:ascii="Arial" w:hAnsi="Arial" w:cs="Arial"/>
                                  <w:color w:val="1155CC"/>
                                  <w:sz w:val="19"/>
                                  <w:szCs w:val="19"/>
                                  <w:lang w:val="en-US"/>
                                </w:rPr>
                                <w:t>http://www.opengis.uab.es/cgi-bin/IdoneitatPI/MiraMon5_0.cgi</w:t>
                              </w:r>
                            </w:hyperlink>
                          </w:p>
                          <w:p w14:paraId="5B30465A" w14:textId="77777777" w:rsidR="00BA3DC4" w:rsidRDefault="00BA3DC4"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nutch.protocol.code=200</w:t>
                            </w:r>
                          </w:p>
                          <w:p w14:paraId="6607D970" w14:textId="77777777" w:rsidR="00BA3DC4" w:rsidRPr="005669EA" w:rsidRDefault="00BA3DC4" w:rsidP="00C602F1">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006380CA" id="_x0000_s1031" style="width:423.15pt;height:145.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">
                <v:textbox>
                  <w:txbxContent>
                    <w:p w14:paraId="52F64137" w14:textId="77777777" w:rsidR="00BA3DC4" w:rsidRPr="000942D3" w:rsidRDefault="00BA3DC4" w:rsidP="00C602F1">
                      <w:pPr>
                        <w:shd w:val="clear" w:color="auto" w:fill="FFFFFF"/>
                        <w:spacing w:before="0" w:after="0"/>
                        <w:jc w:val="left"/>
                        <w:rPr>
                          <w:rFonts w:ascii="Arial" w:hAnsi="Arial" w:cs="Arial"/>
                          <w:color w:val="222222"/>
                          <w:sz w:val="19"/>
                          <w:szCs w:val="19"/>
                          <w:lang w:val="en-US" w:eastAsia="es-ES"/>
                        </w:rPr>
                      </w:pPr>
                      <w:hyperlink r:id="rId24" w:tgtFrame="_blank" w:history="1">
                        <w:r w:rsidRPr="000942D3">
                          <w:rPr>
                            <w:rStyle w:val="Hyperlink"/>
                            <w:rFonts w:ascii="Arial" w:hAnsi="Arial" w:cs="Arial"/>
                            <w:color w:val="1155CC"/>
                            <w:sz w:val="19"/>
                            <w:szCs w:val="19"/>
                            <w:lang w:val="en-US"/>
                          </w:rPr>
                          <w:t>http://www.opengis.uab.es/cgi-bin/IdoneitatPI/MiraMon5_0.cgi?request=GetCapabilities&amp;service=WMS</w:t>
                        </w:r>
                      </w:hyperlink>
                      <w:r w:rsidRPr="000942D3">
                        <w:rPr>
                          <w:rFonts w:ascii="Arial" w:hAnsi="Arial" w:cs="Arial"/>
                          <w:color w:val="222222"/>
                          <w:sz w:val="19"/>
                          <w:szCs w:val="19"/>
                          <w:lang w:val="en-US"/>
                        </w:rPr>
                        <w:t xml:space="preserve"> Version: 7</w:t>
                      </w:r>
                    </w:p>
                    <w:p w14:paraId="4C30B917" w14:textId="77777777" w:rsidR="00BA3DC4" w:rsidRPr="000942D3" w:rsidRDefault="00BA3DC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Status: 2 (db_fetched)</w:t>
                      </w:r>
                    </w:p>
                    <w:p w14:paraId="04398698" w14:textId="77777777" w:rsidR="00BA3DC4" w:rsidRPr="000942D3" w:rsidRDefault="00BA3DC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Fetch time: Mon Jun 06 19:46:59 CEST 2016</w:t>
                      </w:r>
                    </w:p>
                    <w:p w14:paraId="2DED2387" w14:textId="77777777" w:rsidR="00BA3DC4" w:rsidRPr="000942D3" w:rsidRDefault="00BA3DC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Modified time: Thu Jan 01 01:00:00 CET 1970</w:t>
                      </w:r>
                    </w:p>
                    <w:p w14:paraId="7D78AF42" w14:textId="77777777" w:rsidR="00BA3DC4" w:rsidRPr="000942D3" w:rsidRDefault="00BA3DC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Retries since fetch: 0</w:t>
                      </w:r>
                    </w:p>
                    <w:p w14:paraId="19E8602E" w14:textId="77777777" w:rsidR="00BA3DC4" w:rsidRPr="000942D3" w:rsidRDefault="00BA3DC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Retry interval: 2592000 seconds (30 days)</w:t>
                      </w:r>
                    </w:p>
                    <w:p w14:paraId="02BE7917" w14:textId="77777777" w:rsidR="00BA3DC4" w:rsidRDefault="00BA3DC4"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Score: 1.221E7</w:t>
                      </w:r>
                    </w:p>
                    <w:p w14:paraId="6038198E" w14:textId="77777777" w:rsidR="00BA3DC4" w:rsidRDefault="00BA3DC4"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Signature: 5e59a5d17e7b9c6aa45711779e6c942b</w:t>
                      </w:r>
                    </w:p>
                    <w:p w14:paraId="63395140" w14:textId="77777777" w:rsidR="00BA3DC4" w:rsidRDefault="00BA3DC4"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Metadata: </w:t>
                      </w:r>
                    </w:p>
                    <w:p w14:paraId="28EEEDFA" w14:textId="77777777" w:rsidR="00BA3DC4" w:rsidRDefault="00BA3DC4"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  anchor_context=ática de las especies leñosas</w:t>
                      </w:r>
                      <w:r w:rsidRPr="00DB3A94">
                        <w:rPr>
                          <w:rFonts w:ascii="Arial" w:hAnsi="Arial"/>
                          <w:color w:val="222222"/>
                          <w:sz w:val="19"/>
                        </w:rPr>
                        <w:t> </w:t>
                      </w:r>
                      <w:hyperlink r:id="rId25" w:tgtFrame="_blank" w:history="1">
                        <w:r>
                          <w:rPr>
                            <w:rStyle w:val="Hyperlink"/>
                            <w:rFonts w:ascii="Arial" w:hAnsi="Arial" w:cs="Arial"/>
                            <w:color w:val="1155CC"/>
                            <w:sz w:val="19"/>
                            <w:szCs w:val="19"/>
                          </w:rPr>
                          <w:t>http://www.opengis.uab.es/cgi-</w:t>
                        </w:r>
                      </w:hyperlink>
                    </w:p>
                    <w:p w14:paraId="712C4E9C" w14:textId="77777777" w:rsidR="00BA3DC4" w:rsidRPr="000942D3" w:rsidRDefault="00BA3DC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_pst_=</w:t>
                      </w:r>
                      <w:proofErr w:type="gramStart"/>
                      <w:r w:rsidRPr="000942D3">
                        <w:rPr>
                          <w:rFonts w:ascii="Arial" w:hAnsi="Arial" w:cs="Arial"/>
                          <w:color w:val="222222"/>
                          <w:sz w:val="19"/>
                          <w:szCs w:val="19"/>
                          <w:lang w:val="en-US"/>
                        </w:rPr>
                        <w:t>success(</w:t>
                      </w:r>
                      <w:proofErr w:type="gramEnd"/>
                      <w:r w:rsidRPr="000942D3">
                        <w:rPr>
                          <w:rFonts w:ascii="Arial" w:hAnsi="Arial" w:cs="Arial"/>
                          <w:color w:val="222222"/>
                          <w:sz w:val="19"/>
                          <w:szCs w:val="19"/>
                          <w:lang w:val="en-US"/>
                        </w:rPr>
                        <w:t>1), lastModified=0</w:t>
                      </w:r>
                    </w:p>
                    <w:p w14:paraId="4BD098C1" w14:textId="77777777" w:rsidR="00BA3DC4" w:rsidRPr="000942D3" w:rsidRDefault="00BA3DC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_rs_=963</w:t>
                      </w:r>
                    </w:p>
                    <w:p w14:paraId="1C80F51D" w14:textId="77777777" w:rsidR="00BA3DC4" w:rsidRPr="000942D3" w:rsidRDefault="00BA3DC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Content-Type=application/xml</w:t>
                      </w:r>
                    </w:p>
                    <w:p w14:paraId="1A481A93" w14:textId="77777777" w:rsidR="00BA3DC4" w:rsidRPr="000942D3" w:rsidRDefault="00BA3DC4"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anchor=</w:t>
                      </w:r>
                      <w:hyperlink r:id="rId26" w:tgtFrame="_blank" w:history="1">
                        <w:r w:rsidRPr="000942D3">
                          <w:rPr>
                            <w:rStyle w:val="Hyperlink"/>
                            <w:rFonts w:ascii="Arial" w:hAnsi="Arial" w:cs="Arial"/>
                            <w:color w:val="1155CC"/>
                            <w:sz w:val="19"/>
                            <w:szCs w:val="19"/>
                            <w:lang w:val="en-US"/>
                          </w:rPr>
                          <w:t>http://www.opengis.uab.es/cgi-bin/IdoneitatPI/MiraMon5_0.cgi</w:t>
                        </w:r>
                      </w:hyperlink>
                    </w:p>
                    <w:p w14:paraId="5B30465A" w14:textId="77777777" w:rsidR="00BA3DC4" w:rsidRDefault="00BA3DC4"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nutch.protocol.code=200</w:t>
                      </w:r>
                    </w:p>
                    <w:p w14:paraId="6607D970" w14:textId="77777777" w:rsidR="00BA3DC4" w:rsidRPr="005669EA" w:rsidRDefault="00BA3DC4" w:rsidP="00C602F1">
                      <w:pPr>
                        <w:spacing w:before="0" w:after="0"/>
                        <w:rPr>
                          <w:lang w:val="en-US"/>
                        </w:rPr>
                      </w:pPr>
                    </w:p>
                  </w:txbxContent>
                </v:textbox>
                <w10:anchorlock/>
              </v:rect>
            </w:pict>
          </mc:Fallback>
        </mc:AlternateContent>
      </w:r>
    </w:p>
    <w:p w14:paraId="712CB70E" w14:textId="551E4834" w:rsidR="00C602F1" w:rsidRDefault="00C602F1" w:rsidP="00C602F1">
      <w:pPr>
        <w:pStyle w:val="Caption"/>
      </w:pPr>
      <w:bookmarkStart w:id="675" w:name="_Toc453684233"/>
      <w:bookmarkStart w:id="676" w:name="_Toc453684867"/>
      <w:r>
        <w:t xml:space="preserve">Ejemplo </w:t>
      </w:r>
      <w:r>
        <w:fldChar w:fldCharType="begin"/>
      </w:r>
      <w:r>
        <w:instrText xml:space="preserve"> SEQ Ejemplo \* ARABIC </w:instrText>
      </w:r>
      <w:r>
        <w:fldChar w:fldCharType="separate"/>
      </w:r>
      <w:r w:rsidR="00D54E74">
        <w:rPr>
          <w:noProof/>
        </w:rPr>
        <w:t>2</w:t>
      </w:r>
      <w:bookmarkEnd w:id="675"/>
      <w:bookmarkEnd w:id="676"/>
      <w:r>
        <w:fldChar w:fldCharType="end"/>
      </w:r>
    </w:p>
    <w:p w14:paraId="7C514A16" w14:textId="594CC4F4" w:rsidR="00095AE2" w:rsidRDefault="00095AE2" w:rsidP="00B77571">
      <w:r>
        <w:t>Para terminar, en el tercer ejemplo, que se puede ver abajo, se puede apreciar un caso en el que se ha intentado recuperar un documento que ya existía.</w:t>
      </w:r>
    </w:p>
    <w:p w14:paraId="55942128" w14:textId="77777777" w:rsidR="00D36F1D" w:rsidRDefault="00D36F1D" w:rsidP="00D36F1D">
      <w:pPr>
        <w:keepNext/>
      </w:pPr>
      <w:r>
        <w:rPr>
          <w:noProof/>
          <w:lang w:val="en-US" w:eastAsia="en-US"/>
        </w:rPr>
        <w:lastRenderedPageBreak/>
        <mc:AlternateContent>
          <mc:Choice Requires="wps">
            <w:drawing>
              <wp:inline distT="0" distB="0" distL="0" distR="0" wp14:anchorId="1D6A6AE9" wp14:editId="306884ED">
                <wp:extent cx="5396230" cy="2208362"/>
                <wp:effectExtent l="0" t="0" r="13970" b="20955"/>
                <wp:docPr id="1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6230" cy="2208362"/>
                        </a:xfrm>
                        <a:prstGeom prst="rect">
                          <a:avLst/>
                        </a:prstGeom>
                        <a:solidFill>
                          <a:srgbClr val="FFFFFF"/>
                        </a:solidFill>
                        <a:ln w="9525">
                          <a:solidFill>
                            <a:srgbClr val="000000"/>
                          </a:solidFill>
                          <a:miter lim="800000"/>
                          <a:headEnd/>
                          <a:tailEnd/>
                        </a:ln>
                      </wps:spPr>
                      <wps:txbx>
                        <w:txbxContent>
                          <w:p w14:paraId="2BFB68F0" w14:textId="77777777" w:rsidR="00BA3DC4" w:rsidRPr="00D30DD5" w:rsidRDefault="00BA3DC4" w:rsidP="00C602F1">
                            <w:pPr>
                              <w:shd w:val="clear" w:color="auto" w:fill="FFFFFF"/>
                              <w:spacing w:before="0" w:after="0"/>
                              <w:jc w:val="left"/>
                              <w:rPr>
                                <w:rFonts w:ascii="Arial" w:hAnsi="Arial" w:cs="Arial"/>
                                <w:color w:val="222222"/>
                                <w:sz w:val="19"/>
                                <w:szCs w:val="19"/>
                                <w:lang w:val="en-US" w:eastAsia="es-ES"/>
                              </w:rPr>
                            </w:pPr>
                            <w:hyperlink r:id="rId27" w:tgtFrame="_blank" w:history="1">
                              <w:r w:rsidRPr="00D30DD5">
                                <w:rPr>
                                  <w:rStyle w:val="Hyperlink"/>
                                  <w:rFonts w:ascii="Arial" w:hAnsi="Arial" w:cs="Arial"/>
                                  <w:color w:val="1155CC"/>
                                  <w:sz w:val="19"/>
                                  <w:szCs w:val="19"/>
                                  <w:lang w:val="en-US"/>
                                </w:rPr>
                                <w:t>http://www.opengis.uab.es/cgi-bin/Educacio/MiraMon.cgi?REQUEST=GetCapabilities&amp;SERVICE=WMS&amp;VERSION=1.3.0</w:t>
                              </w:r>
                            </w:hyperlink>
                            <w:r w:rsidRPr="00D30DD5">
                              <w:rPr>
                                <w:rFonts w:ascii="Arial" w:hAnsi="Arial" w:cs="Arial"/>
                                <w:color w:val="222222"/>
                                <w:sz w:val="19"/>
                                <w:szCs w:val="19"/>
                                <w:lang w:val="en-US"/>
                              </w:rPr>
                              <w:t xml:space="preserve"> Version: 7</w:t>
                            </w:r>
                          </w:p>
                          <w:p w14:paraId="66F582D8" w14:textId="77777777" w:rsidR="00BA3DC4" w:rsidRPr="00D30DD5" w:rsidRDefault="00BA3DC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Status: 7 (db_duplicate)</w:t>
                            </w:r>
                          </w:p>
                          <w:p w14:paraId="73A9997E" w14:textId="77777777" w:rsidR="00BA3DC4" w:rsidRPr="00D30DD5" w:rsidRDefault="00BA3DC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Fetch time: Mon Jun 06 20:06:00 CEST 2016</w:t>
                            </w:r>
                          </w:p>
                          <w:p w14:paraId="4C726EBC" w14:textId="77777777" w:rsidR="00BA3DC4" w:rsidRPr="00D30DD5" w:rsidRDefault="00BA3DC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Modified time: Thu Jan 01 01:00:00 CET 1970</w:t>
                            </w:r>
                          </w:p>
                          <w:p w14:paraId="5D0EF4CB" w14:textId="77777777" w:rsidR="00BA3DC4" w:rsidRPr="00D30DD5" w:rsidRDefault="00BA3DC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Retries since fetch: 0</w:t>
                            </w:r>
                          </w:p>
                          <w:p w14:paraId="21D1E910" w14:textId="77777777" w:rsidR="00BA3DC4" w:rsidRPr="00D30DD5" w:rsidRDefault="00BA3DC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Retry interval: 2592000 seconds (30 days)</w:t>
                            </w:r>
                          </w:p>
                          <w:p w14:paraId="0CE6D213" w14:textId="77777777" w:rsidR="00BA3DC4" w:rsidRPr="00D30DD5" w:rsidRDefault="00BA3DC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Score: 3333000.0</w:t>
                            </w:r>
                          </w:p>
                          <w:p w14:paraId="0E15CC6A" w14:textId="77777777" w:rsidR="00BA3DC4" w:rsidRPr="00D30DD5" w:rsidRDefault="00BA3DC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Signature: 59d80766354f3ab52ab4cf8186b2a539</w:t>
                            </w:r>
                          </w:p>
                          <w:p w14:paraId="754FCA1C" w14:textId="77777777" w:rsidR="00BA3DC4" w:rsidRPr="00D30DD5" w:rsidRDefault="00BA3DC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Metadata: </w:t>
                            </w:r>
                          </w:p>
                          <w:p w14:paraId="11097894" w14:textId="77777777" w:rsidR="00BA3DC4" w:rsidRPr="00D30DD5" w:rsidRDefault="00BA3DC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 xml:space="preserve">  anchor_context=ut Cartogràfic de Catalunya </w:t>
                            </w:r>
                            <w:proofErr w:type="gramStart"/>
                            <w:r w:rsidRPr="00D30DD5">
                              <w:rPr>
                                <w:rFonts w:ascii="Arial" w:hAnsi="Arial" w:cs="Arial"/>
                                <w:color w:val="222222"/>
                                <w:sz w:val="19"/>
                                <w:szCs w:val="19"/>
                                <w:lang w:val="en-US"/>
                              </w:rPr>
                              <w:t>( Capabilities</w:t>
                            </w:r>
                            <w:proofErr w:type="gramEnd"/>
                            <w:r w:rsidRPr="00D30DD5">
                              <w:rPr>
                                <w:rFonts w:ascii="Arial" w:hAnsi="Arial" w:cs="Arial"/>
                                <w:color w:val="222222"/>
                                <w:sz w:val="19"/>
                                <w:szCs w:val="19"/>
                                <w:lang w:val="en-US"/>
                              </w:rPr>
                              <w:t xml:space="preserve"> ) WMS Base topogr</w:t>
                            </w:r>
                          </w:p>
                          <w:p w14:paraId="33638887" w14:textId="77777777" w:rsidR="00BA3DC4" w:rsidRPr="00D30DD5" w:rsidRDefault="00BA3DC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_pst_=</w:t>
                            </w:r>
                            <w:proofErr w:type="gramStart"/>
                            <w:r w:rsidRPr="00D30DD5">
                              <w:rPr>
                                <w:rFonts w:ascii="Arial" w:hAnsi="Arial" w:cs="Arial"/>
                                <w:color w:val="222222"/>
                                <w:sz w:val="19"/>
                                <w:szCs w:val="19"/>
                                <w:lang w:val="en-US"/>
                              </w:rPr>
                              <w:t>success(</w:t>
                            </w:r>
                            <w:proofErr w:type="gramEnd"/>
                            <w:r w:rsidRPr="00D30DD5">
                              <w:rPr>
                                <w:rFonts w:ascii="Arial" w:hAnsi="Arial" w:cs="Arial"/>
                                <w:color w:val="222222"/>
                                <w:sz w:val="19"/>
                                <w:szCs w:val="19"/>
                                <w:lang w:val="en-US"/>
                              </w:rPr>
                              <w:t>1), lastModified=0</w:t>
                            </w:r>
                          </w:p>
                          <w:p w14:paraId="0C7976D1" w14:textId="77777777" w:rsidR="00BA3DC4" w:rsidRPr="00D30DD5" w:rsidRDefault="00BA3DC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_rs_=573</w:t>
                            </w:r>
                          </w:p>
                          <w:p w14:paraId="2ACFE640" w14:textId="77777777" w:rsidR="00BA3DC4" w:rsidRPr="00D30DD5" w:rsidRDefault="00BA3DC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Content-Type=application/xml</w:t>
                            </w:r>
                          </w:p>
                          <w:p w14:paraId="04C0F32E" w14:textId="77777777" w:rsidR="00BA3DC4" w:rsidRPr="00C86C01" w:rsidRDefault="00BA3DC4" w:rsidP="00C602F1">
                            <w:pPr>
                              <w:shd w:val="clear" w:color="auto" w:fill="FFFFFF"/>
                              <w:spacing w:before="0" w:after="0"/>
                              <w:rPr>
                                <w:rFonts w:ascii="Arial" w:hAnsi="Arial" w:cs="Arial"/>
                                <w:color w:val="222222"/>
                                <w:sz w:val="19"/>
                                <w:szCs w:val="19"/>
                                <w:lang w:val="en-US"/>
                              </w:rPr>
                            </w:pPr>
                            <w:r w:rsidRPr="00C86C01">
                              <w:rPr>
                                <w:rFonts w:ascii="Arial" w:hAnsi="Arial" w:cs="Arial"/>
                                <w:color w:val="222222"/>
                                <w:sz w:val="19"/>
                                <w:szCs w:val="19"/>
                                <w:lang w:val="en-US"/>
                              </w:rPr>
                              <w:t>anchor=Capabilities</w:t>
                            </w:r>
                          </w:p>
                          <w:p w14:paraId="793DDB96" w14:textId="77777777" w:rsidR="00BA3DC4" w:rsidRDefault="00BA3DC4"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nutch.protocol.code=200</w:t>
                            </w:r>
                          </w:p>
                          <w:p w14:paraId="551E0C51" w14:textId="77777777" w:rsidR="00BA3DC4" w:rsidRPr="005669EA" w:rsidRDefault="00BA3DC4" w:rsidP="00C602F1">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1D6A6AE9" id="_x0000_s1032" style="width:424.9pt;height:173.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">
                <v:textbox>
                  <w:txbxContent>
                    <w:p w14:paraId="2BFB68F0" w14:textId="77777777" w:rsidR="00BA3DC4" w:rsidRPr="00D30DD5" w:rsidRDefault="00BA3DC4" w:rsidP="00C602F1">
                      <w:pPr>
                        <w:shd w:val="clear" w:color="auto" w:fill="FFFFFF"/>
                        <w:spacing w:before="0" w:after="0"/>
                        <w:jc w:val="left"/>
                        <w:rPr>
                          <w:rFonts w:ascii="Arial" w:hAnsi="Arial" w:cs="Arial"/>
                          <w:color w:val="222222"/>
                          <w:sz w:val="19"/>
                          <w:szCs w:val="19"/>
                          <w:lang w:val="en-US" w:eastAsia="es-ES"/>
                        </w:rPr>
                      </w:pPr>
                      <w:hyperlink r:id="rId28" w:tgtFrame="_blank" w:history="1">
                        <w:r w:rsidRPr="00D30DD5">
                          <w:rPr>
                            <w:rStyle w:val="Hyperlink"/>
                            <w:rFonts w:ascii="Arial" w:hAnsi="Arial" w:cs="Arial"/>
                            <w:color w:val="1155CC"/>
                            <w:sz w:val="19"/>
                            <w:szCs w:val="19"/>
                            <w:lang w:val="en-US"/>
                          </w:rPr>
                          <w:t>http://www.opengis.uab.es/cgi-bin/Educacio/MiraMon.cgi?REQUEST=GetCapabilities&amp;SERVICE=WMS&amp;VERSION=1.3.0</w:t>
                        </w:r>
                      </w:hyperlink>
                      <w:r w:rsidRPr="00D30DD5">
                        <w:rPr>
                          <w:rFonts w:ascii="Arial" w:hAnsi="Arial" w:cs="Arial"/>
                          <w:color w:val="222222"/>
                          <w:sz w:val="19"/>
                          <w:szCs w:val="19"/>
                          <w:lang w:val="en-US"/>
                        </w:rPr>
                        <w:t xml:space="preserve"> Version: 7</w:t>
                      </w:r>
                    </w:p>
                    <w:p w14:paraId="66F582D8" w14:textId="77777777" w:rsidR="00BA3DC4" w:rsidRPr="00D30DD5" w:rsidRDefault="00BA3DC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Status: 7 (db_duplicate)</w:t>
                      </w:r>
                    </w:p>
                    <w:p w14:paraId="73A9997E" w14:textId="77777777" w:rsidR="00BA3DC4" w:rsidRPr="00D30DD5" w:rsidRDefault="00BA3DC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Fetch time: Mon Jun 06 20:06:00 CEST 2016</w:t>
                      </w:r>
                    </w:p>
                    <w:p w14:paraId="4C726EBC" w14:textId="77777777" w:rsidR="00BA3DC4" w:rsidRPr="00D30DD5" w:rsidRDefault="00BA3DC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Modified time: Thu Jan 01 01:00:00 CET 1970</w:t>
                      </w:r>
                    </w:p>
                    <w:p w14:paraId="5D0EF4CB" w14:textId="77777777" w:rsidR="00BA3DC4" w:rsidRPr="00D30DD5" w:rsidRDefault="00BA3DC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Retries since fetch: 0</w:t>
                      </w:r>
                    </w:p>
                    <w:p w14:paraId="21D1E910" w14:textId="77777777" w:rsidR="00BA3DC4" w:rsidRPr="00D30DD5" w:rsidRDefault="00BA3DC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Retry interval: 2592000 seconds (30 days)</w:t>
                      </w:r>
                    </w:p>
                    <w:p w14:paraId="0CE6D213" w14:textId="77777777" w:rsidR="00BA3DC4" w:rsidRPr="00D30DD5" w:rsidRDefault="00BA3DC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Score: 3333000.0</w:t>
                      </w:r>
                    </w:p>
                    <w:p w14:paraId="0E15CC6A" w14:textId="77777777" w:rsidR="00BA3DC4" w:rsidRPr="00D30DD5" w:rsidRDefault="00BA3DC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Signature: 59d80766354f3ab52ab4cf8186b2a539</w:t>
                      </w:r>
                    </w:p>
                    <w:p w14:paraId="754FCA1C" w14:textId="77777777" w:rsidR="00BA3DC4" w:rsidRPr="00D30DD5" w:rsidRDefault="00BA3DC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Metadata: </w:t>
                      </w:r>
                    </w:p>
                    <w:p w14:paraId="11097894" w14:textId="77777777" w:rsidR="00BA3DC4" w:rsidRPr="00D30DD5" w:rsidRDefault="00BA3DC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 xml:space="preserve">  anchor_context=ut Cartogràfic de Catalunya </w:t>
                      </w:r>
                      <w:proofErr w:type="gramStart"/>
                      <w:r w:rsidRPr="00D30DD5">
                        <w:rPr>
                          <w:rFonts w:ascii="Arial" w:hAnsi="Arial" w:cs="Arial"/>
                          <w:color w:val="222222"/>
                          <w:sz w:val="19"/>
                          <w:szCs w:val="19"/>
                          <w:lang w:val="en-US"/>
                        </w:rPr>
                        <w:t>( Capabilities</w:t>
                      </w:r>
                      <w:proofErr w:type="gramEnd"/>
                      <w:r w:rsidRPr="00D30DD5">
                        <w:rPr>
                          <w:rFonts w:ascii="Arial" w:hAnsi="Arial" w:cs="Arial"/>
                          <w:color w:val="222222"/>
                          <w:sz w:val="19"/>
                          <w:szCs w:val="19"/>
                          <w:lang w:val="en-US"/>
                        </w:rPr>
                        <w:t xml:space="preserve"> ) WMS Base topogr</w:t>
                      </w:r>
                    </w:p>
                    <w:p w14:paraId="33638887" w14:textId="77777777" w:rsidR="00BA3DC4" w:rsidRPr="00D30DD5" w:rsidRDefault="00BA3DC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_pst_=</w:t>
                      </w:r>
                      <w:proofErr w:type="gramStart"/>
                      <w:r w:rsidRPr="00D30DD5">
                        <w:rPr>
                          <w:rFonts w:ascii="Arial" w:hAnsi="Arial" w:cs="Arial"/>
                          <w:color w:val="222222"/>
                          <w:sz w:val="19"/>
                          <w:szCs w:val="19"/>
                          <w:lang w:val="en-US"/>
                        </w:rPr>
                        <w:t>success(</w:t>
                      </w:r>
                      <w:proofErr w:type="gramEnd"/>
                      <w:r w:rsidRPr="00D30DD5">
                        <w:rPr>
                          <w:rFonts w:ascii="Arial" w:hAnsi="Arial" w:cs="Arial"/>
                          <w:color w:val="222222"/>
                          <w:sz w:val="19"/>
                          <w:szCs w:val="19"/>
                          <w:lang w:val="en-US"/>
                        </w:rPr>
                        <w:t>1), lastModified=0</w:t>
                      </w:r>
                    </w:p>
                    <w:p w14:paraId="0C7976D1" w14:textId="77777777" w:rsidR="00BA3DC4" w:rsidRPr="00D30DD5" w:rsidRDefault="00BA3DC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_rs_=573</w:t>
                      </w:r>
                    </w:p>
                    <w:p w14:paraId="2ACFE640" w14:textId="77777777" w:rsidR="00BA3DC4" w:rsidRPr="00D30DD5" w:rsidRDefault="00BA3DC4"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Content-Type=application/xml</w:t>
                      </w:r>
                    </w:p>
                    <w:p w14:paraId="04C0F32E" w14:textId="77777777" w:rsidR="00BA3DC4" w:rsidRPr="00C86C01" w:rsidRDefault="00BA3DC4" w:rsidP="00C602F1">
                      <w:pPr>
                        <w:shd w:val="clear" w:color="auto" w:fill="FFFFFF"/>
                        <w:spacing w:before="0" w:after="0"/>
                        <w:rPr>
                          <w:rFonts w:ascii="Arial" w:hAnsi="Arial" w:cs="Arial"/>
                          <w:color w:val="222222"/>
                          <w:sz w:val="19"/>
                          <w:szCs w:val="19"/>
                          <w:lang w:val="en-US"/>
                        </w:rPr>
                      </w:pPr>
                      <w:r w:rsidRPr="00C86C01">
                        <w:rPr>
                          <w:rFonts w:ascii="Arial" w:hAnsi="Arial" w:cs="Arial"/>
                          <w:color w:val="222222"/>
                          <w:sz w:val="19"/>
                          <w:szCs w:val="19"/>
                          <w:lang w:val="en-US"/>
                        </w:rPr>
                        <w:t>anchor=Capabilities</w:t>
                      </w:r>
                    </w:p>
                    <w:p w14:paraId="793DDB96" w14:textId="77777777" w:rsidR="00BA3DC4" w:rsidRDefault="00BA3DC4"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nutch.protocol.code=200</w:t>
                      </w:r>
                    </w:p>
                    <w:p w14:paraId="551E0C51" w14:textId="77777777" w:rsidR="00BA3DC4" w:rsidRPr="005669EA" w:rsidRDefault="00BA3DC4" w:rsidP="00C602F1">
                      <w:pPr>
                        <w:spacing w:before="0" w:after="0"/>
                        <w:rPr>
                          <w:lang w:val="en-US"/>
                        </w:rPr>
                      </w:pPr>
                    </w:p>
                  </w:txbxContent>
                </v:textbox>
                <w10:anchorlock/>
              </v:rect>
            </w:pict>
          </mc:Fallback>
        </mc:AlternateContent>
      </w:r>
    </w:p>
    <w:p w14:paraId="2EC8DC6A" w14:textId="61ADD506" w:rsidR="00000DC7" w:rsidRDefault="00D36F1D" w:rsidP="00D36F1D">
      <w:pPr>
        <w:pStyle w:val="Caption"/>
      </w:pPr>
      <w:bookmarkStart w:id="677" w:name="_Toc453684234"/>
      <w:bookmarkStart w:id="678" w:name="_Toc453684868"/>
      <w:r>
        <w:t xml:space="preserve">Ejemplo </w:t>
      </w:r>
      <w:r>
        <w:fldChar w:fldCharType="begin"/>
      </w:r>
      <w:r>
        <w:instrText xml:space="preserve"> SEQ Ejemplo \* ARABIC </w:instrText>
      </w:r>
      <w:r>
        <w:fldChar w:fldCharType="separate"/>
      </w:r>
      <w:r w:rsidR="00D54E74">
        <w:rPr>
          <w:noProof/>
        </w:rPr>
        <w:t>3</w:t>
      </w:r>
      <w:bookmarkEnd w:id="677"/>
      <w:bookmarkEnd w:id="678"/>
      <w:r>
        <w:fldChar w:fldCharType="end"/>
      </w:r>
    </w:p>
    <w:p w14:paraId="6ABCA306" w14:textId="77777777" w:rsidR="00095AE2" w:rsidRPr="00B77571" w:rsidRDefault="00095AE2" w:rsidP="00095AE2">
      <w:pPr>
        <w:pStyle w:val="Heading2"/>
        <w:numPr>
          <w:ilvl w:val="1"/>
          <w:numId w:val="1"/>
        </w:numPr>
      </w:pPr>
      <w:bookmarkStart w:id="679" w:name="_Toc453002181"/>
      <w:bookmarkStart w:id="680" w:name="_Toc453779479"/>
      <w:r>
        <w:t>Flujo principal de Nutch</w:t>
      </w:r>
      <w:bookmarkEnd w:id="679"/>
      <w:bookmarkEnd w:id="680"/>
    </w:p>
    <w:p w14:paraId="2E1E1184" w14:textId="60F96F44" w:rsidR="00DB464F" w:rsidDel="00B0076A" w:rsidRDefault="00DC46A8" w:rsidP="00DC46A8">
      <w:pPr>
        <w:rPr>
          <w:del w:id="681" w:author="Francisco J Lopez Pellicer" w:date="2016-06-15T18:18:00Z"/>
        </w:rPr>
      </w:pPr>
      <w:r>
        <w:t>El flujo de trabajo principal de Nutch sigue el esquema</w:t>
      </w:r>
      <w:r w:rsidR="00082ED0">
        <w:t xml:space="preserve"> de un crawler general</w:t>
      </w:r>
      <w:r>
        <w:t xml:space="preserve"> explicado con anterioridad en esta memoria. No obstante, tienen sus particularidades debido a que Nutch posee un mayor número de operaciones disponibles.</w:t>
      </w:r>
      <w:ins w:id="682" w:author="Francisco J Lopez Pellicer" w:date="2016-06-15T18:18:00Z">
        <w:r w:rsidR="00B0076A">
          <w:t xml:space="preserve"> </w:t>
        </w:r>
      </w:ins>
    </w:p>
    <w:p w14:paraId="5292CEF1" w14:textId="77777777" w:rsidR="000E7F5C" w:rsidRDefault="00DB464F" w:rsidP="00DC46A8">
      <w:r>
        <w:t xml:space="preserve">Nutch también trabaja por iteraciones, es decir, repite un conjunto de operaciones un numero especificado de veces. </w:t>
      </w:r>
    </w:p>
    <w:p w14:paraId="2AC69D0B" w14:textId="221287F4" w:rsidR="00DB464F" w:rsidRDefault="000E7F5C" w:rsidP="000E566C">
      <w:pPr>
        <w:pStyle w:val="Heading3"/>
        <w:numPr>
          <w:ilvl w:val="2"/>
          <w:numId w:val="1"/>
        </w:numPr>
      </w:pPr>
      <w:bookmarkStart w:id="683" w:name="_Toc453002182"/>
      <w:bookmarkStart w:id="684" w:name="_Toc453779480"/>
      <w:r>
        <w:t>Inject</w:t>
      </w:r>
      <w:bookmarkEnd w:id="683"/>
      <w:bookmarkEnd w:id="684"/>
    </w:p>
    <w:p w14:paraId="48E900C0" w14:textId="2854CAE1" w:rsidR="00072F22" w:rsidRDefault="00DB464F" w:rsidP="000E566C">
      <w:pPr>
        <w:pStyle w:val="ListBullet2"/>
        <w:numPr>
          <w:ilvl w:val="0"/>
          <w:numId w:val="0"/>
        </w:numPr>
        <w:rPr>
          <w:rFonts w:ascii="Courier New" w:hAnsi="Courier New" w:cs="Courier New"/>
          <w:color w:val="000000"/>
          <w:sz w:val="20"/>
          <w:szCs w:val="20"/>
          <w:lang w:val="es-ES" w:eastAsia="es-ES"/>
        </w:rPr>
      </w:pPr>
      <w:r>
        <w:t xml:space="preserve">Previo al inicio de la fase iterativa Nutch </w:t>
      </w:r>
      <w:r w:rsidRPr="00B516AA">
        <w:rPr>
          <w:b/>
        </w:rPr>
        <w:t>inyecta</w:t>
      </w:r>
      <w:r>
        <w:t xml:space="preserve"> las URL semilla. Estas son las URLs de las cuales va a partir el </w:t>
      </w:r>
      <w:r>
        <w:rPr>
          <w:i/>
        </w:rPr>
        <w:t>crawler.</w:t>
      </w:r>
      <w:r>
        <w:t xml:space="preserve"> </w:t>
      </w:r>
      <w:r w:rsidR="00451DA4">
        <w:t xml:space="preserve">Estas direcciones se recogen del fichero seeds.txt, el cual está localizado en la carpeta </w:t>
      </w:r>
      <w:r w:rsidR="00820CC0">
        <w:t>URLs</w:t>
      </w:r>
      <w:r w:rsidR="00451DA4">
        <w:t>.</w:t>
      </w:r>
      <w:r w:rsidR="000B3E1E">
        <w:t xml:space="preserve"> La clase que implementa esta operación es </w:t>
      </w:r>
      <w:r w:rsidR="00163F69" w:rsidRPr="00D36F1D">
        <w:rPr>
          <w:rStyle w:val="FicherosycarpetasCar"/>
          <w:shd w:val="clear" w:color="auto" w:fill="FFFFFF" w:themeFill="background1"/>
        </w:rPr>
        <w:t>org.apache.nutch.crawl.Injector</w:t>
      </w:r>
      <w:r w:rsidR="00163F69">
        <w:rPr>
          <w:rFonts w:ascii="Courier New" w:hAnsi="Courier New" w:cs="Courier New"/>
          <w:color w:val="000000"/>
          <w:sz w:val="20"/>
          <w:szCs w:val="20"/>
          <w:lang w:val="es-ES" w:eastAsia="es-ES"/>
        </w:rPr>
        <w:t>.</w:t>
      </w:r>
    </w:p>
    <w:p w14:paraId="6C6B22E7" w14:textId="3071DED6" w:rsidR="00451541" w:rsidRPr="000E566C" w:rsidRDefault="000E566C" w:rsidP="000E566C">
      <w:pPr>
        <w:pStyle w:val="Heading3"/>
        <w:numPr>
          <w:ilvl w:val="2"/>
          <w:numId w:val="1"/>
        </w:numPr>
      </w:pPr>
      <w:bookmarkStart w:id="685" w:name="_Toc453002183"/>
      <w:r>
        <w:t xml:space="preserve"> </w:t>
      </w:r>
      <w:bookmarkStart w:id="686" w:name="_Toc453779481"/>
      <w:r w:rsidR="000E7F5C" w:rsidRPr="000E566C">
        <w:t>Generate</w:t>
      </w:r>
      <w:bookmarkEnd w:id="685"/>
      <w:bookmarkEnd w:id="686"/>
    </w:p>
    <w:p w14:paraId="20466ED3" w14:textId="019C4CDF" w:rsidR="00451541" w:rsidDel="00B0076A" w:rsidRDefault="00451541" w:rsidP="00451541">
      <w:pPr>
        <w:rPr>
          <w:del w:id="687" w:author="Francisco J Lopez Pellicer" w:date="2016-06-15T18:18:00Z"/>
        </w:rPr>
      </w:pPr>
      <w:r>
        <w:t xml:space="preserve">Una vez dentro del bucle, la primera operación es </w:t>
      </w:r>
      <w:r w:rsidRPr="00D36F1D">
        <w:rPr>
          <w:b/>
          <w:i/>
          <w:lang w:val="es-ES" w:eastAsia="es-ES"/>
        </w:rPr>
        <w:t>generate</w:t>
      </w:r>
      <w:r>
        <w:rPr>
          <w:lang w:val="es-ES" w:eastAsia="es-ES"/>
        </w:rPr>
        <w:t xml:space="preserve">. En esta operación se seleccionan los documentos para continuar con el proceso. </w:t>
      </w:r>
      <w:r w:rsidR="00B32125">
        <w:t>Nutch permite e</w:t>
      </w:r>
      <w:r>
        <w:t xml:space="preserve">specificar en la configuración cuantos documentos van a ser seleccionados para ser procesados. Así, Nutch seleccionará los N enlaces con más score para su procesamiento. </w:t>
      </w:r>
    </w:p>
    <w:p w14:paraId="7A46A436" w14:textId="59408060" w:rsidR="00560326" w:rsidRDefault="00451541" w:rsidP="00451541">
      <w:r>
        <w:t xml:space="preserve">Esta operación genera un </w:t>
      </w:r>
      <w:r w:rsidRPr="00B516AA">
        <w:rPr>
          <w:b/>
          <w:i/>
        </w:rPr>
        <w:t>segment</w:t>
      </w:r>
      <w:r w:rsidR="00560326">
        <w:t xml:space="preserve">, este es el elemento de almacenamiento temporal que se utiliza para las distintas fases del flujo de trabajo. </w:t>
      </w:r>
    </w:p>
    <w:p w14:paraId="0316B471" w14:textId="77777777" w:rsidR="00560326" w:rsidRDefault="00560326" w:rsidP="00C602F1">
      <w:pPr>
        <w:spacing w:after="0"/>
      </w:pPr>
      <w:r>
        <w:t xml:space="preserve">En un </w:t>
      </w:r>
      <w:r>
        <w:rPr>
          <w:i/>
        </w:rPr>
        <w:t>segment</w:t>
      </w:r>
      <w:r>
        <w:t xml:space="preserve"> se guarda:</w:t>
      </w:r>
    </w:p>
    <w:p w14:paraId="1914FA3E" w14:textId="77777777" w:rsidR="00560326" w:rsidRDefault="00560326" w:rsidP="00C602F1">
      <w:pPr>
        <w:pStyle w:val="ListBullet2"/>
        <w:spacing w:before="0"/>
        <w:ind w:left="641" w:hanging="357"/>
      </w:pPr>
      <w:r>
        <w:t>El contenido de las páginas en crudo (texto sin procesar con las etiquetas de html).</w:t>
      </w:r>
    </w:p>
    <w:p w14:paraId="54D0CFED" w14:textId="77777777" w:rsidR="00560326" w:rsidRDefault="00560326" w:rsidP="00FF0822">
      <w:pPr>
        <w:pStyle w:val="ListBullet2"/>
      </w:pPr>
      <w:r>
        <w:t xml:space="preserve">Contenido después de pasar por la fase de </w:t>
      </w:r>
      <w:r>
        <w:rPr>
          <w:i/>
        </w:rPr>
        <w:t>parse</w:t>
      </w:r>
      <w:r>
        <w:t>.</w:t>
      </w:r>
    </w:p>
    <w:p w14:paraId="69C598CD" w14:textId="77777777" w:rsidR="00560326" w:rsidRDefault="00560326" w:rsidP="00FF0822">
      <w:pPr>
        <w:pStyle w:val="ListBullet2"/>
      </w:pPr>
      <w:r>
        <w:t>Metadatos descubiertos o extraidos.</w:t>
      </w:r>
    </w:p>
    <w:p w14:paraId="5C83EB47" w14:textId="77777777" w:rsidR="00560326" w:rsidRDefault="00560326" w:rsidP="00FF0822">
      <w:pPr>
        <w:pStyle w:val="ListBullet2"/>
      </w:pPr>
      <w:r>
        <w:t>Enlaces de salida de la web (</w:t>
      </w:r>
      <w:r>
        <w:rPr>
          <w:i/>
        </w:rPr>
        <w:t>outlinks).</w:t>
      </w:r>
    </w:p>
    <w:p w14:paraId="45E88861" w14:textId="31C042A7" w:rsidR="00163F69" w:rsidRPr="00FF0822" w:rsidRDefault="00B516AA" w:rsidP="00FF0822">
      <w:pPr>
        <w:pStyle w:val="ListBullet2"/>
      </w:pPr>
      <w:r>
        <w:t>Texto plano para la indexación.</w:t>
      </w:r>
    </w:p>
    <w:p w14:paraId="04C4D45F" w14:textId="77777777" w:rsidR="000E7F5C" w:rsidRPr="000B3E1E" w:rsidRDefault="000E7F5C" w:rsidP="000E7F5C">
      <w:pPr>
        <w:pStyle w:val="Heading3"/>
        <w:numPr>
          <w:ilvl w:val="2"/>
          <w:numId w:val="1"/>
        </w:numPr>
      </w:pPr>
      <w:bookmarkStart w:id="688" w:name="_Toc453002184"/>
      <w:bookmarkStart w:id="689" w:name="_Toc453779482"/>
      <w:r>
        <w:lastRenderedPageBreak/>
        <w:t>Fetch</w:t>
      </w:r>
      <w:bookmarkEnd w:id="688"/>
      <w:bookmarkEnd w:id="689"/>
    </w:p>
    <w:p w14:paraId="0E13FFE8" w14:textId="77777777" w:rsidR="006B025D" w:rsidRDefault="00B516AA" w:rsidP="006B025D">
      <w:r>
        <w:t xml:space="preserve">Después de haber generado un </w:t>
      </w:r>
      <w:r w:rsidRPr="00B516AA">
        <w:rPr>
          <w:i/>
        </w:rPr>
        <w:t>segment</w:t>
      </w:r>
      <w:r>
        <w:rPr>
          <w:i/>
        </w:rPr>
        <w:t xml:space="preserve"> </w:t>
      </w:r>
      <w:r>
        <w:t xml:space="preserve">se procede a realizar la operación de </w:t>
      </w:r>
      <w:r w:rsidR="00163F69" w:rsidRPr="00B516AA">
        <w:rPr>
          <w:b/>
          <w:i/>
        </w:rPr>
        <w:t>f</w:t>
      </w:r>
      <w:r w:rsidR="006B025D" w:rsidRPr="00B516AA">
        <w:rPr>
          <w:b/>
          <w:i/>
        </w:rPr>
        <w:t>etch</w:t>
      </w:r>
      <w:r w:rsidR="00163F69">
        <w:t xml:space="preserve">. </w:t>
      </w:r>
      <w:r>
        <w:t xml:space="preserve"> Durante esta operación se recupera el contenido de las páginas web seleccionadas para ser procesadas. Extrae tanto el contenido como los metadatos de la misma. </w:t>
      </w:r>
    </w:p>
    <w:p w14:paraId="171FAC23" w14:textId="77777777" w:rsidR="000E7F5C" w:rsidRDefault="000E7F5C" w:rsidP="000E7F5C">
      <w:pPr>
        <w:pStyle w:val="Heading3"/>
        <w:numPr>
          <w:ilvl w:val="2"/>
          <w:numId w:val="1"/>
        </w:numPr>
      </w:pPr>
      <w:bookmarkStart w:id="690" w:name="_Toc453002185"/>
      <w:bookmarkStart w:id="691" w:name="_Toc453779483"/>
      <w:r>
        <w:t>Parse</w:t>
      </w:r>
      <w:bookmarkEnd w:id="690"/>
      <w:bookmarkEnd w:id="691"/>
    </w:p>
    <w:p w14:paraId="351B77C8" w14:textId="5C2E7777" w:rsidR="005B721C" w:rsidDel="00B0076A" w:rsidRDefault="000E7F5C" w:rsidP="006B025D">
      <w:pPr>
        <w:rPr>
          <w:del w:id="692" w:author="Francisco J Lopez Pellicer" w:date="2016-06-15T18:18:00Z"/>
        </w:rPr>
      </w:pPr>
      <w:r>
        <w:t xml:space="preserve">El proceso de </w:t>
      </w:r>
      <w:r>
        <w:rPr>
          <w:i/>
        </w:rPr>
        <w:t>parse</w:t>
      </w:r>
      <w:r>
        <w:t xml:space="preserve"> es uno de los más importantes en el proceso de </w:t>
      </w:r>
      <w:r>
        <w:rPr>
          <w:i/>
        </w:rPr>
        <w:t>crawling</w:t>
      </w:r>
      <w:r>
        <w:t xml:space="preserve"> para conseguir los resultados deseados. </w:t>
      </w:r>
      <w:ins w:id="693" w:author="Francisco J Lopez Pellicer" w:date="2016-06-15T18:18:00Z">
        <w:r w:rsidR="00B0076A">
          <w:t xml:space="preserve"> </w:t>
        </w:r>
      </w:ins>
    </w:p>
    <w:p w14:paraId="177C305B" w14:textId="77777777" w:rsidR="008D78FC" w:rsidRPr="008D78FC" w:rsidRDefault="008D78FC" w:rsidP="006B025D">
      <w:r>
        <w:t xml:space="preserve">El proceso de </w:t>
      </w:r>
      <w:r>
        <w:rPr>
          <w:i/>
        </w:rPr>
        <w:t>parse</w:t>
      </w:r>
      <w:r>
        <w:t xml:space="preserve"> no guarda una </w:t>
      </w:r>
      <w:r w:rsidR="0060786F">
        <w:t xml:space="preserve">gran </w:t>
      </w:r>
      <w:r>
        <w:t>relación</w:t>
      </w:r>
      <w:r w:rsidR="0060786F">
        <w:t xml:space="preserve"> </w:t>
      </w:r>
      <w:r>
        <w:t xml:space="preserve">con el procedimiento homologa referida a los compiladores de lenguajes. </w:t>
      </w:r>
      <w:r w:rsidR="0060786F">
        <w:t xml:space="preserve">En los dos casos se trabaja con conjuntos de caracteres con el objetivo de interpretarlos. No obstante, en el caso que nos ocupa el proceso se relaciona más con la extracción del texto perteneciente a la página que se está procesando. </w:t>
      </w:r>
    </w:p>
    <w:p w14:paraId="4C1D8ACE" w14:textId="7DAA026B" w:rsidR="000E7F5C" w:rsidDel="00B0076A" w:rsidRDefault="000E7F5C" w:rsidP="006B025D">
      <w:pPr>
        <w:rPr>
          <w:del w:id="694" w:author="Francisco J Lopez Pellicer" w:date="2016-06-15T18:19:00Z"/>
        </w:rPr>
      </w:pPr>
      <w:r>
        <w:t xml:space="preserve">Dependiendo del tipo de contenido que tienen una web, se debe usar un </w:t>
      </w:r>
      <w:r>
        <w:rPr>
          <w:i/>
        </w:rPr>
        <w:t>parser</w:t>
      </w:r>
      <w:r>
        <w:t xml:space="preserve"> u otro. Cada tipo de contenido necesita que se tengan en cuenta sus peculiaridades con el objetivo de extraer la mayor cantidad de información y de manera correcta.</w:t>
      </w:r>
      <w:ins w:id="695" w:author="Francisco J Lopez Pellicer" w:date="2016-06-15T18:19:00Z">
        <w:r w:rsidR="00B0076A">
          <w:t xml:space="preserve"> </w:t>
        </w:r>
      </w:ins>
    </w:p>
    <w:p w14:paraId="7E29FF00" w14:textId="77777777" w:rsidR="00B664B9" w:rsidRDefault="000E7F5C" w:rsidP="00E45E60">
      <w:r>
        <w:t xml:space="preserve">Un ejemplo sería una página que contiene un </w:t>
      </w:r>
      <w:r w:rsidRPr="00B664B9">
        <w:t>documento XML</w:t>
      </w:r>
      <w:r w:rsidR="00B664B9" w:rsidRPr="000E566C">
        <w:rPr>
          <w:rStyle w:val="FootnoteReference"/>
        </w:rPr>
        <w:footnoteReference w:id="5"/>
      </w:r>
      <w:r w:rsidR="00B664B9">
        <w:t xml:space="preserve">. Para realizar el </w:t>
      </w:r>
      <w:r w:rsidR="00B664B9">
        <w:rPr>
          <w:i/>
        </w:rPr>
        <w:t xml:space="preserve">parse </w:t>
      </w:r>
      <w:r w:rsidR="00B664B9">
        <w:t>de ese tipo de documentos se utilizan analizadores específicos basados en la arquitectura DOM</w:t>
      </w:r>
      <w:r w:rsidR="00B664B9" w:rsidRPr="000E566C">
        <w:rPr>
          <w:rStyle w:val="FootnoteReference"/>
        </w:rPr>
        <w:footnoteReference w:id="6"/>
      </w:r>
      <w:r w:rsidR="00B664B9">
        <w:t xml:space="preserve">. </w:t>
      </w:r>
    </w:p>
    <w:p w14:paraId="18C9177B" w14:textId="77777777" w:rsidR="00805B88" w:rsidRDefault="00805B88" w:rsidP="00805B88">
      <w:pPr>
        <w:pStyle w:val="Heading4"/>
      </w:pPr>
      <w:r>
        <w:t>DOM</w:t>
      </w:r>
    </w:p>
    <w:p w14:paraId="75969788" w14:textId="7E2BBC2D" w:rsidR="00B664B9" w:rsidDel="00B0076A" w:rsidRDefault="00B664B9" w:rsidP="00B664B9">
      <w:pPr>
        <w:rPr>
          <w:del w:id="696" w:author="Francisco J Lopez Pellicer" w:date="2016-06-15T18:19:00Z"/>
        </w:rPr>
      </w:pPr>
      <w:r>
        <w:t>Cuando se creó el lenguaje XML también surgió la necesidad de procesar y manipular el contenido de los archivos XML mediante los lenguajes de programación tradicionales. XML es un lenguaje sencillo de escribir, pero complejo para procesar y manipular de forma eficiente. Por este motivo, surgieron algunas técnicas entre las que se encuentra DOM</w:t>
      </w:r>
      <w:r w:rsidR="00805B88">
        <w:t xml:space="preserve"> </w:t>
      </w:r>
      <w:r w:rsidR="00805B88">
        <w:fldChar w:fldCharType="begin" w:fldLock="1"/>
      </w:r>
      <w:r w:rsidR="00A81868">
        <w:instrText>ADDIN CSL_CITATION { "citationItems" : [ { "id" : "ITEM-1", "itemData" : { "author" : [ { "dropping-particle" : "", "family" : "Librosweb", "given" : "", "non-dropping-particle" : "", "parse-names" : false, "suffix" : "" } ], "id" : "ITEM-1", "issued" : { "date-parts" : [ [ "0" ] ] }, "title" : "DOM", "type" : "article-journal" }, "uris" : [ "http://www.mendeley.com/documents/?uuid=cb3ae753-8d4e-31d2-b5fb-97b69a01ecf7" ] } ], "mendeley" : { "formattedCitation" : "[9]", "manualFormatting" : "[9]", "plainTextFormattedCitation" : "[9]", "previouslyFormattedCitation" : "[9]" }, "properties" : { "noteIndex" : 0 }, "schema" : "https://github.com/citation-style-language/schema/raw/master/csl-citation.json" }</w:instrText>
      </w:r>
      <w:r w:rsidR="00805B88">
        <w:fldChar w:fldCharType="separate"/>
      </w:r>
      <w:r w:rsidR="00805B88" w:rsidRPr="00805B88">
        <w:rPr>
          <w:noProof/>
        </w:rPr>
        <w:t>[</w:t>
      </w:r>
      <w:r w:rsidR="004957C0" w:rsidRPr="004957C0">
        <w:rPr>
          <w:noProof/>
        </w:rPr>
        <w:t>9</w:t>
      </w:r>
      <w:r w:rsidR="00805B88" w:rsidRPr="00805B88">
        <w:rPr>
          <w:noProof/>
        </w:rPr>
        <w:t>]</w:t>
      </w:r>
      <w:r w:rsidR="00805B88">
        <w:fldChar w:fldCharType="end"/>
      </w:r>
      <w:r>
        <w:t>.</w:t>
      </w:r>
      <w:ins w:id="697" w:author="Francisco J Lopez Pellicer" w:date="2016-06-15T18:19:00Z">
        <w:r w:rsidR="00B0076A">
          <w:t xml:space="preserve"> </w:t>
        </w:r>
      </w:ins>
    </w:p>
    <w:p w14:paraId="12CCB0BB" w14:textId="77777777" w:rsidR="00B664B9" w:rsidRDefault="00B664B9" w:rsidP="00B664B9">
      <w:r>
        <w:t>DOM es un conjunto de utilidades específicamente diseñadas para manipular documentos XML. Por extensión, DOM también se puede utilizar para manipular documentos XHTML y HTML. Se puede utilizar DOM para manipular las páginas XHTML de forma rápida y eficiente.</w:t>
      </w:r>
    </w:p>
    <w:p w14:paraId="37E0F1D7" w14:textId="6EDF0D8B" w:rsidR="00B664B9" w:rsidDel="00B0076A" w:rsidRDefault="00B664B9" w:rsidP="00F559D9">
      <w:pPr>
        <w:rPr>
          <w:del w:id="698" w:author="Francisco J Lopez Pellicer" w:date="2016-06-15T18:20:00Z"/>
        </w:rPr>
      </w:pPr>
      <w:r w:rsidRPr="00F559D9">
        <w:t>Antes de poder utilizar sus funciones, DOM transforma internamente el archivo XML original en una estructura más fácil de manejar formada por una jerarquía de nodos. De esta forma, DOM transforma el código XML en una serie de nodos interconectados en forma de</w:t>
      </w:r>
      <w:r w:rsidRPr="00FF0822">
        <w:rPr>
          <w:color w:val="201A1B"/>
        </w:rPr>
        <w:t> </w:t>
      </w:r>
      <w:r w:rsidRPr="00F559D9">
        <w:rPr>
          <w:rStyle w:val="Emphasis"/>
          <w:i w:val="0"/>
          <w:color w:val="201A1B"/>
          <w:szCs w:val="26"/>
        </w:rPr>
        <w:t>árbol</w:t>
      </w:r>
      <w:r w:rsidRPr="00F559D9">
        <w:t>.</w:t>
      </w:r>
      <w:ins w:id="699" w:author="Francisco J Lopez Pellicer" w:date="2016-06-15T18:20:00Z">
        <w:r w:rsidR="00B0076A">
          <w:t xml:space="preserve"> </w:t>
        </w:r>
      </w:ins>
    </w:p>
    <w:p w14:paraId="694D765B" w14:textId="77777777" w:rsidR="00B664B9" w:rsidRDefault="00B664B9" w:rsidP="00F559D9">
      <w:r w:rsidRPr="00F559D9">
        <w:t>El árbol generado no sólo representa los contenidos del archivo original</w:t>
      </w:r>
      <w:r w:rsidR="002763C8">
        <w:t xml:space="preserve">, </w:t>
      </w:r>
      <w:r w:rsidRPr="00F559D9">
        <w:t>también representa sus relaciones</w:t>
      </w:r>
      <w:r w:rsidR="002763C8">
        <w:t>.</w:t>
      </w:r>
      <w:r w:rsidRPr="00F559D9">
        <w:t xml:space="preserve"> </w:t>
      </w:r>
    </w:p>
    <w:p w14:paraId="4B708C5B" w14:textId="7E178FCB" w:rsidR="00B664B9" w:rsidDel="00B0076A" w:rsidRDefault="00B664B9" w:rsidP="00F559D9">
      <w:pPr>
        <w:rPr>
          <w:del w:id="700" w:author="Francisco J Lopez Pellicer" w:date="2016-06-15T18:20:00Z"/>
        </w:rPr>
      </w:pPr>
      <w:r w:rsidRPr="00F559D9">
        <w:t>Aunque en ocasiones DOM se asocia con la programación web y con JavaScript, la API de DOM es independiente de cualquier lenguaje de programación. De hecho, DOM está disponible en la mayoría de lenguajes de programación comúnmente empleados.</w:t>
      </w:r>
      <w:ins w:id="701" w:author="Francisco J Lopez Pellicer" w:date="2016-06-15T18:20:00Z">
        <w:r w:rsidR="00B0076A">
          <w:t xml:space="preserve"> </w:t>
        </w:r>
      </w:ins>
    </w:p>
    <w:p w14:paraId="26D6B96A" w14:textId="1D387A05" w:rsidR="00F559D9" w:rsidDel="00B0076A" w:rsidRDefault="00F559D9" w:rsidP="00F559D9">
      <w:pPr>
        <w:rPr>
          <w:del w:id="702" w:author="Francisco J Lopez Pellicer" w:date="2016-06-15T18:20:00Z"/>
        </w:rPr>
      </w:pPr>
      <w:r>
        <w:t xml:space="preserve">En la </w:t>
      </w:r>
      <w:r>
        <w:fldChar w:fldCharType="begin"/>
      </w:r>
      <w:r>
        <w:instrText xml:space="preserve"> REF _Ref452741122 \h </w:instrText>
      </w:r>
      <w:r>
        <w:fldChar w:fldCharType="separate"/>
      </w:r>
      <w:r w:rsidR="00D54E74">
        <w:t xml:space="preserve">Ilustración </w:t>
      </w:r>
      <w:r w:rsidR="00D54E74">
        <w:rPr>
          <w:noProof/>
        </w:rPr>
        <w:t>4</w:t>
      </w:r>
      <w:r>
        <w:fldChar w:fldCharType="end"/>
      </w:r>
      <w:r>
        <w:t xml:space="preserve"> de puede ver un esquema de una jerarquía generada por un documento XHTML al ser transformado en DOM</w:t>
      </w:r>
      <w:r w:rsidR="00805B88">
        <w:t xml:space="preserve"> </w:t>
      </w:r>
      <w:r w:rsidR="00805B88">
        <w:fldChar w:fldCharType="begin" w:fldLock="1"/>
      </w:r>
      <w:r w:rsidR="00A81868">
        <w:instrText>ADDIN CSL_CITATION { "citationItems" : [ { "id" : "ITEM-1", "itemData" : { "author" : [ { "dropping-particle" : "", "family" : "Librosweb", "given" : "", "non-dropping-particle" : "", "parse-names" : false, "suffix" : "" } ], "id" : "ITEM-1", "issued" : { "date-parts" : [ [ "0" ] ] }, "title" : "DOM", "type" : "article-journal" }, "uris" : [ "http://www.mendeley.com/documents/?uuid=cb3ae753-8d4e-31d2-b5fb-97b69a01ecf7" ] } ], "mendeley" : { "formattedCitation" : "[9]", "plainTextFormattedCitation" : "[9]", "previouslyFormattedCitation" : "[9]" }, "properties" : { "noteIndex" : 0 }, "schema" : "https://github.com/citation-style-language/schema/raw/master/csl-citation.json" }</w:instrText>
      </w:r>
      <w:r w:rsidR="00805B88">
        <w:fldChar w:fldCharType="separate"/>
      </w:r>
      <w:r w:rsidR="00805B88" w:rsidRPr="00805B88">
        <w:rPr>
          <w:noProof/>
        </w:rPr>
        <w:t>[</w:t>
      </w:r>
      <w:r w:rsidR="004957C0" w:rsidRPr="004957C0">
        <w:rPr>
          <w:noProof/>
        </w:rPr>
        <w:t>9</w:t>
      </w:r>
      <w:r w:rsidR="00805B88" w:rsidRPr="00805B88">
        <w:rPr>
          <w:noProof/>
        </w:rPr>
        <w:t>]</w:t>
      </w:r>
      <w:r w:rsidR="00805B88">
        <w:fldChar w:fldCharType="end"/>
      </w:r>
      <w:r>
        <w:t>.</w:t>
      </w:r>
    </w:p>
    <w:p w14:paraId="1693CDE9" w14:textId="77777777" w:rsidR="00F559D9" w:rsidRDefault="00F559D9" w:rsidP="00F559D9"/>
    <w:p w14:paraId="3F4F122D" w14:textId="77777777" w:rsidR="00F559D9" w:rsidRDefault="00F559D9" w:rsidP="00F559D9">
      <w:pPr>
        <w:keepNext/>
        <w:jc w:val="center"/>
      </w:pPr>
      <w:r>
        <w:rPr>
          <w:noProof/>
          <w:lang w:val="en-US" w:eastAsia="en-US"/>
        </w:rPr>
        <w:lastRenderedPageBreak/>
        <w:drawing>
          <wp:inline distT="0" distB="0" distL="0" distR="0" wp14:anchorId="4C30467D" wp14:editId="730CF4E6">
            <wp:extent cx="3954093" cy="2663825"/>
            <wp:effectExtent l="0" t="0" r="889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0401.gif"/>
                    <pic:cNvPicPr/>
                  </pic:nvPicPr>
                  <pic:blipFill>
                    <a:blip r:embed="rId29">
                      <a:extLst>
                        <a:ext uri="{28A0092B-C50C-407E-A947-70E740481C1C}">
                          <a14:useLocalDpi xmlns:a14="http://schemas.microsoft.com/office/drawing/2010/main" val="0"/>
                        </a:ext>
                      </a:extLst>
                    </a:blip>
                    <a:stretch>
                      <a:fillRect/>
                    </a:stretch>
                  </pic:blipFill>
                  <pic:spPr>
                    <a:xfrm>
                      <a:off x="0" y="0"/>
                      <a:ext cx="3957801" cy="2666323"/>
                    </a:xfrm>
                    <a:prstGeom prst="rect">
                      <a:avLst/>
                    </a:prstGeom>
                  </pic:spPr>
                </pic:pic>
              </a:graphicData>
            </a:graphic>
          </wp:inline>
        </w:drawing>
      </w:r>
    </w:p>
    <w:p w14:paraId="57791A78" w14:textId="653A6059" w:rsidR="00F559D9" w:rsidRPr="00F559D9" w:rsidRDefault="00F559D9" w:rsidP="00F559D9">
      <w:pPr>
        <w:pStyle w:val="Caption"/>
        <w:jc w:val="center"/>
      </w:pPr>
      <w:bookmarkStart w:id="703" w:name="_Toc453684235"/>
      <w:bookmarkStart w:id="704" w:name="_Toc453684920"/>
      <w:bookmarkStart w:id="705" w:name="_Ref452741122"/>
      <w:r>
        <w:t xml:space="preserve">Ilustración </w:t>
      </w:r>
      <w:r>
        <w:fldChar w:fldCharType="begin"/>
      </w:r>
      <w:r>
        <w:instrText xml:space="preserve"> SEQ Ilustración \* ARABIC </w:instrText>
      </w:r>
      <w:r>
        <w:fldChar w:fldCharType="separate"/>
      </w:r>
      <w:r w:rsidR="00D54E74">
        <w:rPr>
          <w:noProof/>
        </w:rPr>
        <w:t>4</w:t>
      </w:r>
      <w:bookmarkEnd w:id="703"/>
      <w:bookmarkEnd w:id="704"/>
      <w:r>
        <w:fldChar w:fldCharType="end"/>
      </w:r>
      <w:bookmarkEnd w:id="705"/>
    </w:p>
    <w:p w14:paraId="05A939D4" w14:textId="68F45A27" w:rsidR="00F559D9" w:rsidDel="00B0076A" w:rsidRDefault="00F559D9" w:rsidP="00B664B9">
      <w:pPr>
        <w:rPr>
          <w:del w:id="706" w:author="Francisco J Lopez Pellicer" w:date="2016-06-15T18:20:00Z"/>
          <w:lang w:val="es-ES"/>
        </w:rPr>
      </w:pPr>
      <w:r>
        <w:rPr>
          <w:lang w:val="es-ES"/>
        </w:rPr>
        <w:t>Para el desarrollo de este trabajo este tipo de documentos son los más importantes.</w:t>
      </w:r>
      <w:ins w:id="707" w:author="Francisco J Lopez Pellicer" w:date="2016-06-15T18:20:00Z">
        <w:r w:rsidR="00B0076A">
          <w:rPr>
            <w:lang w:val="es-ES"/>
          </w:rPr>
          <w:t xml:space="preserve"> </w:t>
        </w:r>
      </w:ins>
      <w:del w:id="708" w:author="Francisco J Lopez Pellicer" w:date="2016-06-15T18:20:00Z">
        <w:r w:rsidDel="00B0076A">
          <w:rPr>
            <w:lang w:val="es-ES"/>
          </w:rPr>
          <w:delText xml:space="preserve"> </w:delText>
        </w:r>
      </w:del>
    </w:p>
    <w:p w14:paraId="7A43E0E0" w14:textId="77777777" w:rsidR="00451541" w:rsidRPr="00B664B9" w:rsidRDefault="00F559D9" w:rsidP="006B025D">
      <w:pPr>
        <w:rPr>
          <w:lang w:val="es-ES"/>
        </w:rPr>
      </w:pPr>
      <w:r>
        <w:rPr>
          <w:lang w:val="es-ES"/>
        </w:rPr>
        <w:t xml:space="preserve">Nutch provee un </w:t>
      </w:r>
      <w:r>
        <w:rPr>
          <w:i/>
          <w:lang w:val="es-ES"/>
        </w:rPr>
        <w:t>parser</w:t>
      </w:r>
      <w:r>
        <w:rPr>
          <w:lang w:val="es-ES"/>
        </w:rPr>
        <w:t xml:space="preserve"> para este tipo de contenidos. Viene implementado en </w:t>
      </w:r>
      <w:r w:rsidR="008B1E86">
        <w:rPr>
          <w:i/>
          <w:lang w:val="es-ES"/>
        </w:rPr>
        <w:t>Tika Parser</w:t>
      </w:r>
      <w:r w:rsidR="008B1E86">
        <w:rPr>
          <w:lang w:val="es-ES"/>
        </w:rPr>
        <w:t xml:space="preserve">. </w:t>
      </w:r>
      <w:r w:rsidR="008B1E86">
        <w:rPr>
          <w:i/>
          <w:lang w:val="es-ES"/>
        </w:rPr>
        <w:t>Tika Parser</w:t>
      </w:r>
      <w:r w:rsidR="008B1E86">
        <w:rPr>
          <w:lang w:val="es-ES"/>
        </w:rPr>
        <w:t xml:space="preserve"> es otra herramienta de </w:t>
      </w:r>
      <w:r w:rsidR="008B1E86">
        <w:rPr>
          <w:i/>
          <w:lang w:val="es-ES"/>
        </w:rPr>
        <w:t>Apache</w:t>
      </w:r>
      <w:r w:rsidR="008B1E86">
        <w:rPr>
          <w:lang w:val="es-ES"/>
        </w:rPr>
        <w:t xml:space="preserve"> que permite realizar el proceso de </w:t>
      </w:r>
      <w:r w:rsidR="008B1E86" w:rsidRPr="008B1E86">
        <w:rPr>
          <w:i/>
          <w:lang w:val="es-ES"/>
        </w:rPr>
        <w:t>parse</w:t>
      </w:r>
      <w:r w:rsidR="008B1E86">
        <w:rPr>
          <w:lang w:val="es-ES"/>
        </w:rPr>
        <w:t xml:space="preserve"> para muchos tipos de documentos entre ellos XML, HTML, PDF… . </w:t>
      </w:r>
    </w:p>
    <w:p w14:paraId="1916F015" w14:textId="77777777" w:rsidR="000E7F5C" w:rsidRDefault="00BC6B81" w:rsidP="000E7F5C">
      <w:pPr>
        <w:pStyle w:val="Heading3"/>
        <w:numPr>
          <w:ilvl w:val="2"/>
          <w:numId w:val="1"/>
        </w:numPr>
      </w:pPr>
      <w:bookmarkStart w:id="709" w:name="_Toc453779484"/>
      <w:r>
        <w:t>UpdateDb</w:t>
      </w:r>
      <w:bookmarkEnd w:id="709"/>
    </w:p>
    <w:p w14:paraId="20050F1A" w14:textId="77777777" w:rsidR="00FB4B61" w:rsidRPr="00FB4B61" w:rsidRDefault="00673A99" w:rsidP="00FB4B61">
      <w:r>
        <w:t>Con esta operación se inserta toda la información recogida en la iteración en curso para guardarla en la unidad de persistencia que usa Nutch durante la ejecución. No tienen nada que ver con dónde se van a guardar los datos recolectados, solo es una unidad de persistencia para almacenar met</w:t>
      </w:r>
      <w:del w:id="710" w:author="Francisco J Lopez Pellicer" w:date="2016-06-15T18:21:00Z">
        <w:r w:rsidDel="00B0076A">
          <w:delText>5</w:delText>
        </w:r>
      </w:del>
      <w:r>
        <w:t>adatos sobre todos los enlaces y su estado actual.</w:t>
      </w:r>
    </w:p>
    <w:p w14:paraId="7D211822" w14:textId="77777777" w:rsidR="000E7F5C" w:rsidRDefault="000E7F5C" w:rsidP="000E7F5C">
      <w:pPr>
        <w:pStyle w:val="Heading3"/>
        <w:numPr>
          <w:ilvl w:val="2"/>
          <w:numId w:val="1"/>
        </w:numPr>
      </w:pPr>
      <w:bookmarkStart w:id="711" w:name="_Toc453002188"/>
      <w:bookmarkStart w:id="712" w:name="_Toc453779485"/>
      <w:r>
        <w:t>Index</w:t>
      </w:r>
      <w:bookmarkEnd w:id="711"/>
      <w:bookmarkEnd w:id="712"/>
    </w:p>
    <w:p w14:paraId="79A7B953" w14:textId="77777777" w:rsidR="00673A99" w:rsidRPr="00FB2A4D" w:rsidRDefault="00FB2A4D" w:rsidP="00673A99">
      <w:r>
        <w:t xml:space="preserve">Durante esta operación se indexa el contenido que se ha recolectado en el resto de la ejecución del </w:t>
      </w:r>
      <w:r>
        <w:rPr>
          <w:i/>
        </w:rPr>
        <w:t>crawler</w:t>
      </w:r>
      <w:r>
        <w:t>. Por defecto Nutch está configurado para almacenar en Solr. No obstante, este comportamiento puede ser modificado.</w:t>
      </w:r>
    </w:p>
    <w:p w14:paraId="327D916D" w14:textId="77777777" w:rsidR="00900959" w:rsidRDefault="00900959" w:rsidP="00900959">
      <w:pPr>
        <w:pStyle w:val="Heading2"/>
        <w:numPr>
          <w:ilvl w:val="1"/>
          <w:numId w:val="1"/>
        </w:numPr>
      </w:pPr>
      <w:bookmarkStart w:id="713" w:name="_Toc451013007"/>
      <w:bookmarkStart w:id="714" w:name="_Toc453002189"/>
      <w:bookmarkStart w:id="715" w:name="_Toc453779486"/>
      <w:r>
        <w:t>Map-Reduce</w:t>
      </w:r>
      <w:bookmarkEnd w:id="713"/>
      <w:bookmarkEnd w:id="714"/>
      <w:bookmarkEnd w:id="715"/>
    </w:p>
    <w:p w14:paraId="1640C835" w14:textId="01336A4E" w:rsidR="00B069BD" w:rsidDel="00B0076A" w:rsidRDefault="00A56245" w:rsidP="00CF0F78">
      <w:pPr>
        <w:rPr>
          <w:del w:id="716" w:author="Francisco J Lopez Pellicer" w:date="2016-06-15T18:21:00Z"/>
        </w:rPr>
      </w:pPr>
      <w:r>
        <w:t>Nutch hace uso de Hadoop para implementar operaciones de Map-Reduce. El Map-Reduce es</w:t>
      </w:r>
      <w:r w:rsidR="00B069BD">
        <w:t xml:space="preserve"> un modelo de </w:t>
      </w:r>
      <w:r w:rsidR="00A12282">
        <w:t>programación</w:t>
      </w:r>
      <w:r w:rsidR="00B069BD">
        <w:t xml:space="preserve"> utilizado por primera vez en Google para dar soporte al procesamiento de grandes </w:t>
      </w:r>
      <w:r w:rsidR="00A12282">
        <w:t>volúmenes</w:t>
      </w:r>
      <w:r w:rsidR="00B069BD">
        <w:t xml:space="preserve"> de datos</w:t>
      </w:r>
      <w:r w:rsidR="00805B88">
        <w:t xml:space="preserve"> </w:t>
      </w:r>
      <w:r w:rsidR="00805B88">
        <w:fldChar w:fldCharType="begin" w:fldLock="1"/>
      </w:r>
      <w:r w:rsidR="00A81868">
        <w:instrText>ADDIN CSL_CITATION { "citationItems" : [ { "id" : "ITEM-1", "itemData" : { "author" : [ { "dropping-particle" : "", "family" : "Wikipedia", "given" : "", "non-dropping-particle" : "", "parse-names" : false, "suffix" : "" } ], "id" : "ITEM-1", "issued" : { "date-parts" : [ [ "0" ] ] }, "title" : "MapReduce", "type" : "article-journal" }, "uris" : [ "http://www.mendeley.com/documents/?uuid=ebc7c9b9-c8f2-49c6-994d-8e9a31f93c49" ] } ], "mendeley" : { "formattedCitation" : "[10]", "plainTextFormattedCitation" : "[10]", "previouslyFormattedCitation" : "[10]" }, "properties" : { "noteIndex" : 0 }, "schema" : "https://github.com/citation-style-language/schema/raw/master/csl-citation.json" }</w:instrText>
      </w:r>
      <w:r w:rsidR="00805B88">
        <w:fldChar w:fldCharType="separate"/>
      </w:r>
      <w:r w:rsidR="00805B88" w:rsidRPr="00805B88">
        <w:rPr>
          <w:noProof/>
        </w:rPr>
        <w:t>[</w:t>
      </w:r>
      <w:r w:rsidR="004957C0" w:rsidRPr="004957C0">
        <w:rPr>
          <w:noProof/>
        </w:rPr>
        <w:t>10</w:t>
      </w:r>
      <w:r w:rsidR="00805B88" w:rsidRPr="00805B88">
        <w:rPr>
          <w:noProof/>
        </w:rPr>
        <w:t>]</w:t>
      </w:r>
      <w:r w:rsidR="00805B88">
        <w:fldChar w:fldCharType="end"/>
      </w:r>
      <w:r w:rsidR="00B069BD">
        <w:t>.</w:t>
      </w:r>
      <w:ins w:id="717" w:author="Francisco J Lopez Pellicer" w:date="2016-06-15T18:21:00Z">
        <w:r w:rsidR="00B0076A">
          <w:t xml:space="preserve"> </w:t>
        </w:r>
      </w:ins>
    </w:p>
    <w:p w14:paraId="0ACCA256" w14:textId="2C81E789" w:rsidR="00A12282" w:rsidDel="00B0076A" w:rsidRDefault="00A12282" w:rsidP="00CF0F78">
      <w:pPr>
        <w:rPr>
          <w:del w:id="718" w:author="Francisco J Lopez Pellicer" w:date="2016-06-15T18:21:00Z"/>
        </w:rPr>
      </w:pPr>
      <w:r>
        <w:t xml:space="preserve">Hadoop ofrece una implementación </w:t>
      </w:r>
      <w:r>
        <w:rPr>
          <w:i/>
        </w:rPr>
        <w:t xml:space="preserve">Open </w:t>
      </w:r>
      <w:r w:rsidRPr="00A12282">
        <w:t>Source</w:t>
      </w:r>
      <w:r>
        <w:t>. Hadoop fue desarrollado en sus orígenes por Yah</w:t>
      </w:r>
      <w:r w:rsidR="004032E9">
        <w:t>o</w:t>
      </w:r>
      <w:r>
        <w:t>o para posteriormente pasar al proyecto Apache.</w:t>
      </w:r>
      <w:ins w:id="719" w:author="Francisco J Lopez Pellicer" w:date="2016-06-15T18:21:00Z">
        <w:r w:rsidR="00B0076A">
          <w:t xml:space="preserve"> </w:t>
        </w:r>
      </w:ins>
    </w:p>
    <w:p w14:paraId="2C563082" w14:textId="77777777" w:rsidR="00A12282" w:rsidRDefault="00A12282" w:rsidP="00CF0F78">
      <w:r>
        <w:t xml:space="preserve">El Map-Reduce aborda problemas que se puedan disgregar en dos operaciones, la </w:t>
      </w:r>
      <w:r w:rsidRPr="00A12282">
        <w:rPr>
          <w:i/>
        </w:rPr>
        <w:t>map</w:t>
      </w:r>
      <w:r>
        <w:t xml:space="preserve"> y la </w:t>
      </w:r>
      <w:r w:rsidRPr="00A12282">
        <w:rPr>
          <w:i/>
        </w:rPr>
        <w:t>reduce</w:t>
      </w:r>
      <w:r>
        <w:t>.</w:t>
      </w:r>
    </w:p>
    <w:p w14:paraId="018FB7F5" w14:textId="77777777" w:rsidR="0079539C" w:rsidRDefault="00AD0A45" w:rsidP="00072F22">
      <w:pPr>
        <w:pStyle w:val="Heading2"/>
        <w:numPr>
          <w:ilvl w:val="1"/>
          <w:numId w:val="1"/>
        </w:numPr>
      </w:pPr>
      <w:bookmarkStart w:id="720" w:name="_Toc451013008"/>
      <w:bookmarkStart w:id="721" w:name="_Toc453002190"/>
      <w:bookmarkStart w:id="722" w:name="_Toc453779487"/>
      <w:r>
        <w:t>Puntos de extensión</w:t>
      </w:r>
      <w:bookmarkEnd w:id="720"/>
      <w:bookmarkEnd w:id="721"/>
      <w:bookmarkEnd w:id="722"/>
    </w:p>
    <w:p w14:paraId="0190E57C" w14:textId="77777777" w:rsidR="0079539C" w:rsidRDefault="00EF427B" w:rsidP="0079539C">
      <w:r>
        <w:t>Nutch proporciona un conjunto de interfaces que representan los llamados puntos de extensión. A través de estos puntos se puede modificar el comportamiento de Nutch como se desee.</w:t>
      </w:r>
    </w:p>
    <w:p w14:paraId="27C994F3" w14:textId="77777777" w:rsidR="00EF427B" w:rsidRDefault="00EF427B" w:rsidP="0079539C">
      <w:r>
        <w:lastRenderedPageBreak/>
        <w:t>Estos puntos de extensión se desarrollan implementando la interfaz java correspondiente. Estos puntos actúan en determinados momentos del flujo de trabajo de Nutch.</w:t>
      </w:r>
    </w:p>
    <w:p w14:paraId="449A2B09" w14:textId="77777777" w:rsidR="00EF427B" w:rsidRDefault="00EF427B" w:rsidP="00C602F1">
      <w:pPr>
        <w:spacing w:after="0"/>
      </w:pPr>
      <w:r>
        <w:t>Los puntos de extensión son:</w:t>
      </w:r>
    </w:p>
    <w:p w14:paraId="6971D69A" w14:textId="77777777" w:rsidR="00635F08" w:rsidRPr="00635F08" w:rsidRDefault="00635F08" w:rsidP="00C602F1">
      <w:pPr>
        <w:pStyle w:val="ListBullet2"/>
        <w:spacing w:before="0"/>
        <w:ind w:left="641" w:hanging="357"/>
        <w:rPr>
          <w:lang w:val="es-ES" w:eastAsia="es-ES"/>
        </w:rPr>
      </w:pPr>
      <w:r>
        <w:t xml:space="preserve">IndexWriter: Escribe los datos resultantes de la ejecución del proceso de crawling a un almacén de </w:t>
      </w:r>
      <w:r w:rsidR="00923C56">
        <w:t>índices</w:t>
      </w:r>
      <w:r>
        <w:t xml:space="preserve"> especifico. Por ejemplo, Solr, ElasticSearch, un fichero CVS, etc.</w:t>
      </w:r>
    </w:p>
    <w:p w14:paraId="4F42C615" w14:textId="77777777" w:rsidR="00635F08" w:rsidRDefault="00635F08" w:rsidP="00DB3A94">
      <w:pPr>
        <w:pStyle w:val="ListBullet2"/>
      </w:pPr>
      <w:r>
        <w:t>IndexingFilter: Permite añadir metadatos a los campos indexados. Estos filtros se ejecutan secuencialmente en la tarea de indexación (en la fase Reduce).</w:t>
      </w:r>
    </w:p>
    <w:p w14:paraId="4FB6024C" w14:textId="77777777" w:rsidR="00635F08" w:rsidRDefault="00635F08" w:rsidP="00DB3A94">
      <w:pPr>
        <w:pStyle w:val="ListBullet2"/>
      </w:pPr>
      <w:r>
        <w:t xml:space="preserve">Parser: </w:t>
      </w:r>
      <w:r w:rsidR="00295827">
        <w:t>Permite modificar el procesamiento de</w:t>
      </w:r>
      <w:r>
        <w:t xml:space="preserve"> los documentos </w:t>
      </w:r>
      <w:r w:rsidR="00923C56">
        <w:t xml:space="preserve">recuperados en la fase de </w:t>
      </w:r>
      <w:r w:rsidR="00923C56">
        <w:rPr>
          <w:i/>
        </w:rPr>
        <w:t>fetch</w:t>
      </w:r>
      <w:r>
        <w:t xml:space="preserve"> para extraer datos para ser indexados.</w:t>
      </w:r>
    </w:p>
    <w:p w14:paraId="14830251" w14:textId="77777777" w:rsidR="00635F08" w:rsidRDefault="00635F08" w:rsidP="00DB3A94">
      <w:pPr>
        <w:pStyle w:val="ListBullet2"/>
      </w:pPr>
      <w:r>
        <w:t>HtmlParseFilter: Permite añadir metadatos adicionales a los parseos de HTML.</w:t>
      </w:r>
    </w:p>
    <w:p w14:paraId="00FC95B3" w14:textId="77777777" w:rsidR="00635F08" w:rsidRDefault="00635F08" w:rsidP="00DB3A94">
      <w:pPr>
        <w:pStyle w:val="ListBullet2"/>
      </w:pPr>
      <w:r>
        <w:t>Protocol: Permite usar distintos protocolos para fetchear documentos (ftp, http...).</w:t>
      </w:r>
    </w:p>
    <w:p w14:paraId="7507B74F" w14:textId="77777777" w:rsidR="00635F08" w:rsidRDefault="00635F08" w:rsidP="00DB3A94">
      <w:pPr>
        <w:pStyle w:val="ListBullet2"/>
      </w:pPr>
      <w:r>
        <w:t>URLFilter: Limita las URLs que Nutch intenta fetchear. Nutch ya contiene un filtro por expresión regular que proporciona control sobre que URLs crawlea Nutch. No obstante, si se desea se puede realizar una implementación propia.</w:t>
      </w:r>
    </w:p>
    <w:p w14:paraId="44105640" w14:textId="77777777" w:rsidR="00635F08" w:rsidRDefault="00635F08" w:rsidP="00DB3A94">
      <w:pPr>
        <w:pStyle w:val="ListBullet2"/>
      </w:pPr>
      <w:r>
        <w:t>URLNormalizer: Permite convertir URLs a una forma normal y realizarle modificaciones.</w:t>
      </w:r>
    </w:p>
    <w:p w14:paraId="41C9A0B4" w14:textId="77777777" w:rsidR="00635F08" w:rsidRDefault="00635F08" w:rsidP="00DB3A94">
      <w:pPr>
        <w:pStyle w:val="ListBullet2"/>
      </w:pPr>
      <w:r>
        <w:t>ScoringFilter: Manipula las variables en el CrawlDatum y en índices de búsqueda resultantes. Puede darse la existencia de varios filtros encadenados para realizar varios ajustes.</w:t>
      </w:r>
    </w:p>
    <w:p w14:paraId="6F26EFDB" w14:textId="77777777" w:rsidR="00635F08" w:rsidRDefault="00635F08" w:rsidP="00DB3A94">
      <w:pPr>
        <w:pStyle w:val="ListBullet2"/>
      </w:pPr>
      <w:r>
        <w:t xml:space="preserve">SegmentMergeFilter: Se usa para filtrar los segmentos durante su mezclado. Permite filtrar no solo por la URL, sino por los metadatos adquiridos durante la fase de </w:t>
      </w:r>
      <w:r w:rsidRPr="009C4F13">
        <w:rPr>
          <w:i/>
        </w:rPr>
        <w:t>parse</w:t>
      </w:r>
      <w:r>
        <w:t>.</w:t>
      </w:r>
    </w:p>
    <w:p w14:paraId="192FDA80" w14:textId="77777777" w:rsidR="00451DA4" w:rsidRDefault="00451DA4" w:rsidP="00451DA4">
      <w:pPr>
        <w:pStyle w:val="Heading2"/>
        <w:numPr>
          <w:ilvl w:val="1"/>
          <w:numId w:val="1"/>
        </w:numPr>
      </w:pPr>
      <w:bookmarkStart w:id="723" w:name="_Ref451008628"/>
      <w:bookmarkStart w:id="724" w:name="_Toc451013009"/>
      <w:bookmarkStart w:id="725" w:name="_Toc453002191"/>
      <w:bookmarkStart w:id="726" w:name="_Toc453779488"/>
      <w:r>
        <w:t>Compilación de Nutch</w:t>
      </w:r>
      <w:bookmarkEnd w:id="723"/>
      <w:bookmarkEnd w:id="724"/>
      <w:bookmarkEnd w:id="725"/>
      <w:bookmarkEnd w:id="726"/>
    </w:p>
    <w:p w14:paraId="5BDE2D26" w14:textId="1D001C2D" w:rsidR="00ED3496" w:rsidDel="00B0076A" w:rsidRDefault="00A81868" w:rsidP="00ED3496">
      <w:pPr>
        <w:rPr>
          <w:del w:id="727" w:author="Francisco J Lopez Pellicer" w:date="2016-06-15T18:21:00Z"/>
        </w:rPr>
      </w:pPr>
      <w:r>
        <w:t>Nutch utiliza Ant para las tareas de compilación. Sirve para automatizar los procesos de compilación y test. Ant requiere un fichero llamado build.xml donde se define el proceso de generación y de las dependencias</w:t>
      </w:r>
      <w:ins w:id="728" w:author="Francisco J Lopez Pellicer" w:date="2016-06-15T18:21:00Z">
        <w:r w:rsidR="00B0076A">
          <w:t xml:space="preserve"> </w:t>
        </w:r>
      </w:ins>
      <w:r>
        <w:fldChar w:fldCharType="begin" w:fldLock="1"/>
      </w:r>
      <w:r>
        <w:instrText>ADDIN CSL_CITATION { "citationItems" : [ { "id" : "ITEM-1", "itemData" : { "author" : [ { "dropping-particle" : "", "family" : "Foundation", "given" : "Apahce", "non-dropping-particle" : "", "parse-names" : false, "suffix" : "" } ], "id" : "ITEM-1", "issued" : { "date-parts" : [ [ "0" ] ] }, "title" : "Apache Ant User Manual", "type" : "article-journal" }, "uris" : [ "http://www.mendeley.com/documents/?uuid=3fd7f1f4-b1a7-4a18-84bb-6318689b8d44" ] } ], "mendeley" : { "formattedCitation" : "[11]", "plainTextFormattedCitation" : "[11]" }, "properties" : { "noteIndex" : 0 }, "schema" : "https://github.com/citation-style-language/schema/raw/master/csl-citation.json" }</w:instrText>
      </w:r>
      <w:r>
        <w:fldChar w:fldCharType="separate"/>
      </w:r>
      <w:r w:rsidRPr="00A81868">
        <w:rPr>
          <w:noProof/>
        </w:rPr>
        <w:t>[11]</w:t>
      </w:r>
      <w:r>
        <w:fldChar w:fldCharType="end"/>
      </w:r>
      <w:r>
        <w:t>.</w:t>
      </w:r>
      <w:ins w:id="729" w:author="Francisco J Lopez Pellicer" w:date="2016-06-15T18:21:00Z">
        <w:r w:rsidR="00B0076A">
          <w:t xml:space="preserve"> </w:t>
        </w:r>
      </w:ins>
    </w:p>
    <w:p w14:paraId="71E2C96C" w14:textId="5797C261" w:rsidR="00DC46A8" w:rsidRDefault="00A81868" w:rsidP="00DC46A8">
      <w:r>
        <w:t xml:space="preserve">Adicionalmente, se utiliza la herramienta Ivy como gestor de dependencias para Nutch </w:t>
      </w:r>
      <w:r>
        <w:fldChar w:fldCharType="begin" w:fldLock="1"/>
      </w:r>
      <w:r>
        <w:instrText>ADDIN CSL_CITATION { "citationItems" : [ { "id" : "ITEM-1", "itemData" : { "author" : [ { "dropping-particle" : "", "family" : "Apache Foundation", "given" : "", "non-dropping-particle" : "", "parse-names" : false, "suffix" : "" } ], "id" : "ITEM-1", "issued" : { "date-parts" : [ [ "0" ] ] }, "title" : "Apache Ivy Documentation", "type" : "article-journal" }, "uris" : [ "http://www.mendeley.com/documents/?uuid=1f25268a-d116-397d-8f29-9b1a87f053fd" ] } ], "mendeley" : { "formattedCitation" : "[12]", "plainTextFormattedCitation" : "[12]", "previouslyFormattedCitation" : "[11]" }, "properties" : { "noteIndex" : 0 }, "schema" : "https://github.com/citation-style-language/schema/raw/master/csl-citation.json" }</w:instrText>
      </w:r>
      <w:r>
        <w:fldChar w:fldCharType="separate"/>
      </w:r>
      <w:r w:rsidRPr="00A81868">
        <w:rPr>
          <w:noProof/>
        </w:rPr>
        <w:t>[12]</w:t>
      </w:r>
      <w:r>
        <w:fldChar w:fldCharType="end"/>
      </w:r>
      <w:r>
        <w:t xml:space="preserve">. </w:t>
      </w:r>
    </w:p>
    <w:p w14:paraId="11B9809D" w14:textId="7BE6BAB7" w:rsidR="00A867CD" w:rsidRDefault="00A867CD" w:rsidP="00DC46A8">
      <w:r>
        <w:t xml:space="preserve">Para más información de cómo se utilizan estas herramientas consultar el </w:t>
      </w:r>
      <w:r>
        <w:fldChar w:fldCharType="begin"/>
      </w:r>
      <w:r>
        <w:instrText xml:space="preserve"> REF _Ref451008497 \h </w:instrText>
      </w:r>
      <w:r>
        <w:fldChar w:fldCharType="separate"/>
      </w:r>
      <w:r w:rsidR="00D54E74">
        <w:t>Anexo B – Manual de GeoCrawler</w:t>
      </w:r>
      <w:r>
        <w:fldChar w:fldCharType="end"/>
      </w:r>
      <w:r>
        <w:t>.</w:t>
      </w:r>
    </w:p>
    <w:p w14:paraId="245633B0" w14:textId="77777777" w:rsidR="00DC46A8" w:rsidRDefault="00DC46A8" w:rsidP="00DC46A8">
      <w:pPr>
        <w:pStyle w:val="Heading2"/>
        <w:numPr>
          <w:ilvl w:val="1"/>
          <w:numId w:val="1"/>
        </w:numPr>
      </w:pPr>
      <w:bookmarkStart w:id="730" w:name="_Ref451008477"/>
      <w:bookmarkStart w:id="731" w:name="_Toc451013010"/>
      <w:bookmarkStart w:id="732" w:name="_Toc453002192"/>
      <w:bookmarkStart w:id="733" w:name="_Toc453779489"/>
      <w:r>
        <w:t>Configuración de Nutch</w:t>
      </w:r>
      <w:bookmarkEnd w:id="730"/>
      <w:bookmarkEnd w:id="731"/>
      <w:bookmarkEnd w:id="732"/>
      <w:bookmarkEnd w:id="733"/>
    </w:p>
    <w:p w14:paraId="3CF36364" w14:textId="1B0F8260" w:rsidR="00772006" w:rsidRPr="00772006" w:rsidRDefault="00772006" w:rsidP="00772006">
      <w:r>
        <w:t>A parte de las modificaciones en forma de plugins que pueden ser realizadas para Nutch, es posible la configuración de gran cantidad de paramentos que también alteran su comportamiento.</w:t>
      </w:r>
    </w:p>
    <w:p w14:paraId="1A09BFBB" w14:textId="77777777" w:rsidR="00194AD1" w:rsidRDefault="00194AD1" w:rsidP="00C602F1">
      <w:pPr>
        <w:spacing w:after="0"/>
      </w:pPr>
      <w:r>
        <w:t>La configuración más importante de Nutch viene definida en los siguientes ficheros:</w:t>
      </w:r>
    </w:p>
    <w:p w14:paraId="6038DA5A" w14:textId="5EC58C68" w:rsidR="00194AD1" w:rsidRDefault="00194AD1" w:rsidP="00194AD1">
      <w:pPr>
        <w:pStyle w:val="ListParagraph"/>
        <w:numPr>
          <w:ilvl w:val="0"/>
          <w:numId w:val="26"/>
        </w:numPr>
        <w:spacing w:before="0" w:after="0"/>
      </w:pPr>
      <w:r w:rsidRPr="00A53786">
        <w:rPr>
          <w:rStyle w:val="FicherosycarpetasCar"/>
        </w:rPr>
        <w:t>nutch-default.xml</w:t>
      </w:r>
      <w:r>
        <w:t xml:space="preserve"> </w:t>
      </w:r>
      <w:r>
        <w:sym w:font="Wingdings" w:char="F0E0"/>
      </w:r>
      <w:r w:rsidR="00772006">
        <w:t xml:space="preserve"> </w:t>
      </w:r>
      <w:r w:rsidR="00A53786">
        <w:t>Este fichero contiene los parámetros de configuración por defecto de Nutch. El formato de estos parámetros se explica en la sección</w:t>
      </w:r>
      <w:r w:rsidR="000E566C">
        <w:t xml:space="preserve">  </w:t>
      </w:r>
      <w:r w:rsidR="000E566C">
        <w:fldChar w:fldCharType="begin"/>
      </w:r>
      <w:r w:rsidR="000E566C">
        <w:instrText xml:space="preserve"> REF _Ref453618026 \r \h </w:instrText>
      </w:r>
      <w:r w:rsidR="000E566C">
        <w:fldChar w:fldCharType="separate"/>
      </w:r>
      <w:r w:rsidR="00D54E74">
        <w:t>3.7.1</w:t>
      </w:r>
      <w:r w:rsidR="000E566C">
        <w:fldChar w:fldCharType="end"/>
      </w:r>
      <w:r w:rsidR="000E566C">
        <w:t>.</w:t>
      </w:r>
    </w:p>
    <w:p w14:paraId="2A6F09A7" w14:textId="001DA589" w:rsidR="00194AD1" w:rsidRDefault="00194AD1" w:rsidP="00DB3A94">
      <w:pPr>
        <w:pStyle w:val="ListParagraph"/>
        <w:numPr>
          <w:ilvl w:val="0"/>
          <w:numId w:val="26"/>
        </w:numPr>
      </w:pPr>
      <w:r w:rsidRPr="00DB3A94">
        <w:rPr>
          <w:rStyle w:val="FicherosycarpetasCar"/>
        </w:rPr>
        <w:t>nutch-site.xml</w:t>
      </w:r>
      <w:r>
        <w:t xml:space="preserve"> </w:t>
      </w:r>
      <w:r>
        <w:sym w:font="Wingdings" w:char="F0E0"/>
      </w:r>
      <w:r>
        <w:t xml:space="preserve"> </w:t>
      </w:r>
      <w:r w:rsidR="00A53786">
        <w:t>En este fichero se pueden añadir nuevos parámetros o editar los que vienen por defecto en Nutch</w:t>
      </w:r>
      <w:r w:rsidR="00772006">
        <w:t>.</w:t>
      </w:r>
    </w:p>
    <w:p w14:paraId="5AB43B1F" w14:textId="77777777" w:rsidR="00194AD1" w:rsidRDefault="00194AD1" w:rsidP="00A53786">
      <w:pPr>
        <w:pStyle w:val="ListParagraph"/>
        <w:numPr>
          <w:ilvl w:val="0"/>
          <w:numId w:val="26"/>
        </w:numPr>
        <w:spacing w:before="0" w:after="0"/>
      </w:pPr>
      <w:r w:rsidRPr="00A53786">
        <w:rPr>
          <w:rStyle w:val="FicherosycarpetasCar"/>
        </w:rPr>
        <w:lastRenderedPageBreak/>
        <w:t>parse-plugins.xml</w:t>
      </w:r>
      <w:r>
        <w:t xml:space="preserve"> </w:t>
      </w:r>
      <w:r w:rsidR="00A53786">
        <w:sym w:font="Wingdings" w:char="F0E0"/>
      </w:r>
      <w:r w:rsidR="00A53786">
        <w:t xml:space="preserve"> Sirve para definir qué </w:t>
      </w:r>
      <w:r w:rsidR="00A53786">
        <w:rPr>
          <w:i/>
        </w:rPr>
        <w:t>parser</w:t>
      </w:r>
      <w:r w:rsidR="00A53786">
        <w:t xml:space="preserve"> actúa dependiendo del tipo de contenido de la página (</w:t>
      </w:r>
      <w:r w:rsidR="00A53786" w:rsidRPr="00A53786">
        <w:t>application/xml</w:t>
      </w:r>
      <w:r w:rsidR="00A53786">
        <w:t xml:space="preserve">, </w:t>
      </w:r>
      <w:r w:rsidR="00A53786" w:rsidRPr="00A53786">
        <w:t>text/html</w:t>
      </w:r>
      <w:r w:rsidR="00A53786">
        <w:t xml:space="preserve">,…) </w:t>
      </w:r>
      <w:r w:rsidR="00772006">
        <w:t>.</w:t>
      </w:r>
    </w:p>
    <w:p w14:paraId="4F4D0494" w14:textId="77777777" w:rsidR="00194AD1" w:rsidRPr="00194AD1" w:rsidRDefault="00194AD1" w:rsidP="00194AD1">
      <w:pPr>
        <w:pStyle w:val="ListParagraph"/>
        <w:numPr>
          <w:ilvl w:val="0"/>
          <w:numId w:val="26"/>
        </w:numPr>
        <w:spacing w:before="0" w:after="0"/>
      </w:pPr>
      <w:r w:rsidRPr="00A53786">
        <w:rPr>
          <w:rStyle w:val="FicherosycarpetasCar"/>
        </w:rPr>
        <w:t>regex-urlfilter.txt</w:t>
      </w:r>
      <w:r>
        <w:t xml:space="preserve"> </w:t>
      </w:r>
      <w:r>
        <w:sym w:font="Wingdings" w:char="F0E0"/>
      </w:r>
      <w:r w:rsidR="00A53786">
        <w:t xml:space="preserve"> Se pueden definir expresiones regulares para filtrar las URLs. Si la URL coincide con una de las expresiones regulares en este fichero</w:t>
      </w:r>
      <w:r w:rsidR="00772006">
        <w:t>, no se procesa.</w:t>
      </w:r>
    </w:p>
    <w:p w14:paraId="58B58651" w14:textId="77777777" w:rsidR="003A31B9" w:rsidRDefault="00A53786" w:rsidP="00A53786">
      <w:pPr>
        <w:pStyle w:val="Heading3"/>
        <w:numPr>
          <w:ilvl w:val="2"/>
          <w:numId w:val="1"/>
        </w:numPr>
        <w:ind w:left="1080"/>
      </w:pPr>
      <w:bookmarkStart w:id="734" w:name="_Ref453618026"/>
      <w:bookmarkStart w:id="735" w:name="_Toc453779490"/>
      <w:r>
        <w:t>Parámetros de configuración</w:t>
      </w:r>
      <w:bookmarkEnd w:id="734"/>
      <w:bookmarkEnd w:id="735"/>
    </w:p>
    <w:p w14:paraId="518E2EF0" w14:textId="0F99AF6B" w:rsidR="00772006" w:rsidRDefault="00772006" w:rsidP="00772006">
      <w:r>
        <w:t xml:space="preserve">Los parámetros de configuración se </w:t>
      </w:r>
      <w:r w:rsidR="00C602F1">
        <w:t>definen</w:t>
      </w:r>
      <w:r>
        <w:t xml:space="preserve"> en un fichero XML y tienen la siguiente forma:</w:t>
      </w:r>
    </w:p>
    <w:bookmarkStart w:id="736" w:name="_MON_1527345638"/>
    <w:bookmarkEnd w:id="736"/>
    <w:p w14:paraId="56AB8A9F" w14:textId="77777777" w:rsidR="00772006" w:rsidRPr="00772006" w:rsidDel="00B0076A" w:rsidRDefault="00772006" w:rsidP="00772006">
      <w:pPr>
        <w:rPr>
          <w:del w:id="737" w:author="Francisco J Lopez Pellicer" w:date="2016-06-15T18:21:00Z"/>
        </w:rPr>
      </w:pPr>
      <w:r>
        <w:object w:dxaOrig="8504" w:dyaOrig="1786" w14:anchorId="0C642F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pt;height:89.45pt" o:ole="">
            <v:imagedata r:id="rId30" o:title=""/>
          </v:shape>
          <o:OLEObject Type="Embed" ProgID="Word.OpenDocumentText.12" ShapeID="_x0000_i1025" DrawAspect="Content" ObjectID="_1527521392" r:id="rId31"/>
        </w:object>
      </w:r>
    </w:p>
    <w:p w14:paraId="46186078" w14:textId="46DFEF54" w:rsidR="00772006" w:rsidRDefault="00772006" w:rsidP="00A53786">
      <w:r>
        <w:t>Como se puede ver, la definición de una propiedad viene dada por un nombre y un valor, también es posible añadir una descripción como se puede ver en el ejemplo de abajo.</w:t>
      </w:r>
    </w:p>
    <w:bookmarkStart w:id="738" w:name="_MON_1527345797"/>
    <w:bookmarkEnd w:id="738"/>
    <w:p w14:paraId="3039BE20" w14:textId="77777777" w:rsidR="00772006" w:rsidRDefault="00772006" w:rsidP="00A53786">
      <w:r>
        <w:object w:dxaOrig="8504" w:dyaOrig="2249" w14:anchorId="7A7AF920">
          <v:shape id="_x0000_i1026" type="#_x0000_t75" style="width:425.2pt;height:112.15pt" o:ole="">
            <v:imagedata r:id="rId32" o:title=""/>
          </v:shape>
          <o:OLEObject Type="Embed" ProgID="Word.OpenDocumentText.12" ShapeID="_x0000_i1026" DrawAspect="Content" ObjectID="_1527521393" r:id="rId33"/>
        </w:object>
      </w:r>
    </w:p>
    <w:p w14:paraId="323FA5FF" w14:textId="77777777" w:rsidR="0019136B" w:rsidRDefault="0019136B" w:rsidP="0019136B">
      <w:pPr>
        <w:pStyle w:val="Heading3"/>
        <w:numPr>
          <w:ilvl w:val="2"/>
          <w:numId w:val="1"/>
        </w:numPr>
        <w:ind w:left="1080"/>
      </w:pPr>
      <w:bookmarkStart w:id="739" w:name="_Toc453779491"/>
      <w:r>
        <w:t>Parámetros propios</w:t>
      </w:r>
      <w:bookmarkEnd w:id="739"/>
    </w:p>
    <w:p w14:paraId="1A1DD64B" w14:textId="2845A97A" w:rsidR="0019136B" w:rsidDel="00B0076A" w:rsidRDefault="0019136B" w:rsidP="0019136B">
      <w:pPr>
        <w:rPr>
          <w:del w:id="740" w:author="Francisco J Lopez Pellicer" w:date="2016-06-15T18:21:00Z"/>
          <w:i/>
        </w:rPr>
      </w:pPr>
      <w:r>
        <w:t xml:space="preserve">Como se ha comentado, en el fichero </w:t>
      </w:r>
      <w:r w:rsidRPr="00A53786">
        <w:rPr>
          <w:rStyle w:val="FicherosycarpetasCar"/>
        </w:rPr>
        <w:t>nutch-site.xml</w:t>
      </w:r>
      <w:r w:rsidRPr="0019136B">
        <w:t xml:space="preserve"> </w:t>
      </w:r>
      <w:r>
        <w:t xml:space="preserve">se pueden definir propiedades para ser usadas en los </w:t>
      </w:r>
      <w:r>
        <w:rPr>
          <w:i/>
        </w:rPr>
        <w:t>plugins.</w:t>
      </w:r>
      <w:ins w:id="741" w:author="Francisco J Lopez Pellicer" w:date="2016-06-15T18:21:00Z">
        <w:r w:rsidR="00B0076A">
          <w:t xml:space="preserve"> </w:t>
        </w:r>
      </w:ins>
    </w:p>
    <w:p w14:paraId="1F43AB98" w14:textId="6702FB33" w:rsidR="0019136B" w:rsidRPr="00B0076A" w:rsidDel="00B0076A" w:rsidRDefault="00247648" w:rsidP="0019136B">
      <w:pPr>
        <w:rPr>
          <w:del w:id="742" w:author="Francisco J Lopez Pellicer" w:date="2016-06-15T18:21:00Z"/>
          <w:rFonts w:ascii="Consolas" w:hAnsi="Consolas"/>
          <w:rPrChange w:id="743" w:author="Francisco J Lopez Pellicer" w:date="2016-06-15T18:22:00Z">
            <w:rPr>
              <w:del w:id="744" w:author="Francisco J Lopez Pellicer" w:date="2016-06-15T18:21:00Z"/>
            </w:rPr>
          </w:rPrChange>
        </w:rPr>
      </w:pPr>
      <w:r w:rsidRPr="00DB3A94">
        <w:t xml:space="preserve">Para </w:t>
      </w:r>
      <w:r w:rsidR="0019136B">
        <w:t>leerlo desde el código en Java</w:t>
      </w:r>
      <w:r w:rsidRPr="00247648">
        <w:rPr>
          <w:lang w:val="es-ES"/>
        </w:rPr>
        <w:t xml:space="preserve"> la clase donde se est</w:t>
      </w:r>
      <w:r>
        <w:rPr>
          <w:lang w:val="es-ES"/>
        </w:rPr>
        <w:t xml:space="preserve">á utilizando esta propiedad debe implementar la interfaz </w:t>
      </w:r>
      <w:r w:rsidRPr="00247648">
        <w:rPr>
          <w:rStyle w:val="FicherosycarpetasCar"/>
        </w:rPr>
        <w:t>Configurable</w:t>
      </w:r>
      <w:del w:id="745" w:author="Francisco J Lopez Pellicer" w:date="2016-06-15T18:22:00Z">
        <w:r w:rsidDel="00B0076A">
          <w:rPr>
            <w:rStyle w:val="FicherosycarpetasCar"/>
          </w:rPr>
          <w:delText>.</w:delText>
        </w:r>
      </w:del>
      <w:ins w:id="746" w:author="Francisco J Lopez Pellicer" w:date="2016-06-15T18:21:00Z">
        <w:r w:rsidR="00B0076A">
          <w:t>.</w:t>
        </w:r>
      </w:ins>
    </w:p>
    <w:p w14:paraId="3534908A" w14:textId="77777777" w:rsidR="00B0076A" w:rsidRDefault="00B0076A" w:rsidP="0019136B">
      <w:pPr>
        <w:rPr>
          <w:ins w:id="747" w:author="Francisco J Lopez Pellicer" w:date="2016-06-15T18:22:00Z"/>
          <w:rStyle w:val="FicherosycarpetasCar"/>
        </w:rPr>
      </w:pPr>
    </w:p>
    <w:p w14:paraId="021AA7C9" w14:textId="77777777" w:rsidR="0019136B" w:rsidRPr="0019136B" w:rsidDel="00B0076A" w:rsidRDefault="0019136B" w:rsidP="0019136B">
      <w:pPr>
        <w:rPr>
          <w:del w:id="748" w:author="Francisco J Lopez Pellicer" w:date="2016-06-15T18:22:00Z"/>
        </w:rPr>
      </w:pPr>
      <w:r w:rsidRPr="0019136B">
        <w:t>Por ejemplo, para la siguiente regla:</w:t>
      </w:r>
    </w:p>
    <w:p w14:paraId="53A37B06" w14:textId="77777777" w:rsidR="0019136B" w:rsidRDefault="0019136B" w:rsidP="0019136B">
      <w:pPr>
        <w:rPr>
          <w:i/>
        </w:rPr>
      </w:pPr>
    </w:p>
    <w:bookmarkStart w:id="749" w:name="_MON_1527345943"/>
    <w:bookmarkEnd w:id="749"/>
    <w:p w14:paraId="41B36714" w14:textId="77777777" w:rsidR="0019136B" w:rsidDel="00B0076A" w:rsidRDefault="0019136B" w:rsidP="0019136B">
      <w:pPr>
        <w:rPr>
          <w:del w:id="750" w:author="Francisco J Lopez Pellicer" w:date="2016-06-15T18:25:00Z"/>
        </w:rPr>
      </w:pPr>
      <w:r>
        <w:object w:dxaOrig="8504" w:dyaOrig="2249" w14:anchorId="32CEC1EA">
          <v:shape id="_x0000_i1027" type="#_x0000_t75" style="width:425.2pt;height:112.15pt" o:ole="">
            <v:imagedata r:id="rId34" o:title=""/>
          </v:shape>
          <o:OLEObject Type="Embed" ProgID="Word.OpenDocumentText.12" ShapeID="_x0000_i1027" DrawAspect="Content" ObjectID="_1527521394" r:id="rId35"/>
        </w:object>
      </w:r>
    </w:p>
    <w:p w14:paraId="6B6115A3" w14:textId="50A5C4CE" w:rsidR="00194AD1" w:rsidRDefault="0019136B" w:rsidP="00DC7DD8">
      <w:r>
        <w:t>Desde el código se leería así:</w:t>
      </w:r>
    </w:p>
    <w:bookmarkStart w:id="751" w:name="_MON_1527409160"/>
    <w:bookmarkEnd w:id="751"/>
    <w:p w14:paraId="0687F5EB" w14:textId="3EE7618B" w:rsidR="0019136B" w:rsidRPr="00DB3A94" w:rsidRDefault="00C602F1" w:rsidP="00C602F1">
      <w:pPr>
        <w:jc w:val="center"/>
        <w:rPr>
          <w:lang w:val="es-ES"/>
        </w:rPr>
      </w:pPr>
      <w:r>
        <w:rPr>
          <w:lang w:val="en-US"/>
        </w:rPr>
        <w:object w:dxaOrig="8504" w:dyaOrig="227" w14:anchorId="40F20201">
          <v:shape id="_x0000_i1028" type="#_x0000_t75" style="width:504.75pt;height:12.15pt" o:ole="">
            <v:imagedata r:id="rId36" o:title=""/>
          </v:shape>
          <o:OLEObject Type="Embed" ProgID="Word.OpenDocumentText.12" ShapeID="_x0000_i1028" DrawAspect="Content" ObjectID="_1527521395" r:id="rId37"/>
        </w:object>
      </w:r>
    </w:p>
    <w:p w14:paraId="30A6CDD5" w14:textId="377EC82E" w:rsidR="003A31B9" w:rsidRPr="00247648" w:rsidRDefault="0019136B" w:rsidP="00DC7DD8">
      <w:pPr>
        <w:rPr>
          <w:lang w:val="es-ES"/>
        </w:rPr>
      </w:pPr>
      <w:r>
        <w:rPr>
          <w:lang w:val="es-ES"/>
        </w:rPr>
        <w:lastRenderedPageBreak/>
        <w:t xml:space="preserve">El primer paramento del método </w:t>
      </w:r>
      <w:r w:rsidRPr="0019136B">
        <w:rPr>
          <w:rFonts w:ascii="Consolas" w:hAnsi="Consolas"/>
          <w:lang w:val="es-ES"/>
        </w:rPr>
        <w:t>getInt</w:t>
      </w:r>
      <w:r>
        <w:rPr>
          <w:lang w:val="es-ES"/>
        </w:rPr>
        <w:t xml:space="preserve"> es el nombre de la propiedad y el segundo es el valor por defecto si no se ha podido leer.</w:t>
      </w:r>
    </w:p>
    <w:p w14:paraId="0A332485" w14:textId="77777777" w:rsidR="003A31B9" w:rsidRDefault="003A31B9" w:rsidP="003A31B9">
      <w:pPr>
        <w:pStyle w:val="Heading1"/>
        <w:numPr>
          <w:ilvl w:val="0"/>
          <w:numId w:val="1"/>
        </w:numPr>
      </w:pPr>
      <w:bookmarkStart w:id="752" w:name="_Toc451013011"/>
      <w:bookmarkStart w:id="753" w:name="_Toc453002193"/>
      <w:bookmarkStart w:id="754" w:name="_Toc453779492"/>
      <w:r>
        <w:lastRenderedPageBreak/>
        <w:t>GeoCrawler</w:t>
      </w:r>
      <w:bookmarkEnd w:id="752"/>
      <w:bookmarkEnd w:id="753"/>
      <w:bookmarkEnd w:id="754"/>
    </w:p>
    <w:p w14:paraId="670CC85F" w14:textId="77777777" w:rsidR="00DC46A8" w:rsidDel="00B0076A" w:rsidRDefault="00DC46A8" w:rsidP="00DC46A8">
      <w:pPr>
        <w:rPr>
          <w:del w:id="755" w:author="Francisco J Lopez Pellicer" w:date="2016-06-15T18:25:00Z"/>
        </w:rPr>
      </w:pPr>
      <w:r>
        <w:t xml:space="preserve">GeoCrawler es el nombre del </w:t>
      </w:r>
      <w:r>
        <w:rPr>
          <w:i/>
        </w:rPr>
        <w:t>crawler</w:t>
      </w:r>
      <w:r>
        <w:t xml:space="preserve"> que ha sido desarrollado a lo largo de este trabajo. GeoCrawler es un </w:t>
      </w:r>
      <w:r>
        <w:rPr>
          <w:i/>
        </w:rPr>
        <w:t>crawler</w:t>
      </w:r>
      <w:r>
        <w:t xml:space="preserve"> enfocado al descubrimiento de información geográfica por una parte y su posterior análisis y almacenamiento. </w:t>
      </w:r>
    </w:p>
    <w:p w14:paraId="0EB1BD26" w14:textId="77777777" w:rsidR="00836924" w:rsidRDefault="00836924" w:rsidP="00DC46A8">
      <w:r>
        <w:t xml:space="preserve">El objetivo de este </w:t>
      </w:r>
      <w:r>
        <w:rPr>
          <w:i/>
        </w:rPr>
        <w:t>crawler</w:t>
      </w:r>
      <w:r>
        <w:t xml:space="preserve"> enfocado es el de encontrar archivos de descripción de servicios geoespaciales. Estos servicios ofrecen una gran cantidad de información. </w:t>
      </w:r>
    </w:p>
    <w:p w14:paraId="718CE9CF" w14:textId="77777777" w:rsidR="00836924" w:rsidDel="00B0076A" w:rsidRDefault="00836924" w:rsidP="00836924">
      <w:pPr>
        <w:rPr>
          <w:del w:id="756" w:author="Francisco J Lopez Pellicer" w:date="2016-06-15T18:25:00Z"/>
        </w:rPr>
      </w:pPr>
      <w:r>
        <w:t>En concreto, en este trabajo se ha tratado la búsqueda de documentos de descripción de servicios definidos por OGC</w:t>
      </w:r>
      <w:r w:rsidRPr="000E566C">
        <w:rPr>
          <w:rStyle w:val="FootnoteReference"/>
        </w:rPr>
        <w:footnoteReference w:id="7"/>
      </w:r>
      <w:r>
        <w:t xml:space="preserve">.  Estos documentos son </w:t>
      </w:r>
      <w:r w:rsidRPr="00095AE2">
        <w:t>WPS</w:t>
      </w:r>
      <w:r>
        <w:t xml:space="preserve">, WCTS, WMS, WMTS, </w:t>
      </w:r>
      <w:r w:rsidR="00B53F0A">
        <w:t xml:space="preserve">WFS, </w:t>
      </w:r>
      <w:r>
        <w:t xml:space="preserve">WCS y CSW. </w:t>
      </w:r>
    </w:p>
    <w:p w14:paraId="05A32FA8" w14:textId="780206D4" w:rsidR="00836924" w:rsidRDefault="00836924" w:rsidP="00836924">
      <w:r>
        <w:t xml:space="preserve">A </w:t>
      </w:r>
      <w:r w:rsidR="008655D9">
        <w:t>continuación,</w:t>
      </w:r>
      <w:r>
        <w:t xml:space="preserve"> se va a explicar brevemente que particularidades tiene cada uno. Para complementar esto se puede consultar información más completa en </w:t>
      </w:r>
      <w:r>
        <w:fldChar w:fldCharType="begin"/>
      </w:r>
      <w:r>
        <w:instrText xml:space="preserve"> REF _Ref452752476 \h </w:instrText>
      </w:r>
      <w:r>
        <w:fldChar w:fldCharType="separate"/>
      </w:r>
      <w:r w:rsidR="00D54E74">
        <w:t>Anexo C – Tipos de recursos OGC</w:t>
      </w:r>
      <w:r>
        <w:fldChar w:fldCharType="end"/>
      </w:r>
      <w:r>
        <w:t>.</w:t>
      </w:r>
    </w:p>
    <w:p w14:paraId="6067F83A" w14:textId="77777777" w:rsidR="001B4FA1" w:rsidRDefault="001B4FA1" w:rsidP="001B4FA1">
      <w:pPr>
        <w:pStyle w:val="Heading2"/>
        <w:numPr>
          <w:ilvl w:val="1"/>
          <w:numId w:val="1"/>
        </w:numPr>
      </w:pPr>
      <w:bookmarkStart w:id="757" w:name="_Toc453779493"/>
      <w:r>
        <w:t>Arquitectura</w:t>
      </w:r>
      <w:bookmarkEnd w:id="757"/>
    </w:p>
    <w:p w14:paraId="218BC70F" w14:textId="37C9D137" w:rsidR="001B4FA1" w:rsidRPr="00DB3A94" w:rsidRDefault="001B4FA1" w:rsidP="00915538">
      <w:pPr>
        <w:pStyle w:val="ListBullet2"/>
        <w:numPr>
          <w:ilvl w:val="0"/>
          <w:numId w:val="0"/>
        </w:numPr>
        <w:rPr>
          <w:lang w:val="es-ES"/>
        </w:rPr>
      </w:pPr>
      <w:r w:rsidRPr="00DB3A94">
        <w:rPr>
          <w:lang w:val="es-ES"/>
        </w:rPr>
        <w:t xml:space="preserve">Necesitas un diagrama de componentes donde se identifiquen los componentes que estas creando y otro diagrama que </w:t>
      </w:r>
      <w:r w:rsidR="00FB2A4D" w:rsidRPr="00DB3A94">
        <w:rPr>
          <w:lang w:val="es-ES"/>
        </w:rPr>
        <w:t>situé</w:t>
      </w:r>
      <w:r w:rsidRPr="00DB3A94">
        <w:rPr>
          <w:lang w:val="es-ES"/>
        </w:rPr>
        <w:t xml:space="preserve"> en el flujo de nutch su papel.</w:t>
      </w:r>
    </w:p>
    <w:p w14:paraId="0A6049EB" w14:textId="77777777" w:rsidR="00836924" w:rsidRDefault="00836924" w:rsidP="00836924">
      <w:pPr>
        <w:pStyle w:val="Heading2"/>
        <w:numPr>
          <w:ilvl w:val="1"/>
          <w:numId w:val="1"/>
        </w:numPr>
      </w:pPr>
      <w:bookmarkStart w:id="758" w:name="_Toc453002194"/>
      <w:bookmarkStart w:id="759" w:name="_Toc453779494"/>
      <w:r>
        <w:t>Documentos OGC</w:t>
      </w:r>
      <w:bookmarkEnd w:id="758"/>
      <w:bookmarkEnd w:id="759"/>
    </w:p>
    <w:p w14:paraId="49F25376" w14:textId="742C0149" w:rsidR="008655D9" w:rsidDel="00B0076A" w:rsidRDefault="008655D9" w:rsidP="008655D9">
      <w:pPr>
        <w:rPr>
          <w:del w:id="760" w:author="Francisco J Lopez Pellicer" w:date="2016-06-15T18:25:00Z"/>
        </w:rPr>
      </w:pPr>
      <w:r>
        <w:t>La OGC es una organización internacional sin ánimo de lucro que se encarga de la realización de estándares abiertos de calidad para la comunidad geoespacial.</w:t>
      </w:r>
      <w:ins w:id="761" w:author="Francisco J Lopez Pellicer" w:date="2016-06-15T18:25:00Z">
        <w:r w:rsidR="00B0076A">
          <w:t xml:space="preserve"> </w:t>
        </w:r>
      </w:ins>
    </w:p>
    <w:p w14:paraId="6277D339" w14:textId="573A40C2" w:rsidR="008655D9" w:rsidDel="00B0076A" w:rsidRDefault="008655D9" w:rsidP="008655D9">
      <w:pPr>
        <w:rPr>
          <w:del w:id="762" w:author="Francisco J Lopez Pellicer" w:date="2016-06-15T18:25:00Z"/>
        </w:rPr>
      </w:pPr>
      <w:r>
        <w:t>Estos estándares son realizados a través de un proceso de consenso y están abiertos gratuitamente para cualquier persona que quiera mejorar el mundo de los datos geoespaciales.</w:t>
      </w:r>
      <w:ins w:id="763" w:author="Francisco J Lopez Pellicer" w:date="2016-06-15T18:25:00Z">
        <w:r w:rsidR="00B0076A">
          <w:t xml:space="preserve"> </w:t>
        </w:r>
      </w:ins>
    </w:p>
    <w:p w14:paraId="56A59CF9" w14:textId="70D33A66" w:rsidR="008655D9" w:rsidDel="00B0076A" w:rsidRDefault="008655D9" w:rsidP="008655D9">
      <w:pPr>
        <w:rPr>
          <w:del w:id="764" w:author="Francisco J Lopez Pellicer" w:date="2016-06-15T18:25:00Z"/>
        </w:rPr>
      </w:pPr>
      <w:r>
        <w:t>Los estándares de OGC son usados en una gran cantidad de dominios incluidos medio ambiente, defensa, salud, agricultura, meteorología, desarrollo sostenible y muchos más.</w:t>
      </w:r>
      <w:ins w:id="765" w:author="Francisco J Lopez Pellicer" w:date="2016-06-15T18:25:00Z">
        <w:r w:rsidR="00B0076A">
          <w:t xml:space="preserve"> </w:t>
        </w:r>
      </w:ins>
    </w:p>
    <w:p w14:paraId="2A83E270" w14:textId="77777777" w:rsidR="001E6EEC" w:rsidRDefault="008655D9" w:rsidP="008655D9">
      <w:r>
        <w:t xml:space="preserve">Estos estándares son documentos técnicos que detallan interfaces o codificaciones. </w:t>
      </w:r>
      <w:del w:id="766" w:author="Francisco J Lopez Pellicer" w:date="2016-06-15T18:25:00Z">
        <w:r w:rsidDel="00B0076A">
          <w:delText xml:space="preserve"> </w:delText>
        </w:r>
      </w:del>
      <w:r>
        <w:t xml:space="preserve">Los </w:t>
      </w:r>
      <w:r w:rsidR="00EA74D8">
        <w:t>desarrolladores</w:t>
      </w:r>
      <w:r>
        <w:t xml:space="preserve"> de software usan este tipo de documentos para </w:t>
      </w:r>
      <w:r w:rsidR="00EA74D8">
        <w:t>construir</w:t>
      </w:r>
      <w:r>
        <w:t xml:space="preserve"> interfaces abiertas </w:t>
      </w:r>
      <w:r w:rsidR="00EA74D8">
        <w:t>para sus productos y servicios.</w:t>
      </w:r>
    </w:p>
    <w:p w14:paraId="5463214A" w14:textId="786BCBC9" w:rsidR="0062563E" w:rsidRPr="00A81868" w:rsidDel="00B0076A" w:rsidRDefault="0062563E" w:rsidP="0062563E">
      <w:pPr>
        <w:rPr>
          <w:del w:id="767" w:author="Francisco J Lopez Pellicer" w:date="2016-06-15T18:25:00Z"/>
          <w:lang w:val="es-ES"/>
        </w:rPr>
      </w:pPr>
    </w:p>
    <w:p w14:paraId="7A00EF38" w14:textId="5A75CC50" w:rsidR="009C481F" w:rsidRPr="00A81868" w:rsidDel="00B0076A" w:rsidRDefault="009C481F" w:rsidP="0062563E">
      <w:pPr>
        <w:rPr>
          <w:del w:id="768" w:author="Francisco J Lopez Pellicer" w:date="2016-06-15T18:25:00Z"/>
          <w:lang w:val="es-ES"/>
        </w:rPr>
      </w:pPr>
    </w:p>
    <w:p w14:paraId="10E6214C" w14:textId="77777777" w:rsidR="009C481F" w:rsidRPr="00A81868" w:rsidRDefault="009C481F" w:rsidP="0062563E">
      <w:pPr>
        <w:rPr>
          <w:lang w:val="es-ES"/>
        </w:rPr>
      </w:pPr>
    </w:p>
    <w:p w14:paraId="67980E17" w14:textId="77777777" w:rsidR="009C481F" w:rsidRDefault="009C481F" w:rsidP="009C481F">
      <w:pPr>
        <w:pStyle w:val="Heading2"/>
        <w:numPr>
          <w:ilvl w:val="1"/>
          <w:numId w:val="1"/>
        </w:numPr>
        <w:rPr>
          <w:lang w:val="en-US"/>
        </w:rPr>
      </w:pPr>
      <w:bookmarkStart w:id="769" w:name="_Toc453002202"/>
      <w:bookmarkStart w:id="770" w:name="_Toc453779495"/>
      <w:r>
        <w:rPr>
          <w:lang w:val="en-US"/>
        </w:rPr>
        <w:t>Modificaciones</w:t>
      </w:r>
      <w:bookmarkEnd w:id="769"/>
      <w:bookmarkEnd w:id="770"/>
    </w:p>
    <w:p w14:paraId="677978E4" w14:textId="5C39C66B" w:rsidR="00194AD1" w:rsidDel="00011D83" w:rsidRDefault="00C41601" w:rsidP="00011D83">
      <w:pPr>
        <w:rPr>
          <w:del w:id="771" w:author="Francisco J Lopez Pellicer" w:date="2016-06-15T18:26:00Z"/>
        </w:rPr>
        <w:pPrChange w:id="772" w:author="Francisco J Lopez Pellicer" w:date="2016-06-15T18:26:00Z">
          <w:pPr>
            <w:pStyle w:val="ListParagraph"/>
            <w:ind w:left="0"/>
          </w:pPr>
        </w:pPrChange>
      </w:pPr>
      <w:r>
        <w:t xml:space="preserve">En esta memoria se ha explicado la posibilidad de la inclusión de </w:t>
      </w:r>
      <w:r w:rsidRPr="00C41601">
        <w:rPr>
          <w:i/>
        </w:rPr>
        <w:t>plugins</w:t>
      </w:r>
      <w:r>
        <w:t xml:space="preserve"> en el flujo normal de Nutch. Se han incluido varias modificaciones para conseguir el comportamiento deseado del crawler.</w:t>
      </w:r>
      <w:ins w:id="773" w:author="Francisco J Lopez Pellicer" w:date="2016-06-15T18:26:00Z">
        <w:r w:rsidR="00011D83">
          <w:t xml:space="preserve"> </w:t>
        </w:r>
      </w:ins>
    </w:p>
    <w:p w14:paraId="2A1214B7" w14:textId="77777777" w:rsidR="00194AD1" w:rsidDel="00011D83" w:rsidRDefault="00194AD1" w:rsidP="00011D83">
      <w:pPr>
        <w:rPr>
          <w:del w:id="774" w:author="Francisco J Lopez Pellicer" w:date="2016-06-15T18:26:00Z"/>
        </w:rPr>
        <w:pPrChange w:id="775" w:author="Francisco J Lopez Pellicer" w:date="2016-06-15T18:26:00Z">
          <w:pPr>
            <w:pStyle w:val="ListParagraph"/>
            <w:ind w:left="0"/>
          </w:pPr>
        </w:pPrChange>
      </w:pPr>
    </w:p>
    <w:p w14:paraId="3A1FBFCF" w14:textId="2F7DCBD7" w:rsidR="00194AD1" w:rsidDel="00011D83" w:rsidRDefault="00194AD1" w:rsidP="00011D83">
      <w:pPr>
        <w:rPr>
          <w:del w:id="776" w:author="Francisco J Lopez Pellicer" w:date="2016-06-15T18:26:00Z"/>
        </w:rPr>
        <w:pPrChange w:id="777" w:author="Francisco J Lopez Pellicer" w:date="2016-06-15T18:26:00Z">
          <w:pPr>
            <w:pStyle w:val="ListParagraph"/>
            <w:ind w:left="0"/>
          </w:pPr>
        </w:pPrChange>
      </w:pPr>
      <w:r>
        <w:t xml:space="preserve">Los plugins que van a ser usados en la ejecución del </w:t>
      </w:r>
      <w:r>
        <w:rPr>
          <w:i/>
        </w:rPr>
        <w:t>crawler</w:t>
      </w:r>
      <w:r>
        <w:t xml:space="preserve"> se pueden especificar en el fichero de configuración</w:t>
      </w:r>
      <w:r w:rsidR="00EF427B">
        <w:t xml:space="preserve"> </w:t>
      </w:r>
      <w:r w:rsidR="00EF427B" w:rsidRPr="00DB3A94">
        <w:rPr>
          <w:rStyle w:val="FicherosycarpetasCar"/>
        </w:rPr>
        <w:t>n</w:t>
      </w:r>
      <w:r w:rsidRPr="00DB3A94">
        <w:rPr>
          <w:rStyle w:val="FicherosycarpetasCar"/>
        </w:rPr>
        <w:t>utch-site.xml</w:t>
      </w:r>
      <w:r>
        <w:t xml:space="preserve"> modificando la regla </w:t>
      </w:r>
      <w:r w:rsidRPr="00DB3A94">
        <w:rPr>
          <w:rStyle w:val="FicherosycarpetasCar"/>
        </w:rPr>
        <w:t>plugin.includes</w:t>
      </w:r>
      <w:r>
        <w:t>.</w:t>
      </w:r>
      <w:ins w:id="778" w:author="Francisco J Lopez Pellicer" w:date="2016-06-15T18:26:00Z">
        <w:r w:rsidR="00011D83">
          <w:t xml:space="preserve"> </w:t>
        </w:r>
      </w:ins>
    </w:p>
    <w:p w14:paraId="12B18B12" w14:textId="77777777" w:rsidR="00EF427B" w:rsidDel="00011D83" w:rsidRDefault="00EF427B" w:rsidP="00011D83">
      <w:pPr>
        <w:rPr>
          <w:del w:id="779" w:author="Francisco J Lopez Pellicer" w:date="2016-06-15T18:26:00Z"/>
        </w:rPr>
        <w:pPrChange w:id="780" w:author="Francisco J Lopez Pellicer" w:date="2016-06-15T18:26:00Z">
          <w:pPr>
            <w:pStyle w:val="ListParagraph"/>
            <w:ind w:left="0"/>
          </w:pPr>
        </w:pPrChange>
      </w:pPr>
    </w:p>
    <w:p w14:paraId="10E5CCDC" w14:textId="3F05FE41" w:rsidR="00194AD1" w:rsidRDefault="00194AD1" w:rsidP="00011D83">
      <w:pPr>
        <w:pPrChange w:id="781" w:author="Francisco J Lopez Pellicer" w:date="2016-06-15T18:26:00Z">
          <w:pPr>
            <w:pStyle w:val="ListParagraph"/>
            <w:ind w:left="0"/>
          </w:pPr>
        </w:pPrChange>
      </w:pPr>
      <w:r>
        <w:t>El estado de la regla con todos los plugins añadidos se puede ver en la</w:t>
      </w:r>
      <w:r w:rsidR="00D4323F">
        <w:t xml:space="preserve"> </w:t>
      </w:r>
      <w:r w:rsidR="00D4323F">
        <w:fldChar w:fldCharType="begin"/>
      </w:r>
      <w:r w:rsidR="00D4323F">
        <w:instrText xml:space="preserve"> REF _Ref453674938 \h </w:instrText>
      </w:r>
      <w:r w:rsidR="00D4323F">
        <w:fldChar w:fldCharType="separate"/>
      </w:r>
      <w:r w:rsidR="00D54E74">
        <w:t xml:space="preserve">Figura </w:t>
      </w:r>
      <w:r w:rsidR="00D54E74">
        <w:rPr>
          <w:noProof/>
        </w:rPr>
        <w:t>2</w:t>
      </w:r>
      <w:r w:rsidR="00D4323F">
        <w:fldChar w:fldCharType="end"/>
      </w:r>
      <w:r>
        <w:t>.</w:t>
      </w:r>
    </w:p>
    <w:p w14:paraId="26290474" w14:textId="77BC71BC" w:rsidR="00915538" w:rsidRDefault="00011D83" w:rsidP="00011D83">
      <w:pPr>
        <w:pPrChange w:id="782" w:author="Francisco J Lopez Pellicer" w:date="2016-06-15T18:27:00Z">
          <w:pPr>
            <w:pStyle w:val="ListParagraph"/>
            <w:ind w:left="0"/>
          </w:pPr>
        </w:pPrChange>
      </w:pPr>
      <w:del w:id="783" w:author="Francisco J Lopez Pellicer" w:date="2016-06-15T18:27:00Z">
        <w:r w:rsidDel="00011D83">
          <w:rPr>
            <w:noProof/>
            <w:lang w:val="en-US" w:eastAsia="en-US"/>
          </w:rPr>
          <w:lastRenderedPageBreak/>
          <mc:AlternateContent>
            <mc:Choice Requires="wps">
              <w:drawing>
                <wp:inline distT="0" distB="0" distL="0" distR="0" wp14:anchorId="54EB293B" wp14:editId="765DE789">
                  <wp:extent cx="6419850" cy="152400"/>
                  <wp:effectExtent l="0" t="0" r="6350" b="0"/>
                  <wp:docPr id="6" name="Cuadro de texto 6"/>
                  <wp:cNvGraphicFramePr/>
                  <a:graphic xmlns:a="http://schemas.openxmlformats.org/drawingml/2006/main">
                    <a:graphicData uri="http://schemas.microsoft.com/office/word/2010/wordprocessingShape">
                      <wps:wsp>
                        <wps:cNvSpPr txBox="1"/>
                        <wps:spPr>
                          <a:xfrm>
                            <a:off x="0" y="0"/>
                            <a:ext cx="6419850" cy="152400"/>
                          </a:xfrm>
                          <a:prstGeom prst="rect">
                            <a:avLst/>
                          </a:prstGeom>
                          <a:solidFill>
                            <a:prstClr val="white"/>
                          </a:solidFill>
                          <a:ln>
                            <a:noFill/>
                          </a:ln>
                        </wps:spPr>
                        <wps:txbx>
                          <w:txbxContent>
                            <w:p w14:paraId="0A55DEA5" w14:textId="3D5296DB" w:rsidR="00BA3DC4" w:rsidRPr="0044397E" w:rsidRDefault="00BA3DC4" w:rsidP="00C602F1">
                              <w:pPr>
                                <w:pStyle w:val="Caption"/>
                                <w:rPr>
                                  <w:noProof/>
                                  <w:sz w:val="24"/>
                                  <w:szCs w:val="24"/>
                                </w:rPr>
                              </w:pPr>
                              <w:bookmarkStart w:id="784" w:name="_Toc453684236"/>
                              <w:bookmarkStart w:id="785" w:name="_Toc453684923"/>
                              <w:bookmarkStart w:id="786" w:name="_Ref453674938"/>
                              <w:r>
                                <w:t xml:space="preserve">Figura </w:t>
                              </w:r>
                              <w:r>
                                <w:fldChar w:fldCharType="begin"/>
                              </w:r>
                              <w:r>
                                <w:instrText xml:space="preserve"> SEQ Figura \* ARABIC </w:instrText>
                              </w:r>
                              <w:r>
                                <w:fldChar w:fldCharType="separate"/>
                              </w:r>
                              <w:r>
                                <w:rPr>
                                  <w:noProof/>
                                </w:rPr>
                                <w:t>2</w:t>
                              </w:r>
                              <w:bookmarkEnd w:id="784"/>
                              <w:bookmarkEnd w:id="785"/>
                              <w:r>
                                <w:fldChar w:fldCharType="end"/>
                              </w:r>
                              <w:bookmarkEnd w:id="7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54EB293B" id="_x0000_t202" coordsize="21600,21600" o:spt="202" path="m0,0l0,21600,21600,21600,21600,0xe">
                  <v:stroke joinstyle="miter"/>
                  <v:path gradientshapeok="t" o:connecttype="rect"/>
                </v:shapetype>
                <v:shape id="Cuadro de texto 6" o:spid="_x0000_s1033" type="#_x0000_t202" style="width:505.5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" stroked="f">
                  <v:textbox style="mso-fit-shape-to-text:t" inset="0,0,0,0">
                    <w:txbxContent>
                      <w:p w14:paraId="0A55DEA5" w14:textId="3D5296DB" w:rsidR="00BA3DC4" w:rsidRPr="0044397E" w:rsidRDefault="00BA3DC4" w:rsidP="00C602F1">
                        <w:pPr>
                          <w:pStyle w:val="Caption"/>
                          <w:rPr>
                            <w:noProof/>
                            <w:sz w:val="24"/>
                            <w:szCs w:val="24"/>
                          </w:rPr>
                        </w:pPr>
                        <w:bookmarkStart w:id="787" w:name="_Toc453684236"/>
                        <w:bookmarkStart w:id="788" w:name="_Toc453684923"/>
                        <w:bookmarkStart w:id="789" w:name="_Ref453674938"/>
                        <w:r>
                          <w:t xml:space="preserve">Figura </w:t>
                        </w:r>
                        <w:r>
                          <w:fldChar w:fldCharType="begin"/>
                        </w:r>
                        <w:r>
                          <w:instrText xml:space="preserve"> SEQ Figura \* ARABIC </w:instrText>
                        </w:r>
                        <w:r>
                          <w:fldChar w:fldCharType="separate"/>
                        </w:r>
                        <w:r>
                          <w:rPr>
                            <w:noProof/>
                          </w:rPr>
                          <w:t>2</w:t>
                        </w:r>
                        <w:bookmarkEnd w:id="787"/>
                        <w:bookmarkEnd w:id="788"/>
                        <w:r>
                          <w:fldChar w:fldCharType="end"/>
                        </w:r>
                        <w:bookmarkEnd w:id="789"/>
                      </w:p>
                    </w:txbxContent>
                  </v:textbox>
                  <w10:anchorlock/>
                </v:shape>
              </w:pict>
            </mc:Fallback>
          </mc:AlternateContent>
        </w:r>
      </w:del>
      <w:r w:rsidR="00915538">
        <w:rPr>
          <w:noProof/>
          <w:lang w:val="en-US" w:eastAsia="en-US"/>
        </w:rPr>
        <w:drawing>
          <wp:inline distT="0" distB="0" distL="0" distR="0" wp14:anchorId="0E10F1E7" wp14:editId="573F616A">
            <wp:extent cx="6419850" cy="2000885"/>
            <wp:effectExtent l="0" t="0" r="635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69ee308d0e61b9ceb47bb56d603f9fa.png"/>
                    <pic:cNvPicPr/>
                  </pic:nvPicPr>
                  <pic:blipFill>
                    <a:blip r:embed="rId38">
                      <a:extLst>
                        <a:ext uri="{28A0092B-C50C-407E-A947-70E740481C1C}">
                          <a14:useLocalDpi xmlns:a14="http://schemas.microsoft.com/office/drawing/2010/main" val="0"/>
                        </a:ext>
                      </a:extLst>
                    </a:blip>
                    <a:stretch>
                      <a:fillRect/>
                    </a:stretch>
                  </pic:blipFill>
                  <pic:spPr>
                    <a:xfrm>
                      <a:off x="0" y="0"/>
                      <a:ext cx="6419850" cy="2000885"/>
                    </a:xfrm>
                    <a:prstGeom prst="rect">
                      <a:avLst/>
                    </a:prstGeom>
                  </pic:spPr>
                </pic:pic>
              </a:graphicData>
            </a:graphic>
          </wp:inline>
        </w:drawing>
      </w:r>
    </w:p>
    <w:p w14:paraId="3F3D1BF2" w14:textId="33C82BAF" w:rsidR="00915538" w:rsidRDefault="00011D83" w:rsidP="00011D83">
      <w:pPr>
        <w:pPrChange w:id="790" w:author="Francisco J Lopez Pellicer" w:date="2016-06-15T18:27:00Z">
          <w:pPr>
            <w:pStyle w:val="ListParagraph"/>
            <w:ind w:left="0"/>
          </w:pPr>
        </w:pPrChange>
      </w:pPr>
      <w:ins w:id="791" w:author="Francisco J Lopez Pellicer" w:date="2016-06-15T18:27:00Z">
        <w:r>
          <w:rPr>
            <w:noProof/>
            <w:lang w:val="en-US" w:eastAsia="en-US"/>
          </w:rPr>
          <mc:AlternateContent>
            <mc:Choice Requires="wps">
              <w:drawing>
                <wp:inline distT="0" distB="0" distL="0" distR="0" wp14:anchorId="2140AE4B" wp14:editId="495A9948">
                  <wp:extent cx="5396230" cy="128100"/>
                  <wp:effectExtent l="0" t="0" r="0" b="0"/>
                  <wp:docPr id="2" name="Cuadro de texto 6"/>
                  <wp:cNvGraphicFramePr/>
                  <a:graphic xmlns:a="http://schemas.openxmlformats.org/drawingml/2006/main">
                    <a:graphicData uri="http://schemas.microsoft.com/office/word/2010/wordprocessingShape">
                      <wps:wsp>
                        <wps:cNvSpPr txBox="1"/>
                        <wps:spPr>
                          <a:xfrm>
                            <a:off x="0" y="0"/>
                            <a:ext cx="5396230" cy="128100"/>
                          </a:xfrm>
                          <a:prstGeom prst="rect">
                            <a:avLst/>
                          </a:prstGeom>
                          <a:solidFill>
                            <a:prstClr val="white"/>
                          </a:solidFill>
                          <a:ln>
                            <a:noFill/>
                          </a:ln>
                        </wps:spPr>
                        <wps:txbx>
                          <w:txbxContent>
                            <w:p w14:paraId="6C4C3517" w14:textId="77777777" w:rsidR="00011D83" w:rsidRPr="0044397E" w:rsidRDefault="00011D83" w:rsidP="00011D83">
                              <w:pPr>
                                <w:pStyle w:val="Caption"/>
                                <w:rPr>
                                  <w:noProof/>
                                  <w:sz w:val="24"/>
                                  <w:szCs w:val="24"/>
                                </w:rPr>
                              </w:pPr>
                              <w:r>
                                <w:t xml:space="preserve">Figura </w:t>
                              </w:r>
                              <w:r>
                                <w:fldChar w:fldCharType="begin"/>
                              </w:r>
                              <w:r>
                                <w:instrText xml:space="preserve"> SEQ Figura \* ARABIC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140AE4B" id="_x0000_s1034" type="#_x0000_t202" style="width:424.9pt;height:10.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" stroked="f">
                  <v:textbox style="mso-fit-shape-to-text:t" inset="0,0,0,0">
                    <w:txbxContent>
                      <w:p w14:paraId="6C4C3517" w14:textId="77777777" w:rsidR="00011D83" w:rsidRPr="0044397E" w:rsidRDefault="00011D83" w:rsidP="00011D83">
                        <w:pPr>
                          <w:pStyle w:val="Caption"/>
                          <w:rPr>
                            <w:noProof/>
                            <w:sz w:val="24"/>
                            <w:szCs w:val="24"/>
                          </w:rPr>
                        </w:pPr>
                        <w:r>
                          <w:t xml:space="preserve">Figura </w:t>
                        </w:r>
                        <w:r>
                          <w:fldChar w:fldCharType="begin"/>
                        </w:r>
                        <w:r>
                          <w:instrText xml:space="preserve"> SEQ Figura \* ARABIC </w:instrText>
                        </w:r>
                        <w:r>
                          <w:fldChar w:fldCharType="separate"/>
                        </w:r>
                        <w:r>
                          <w:rPr>
                            <w:noProof/>
                          </w:rPr>
                          <w:t>2</w:t>
                        </w:r>
                        <w:r>
                          <w:fldChar w:fldCharType="end"/>
                        </w:r>
                      </w:p>
                    </w:txbxContent>
                  </v:textbox>
                  <w10:anchorlock/>
                </v:shape>
              </w:pict>
            </mc:Fallback>
          </mc:AlternateContent>
        </w:r>
      </w:ins>
    </w:p>
    <w:p w14:paraId="4ACCFA37" w14:textId="164F4195" w:rsidR="00EF427B" w:rsidDel="00011D83" w:rsidRDefault="00EF427B" w:rsidP="00011D83">
      <w:pPr>
        <w:rPr>
          <w:del w:id="792" w:author="Francisco J Lopez Pellicer" w:date="2016-06-15T18:27:00Z"/>
        </w:rPr>
        <w:pPrChange w:id="793" w:author="Francisco J Lopez Pellicer" w:date="2016-06-15T18:27:00Z">
          <w:pPr>
            <w:pStyle w:val="ListParagraph"/>
            <w:ind w:left="0"/>
          </w:pPr>
        </w:pPrChange>
      </w:pPr>
      <w:r>
        <w:t xml:space="preserve">En un apartado anterior se han explicado los distintos puntos de extensión a través de los cuales Nutch puede ser modificado. </w:t>
      </w:r>
    </w:p>
    <w:p w14:paraId="108B8B79" w14:textId="77777777" w:rsidR="00EF427B" w:rsidDel="00011D83" w:rsidRDefault="00EF427B" w:rsidP="00011D83">
      <w:pPr>
        <w:rPr>
          <w:del w:id="794" w:author="Francisco J Lopez Pellicer" w:date="2016-06-15T18:27:00Z"/>
        </w:rPr>
        <w:pPrChange w:id="795" w:author="Francisco J Lopez Pellicer" w:date="2016-06-15T18:27:00Z">
          <w:pPr>
            <w:pStyle w:val="ListParagraph"/>
            <w:ind w:left="0"/>
          </w:pPr>
        </w:pPrChange>
      </w:pPr>
    </w:p>
    <w:p w14:paraId="078D18F7" w14:textId="33B74C1A" w:rsidR="00194AD1" w:rsidDel="00011D83" w:rsidRDefault="00C41601" w:rsidP="00011D83">
      <w:pPr>
        <w:rPr>
          <w:del w:id="796" w:author="Francisco J Lopez Pellicer" w:date="2016-06-15T18:27:00Z"/>
        </w:rPr>
        <w:pPrChange w:id="797" w:author="Francisco J Lopez Pellicer" w:date="2016-06-15T18:27:00Z">
          <w:pPr>
            <w:pStyle w:val="ListParagraph"/>
            <w:ind w:left="0"/>
          </w:pPr>
        </w:pPrChange>
      </w:pPr>
      <w:r>
        <w:t xml:space="preserve">A continuación, se va a explicar </w:t>
      </w:r>
      <w:r w:rsidR="009D1148">
        <w:t>qué</w:t>
      </w:r>
      <w:r>
        <w:t xml:space="preserve"> puntos de extensión se han usado, por qué y cómo.</w:t>
      </w:r>
      <w:ins w:id="798" w:author="Francisco J Lopez Pellicer" w:date="2016-06-15T18:27:00Z">
        <w:r w:rsidR="00011D83">
          <w:t xml:space="preserve"> </w:t>
        </w:r>
      </w:ins>
    </w:p>
    <w:p w14:paraId="54725688" w14:textId="77777777" w:rsidR="00194AD1" w:rsidDel="00011D83" w:rsidRDefault="00194AD1" w:rsidP="00011D83">
      <w:pPr>
        <w:rPr>
          <w:del w:id="799" w:author="Francisco J Lopez Pellicer" w:date="2016-06-15T18:27:00Z"/>
        </w:rPr>
        <w:pPrChange w:id="800" w:author="Francisco J Lopez Pellicer" w:date="2016-06-15T18:27:00Z">
          <w:pPr>
            <w:pStyle w:val="ListParagraph"/>
            <w:ind w:left="0"/>
          </w:pPr>
        </w:pPrChange>
      </w:pPr>
    </w:p>
    <w:p w14:paraId="4B037773" w14:textId="77777777" w:rsidR="009D1148" w:rsidRDefault="009D1148" w:rsidP="00011D83">
      <w:pPr>
        <w:pPrChange w:id="801" w:author="Francisco J Lopez Pellicer" w:date="2016-06-15T18:27:00Z">
          <w:pPr>
            <w:pStyle w:val="ListParagraph"/>
            <w:ind w:left="0"/>
          </w:pPr>
        </w:pPrChange>
      </w:pPr>
      <w:r>
        <w:t>Para la realización de este trabajo se han modificado los siguientes</w:t>
      </w:r>
      <w:r w:rsidR="00D730EA">
        <w:t xml:space="preserve"> puntos de extensión</w:t>
      </w:r>
      <w:r>
        <w:t>:</w:t>
      </w:r>
    </w:p>
    <w:p w14:paraId="5F0A47B3" w14:textId="77777777" w:rsidR="009D1148" w:rsidRDefault="007A546A" w:rsidP="00DB3A94">
      <w:pPr>
        <w:pStyle w:val="ListBullet2"/>
      </w:pPr>
      <w:r>
        <w:t>IndexWriter</w:t>
      </w:r>
    </w:p>
    <w:p w14:paraId="286D7E76" w14:textId="77777777" w:rsidR="007A546A" w:rsidRDefault="007A546A" w:rsidP="00DB3A94">
      <w:pPr>
        <w:pStyle w:val="ListBullet2"/>
      </w:pPr>
      <w:r>
        <w:t>ParseFilter</w:t>
      </w:r>
    </w:p>
    <w:p w14:paraId="0B9945F1" w14:textId="77777777" w:rsidR="007A546A" w:rsidRDefault="007A546A" w:rsidP="00DB3A94">
      <w:pPr>
        <w:pStyle w:val="ListBullet2"/>
      </w:pPr>
      <w:r>
        <w:t>IndexingFilter</w:t>
      </w:r>
    </w:p>
    <w:p w14:paraId="7C2B94C7" w14:textId="6F5B3558" w:rsidR="007668EB" w:rsidRDefault="007A546A" w:rsidP="00DB3A94">
      <w:pPr>
        <w:pStyle w:val="ListBullet2"/>
      </w:pPr>
      <w:r>
        <w:t>Scoring Filter</w:t>
      </w:r>
    </w:p>
    <w:p w14:paraId="2EF7856A" w14:textId="77777777" w:rsidR="00EF5C01" w:rsidRPr="004C77FC" w:rsidRDefault="00EF5C01" w:rsidP="00EF5C01">
      <w:pPr>
        <w:pStyle w:val="Heading3"/>
        <w:numPr>
          <w:ilvl w:val="2"/>
          <w:numId w:val="1"/>
        </w:numPr>
      </w:pPr>
      <w:bookmarkStart w:id="802" w:name="_Toc453002203"/>
      <w:bookmarkStart w:id="803" w:name="_Toc453779496"/>
      <w:r w:rsidRPr="004C77FC">
        <w:t>OgcParseFilter</w:t>
      </w:r>
      <w:bookmarkEnd w:id="802"/>
      <w:bookmarkEnd w:id="803"/>
    </w:p>
    <w:p w14:paraId="0D630A64" w14:textId="19EF5F55" w:rsidR="00EF5C01" w:rsidDel="00011D83" w:rsidRDefault="00EF5C01" w:rsidP="007668EB">
      <w:pPr>
        <w:rPr>
          <w:del w:id="804" w:author="Francisco J Lopez Pellicer" w:date="2016-06-15T18:27:00Z"/>
        </w:rPr>
      </w:pPr>
      <w:r>
        <w:t xml:space="preserve">Vamos a empezar con el </w:t>
      </w:r>
      <w:r w:rsidRPr="00125678">
        <w:rPr>
          <w:i/>
        </w:rPr>
        <w:t>plugin</w:t>
      </w:r>
      <w:r>
        <w:t xml:space="preserve"> que explota el punto de extensión </w:t>
      </w:r>
      <w:r w:rsidR="00125678" w:rsidRPr="00125678">
        <w:rPr>
          <w:shd w:val="clear" w:color="auto" w:fill="FFFFFF" w:themeFill="background1"/>
        </w:rPr>
        <w:t>HtmlParseFilter</w:t>
      </w:r>
      <w:r>
        <w:t xml:space="preserve">. Esta extensión se ha utilizado por dos motivos muy importantes pero que no están relacionados entre sí. </w:t>
      </w:r>
      <w:ins w:id="805" w:author="Francisco J Lopez Pellicer" w:date="2016-06-15T18:27:00Z">
        <w:r w:rsidR="00011D83">
          <w:t xml:space="preserve"> </w:t>
        </w:r>
      </w:ins>
    </w:p>
    <w:p w14:paraId="296FC574" w14:textId="191A6509" w:rsidR="00EF5C01" w:rsidRDefault="00EF5C01" w:rsidP="007668EB">
      <w:r>
        <w:t>Debido a que actúa en una sección del flujo de trabajo de Nutch que es clave para poder aprovechar y procesar en tiempo de ejecución los datos, se decidió utilizarla para detectar si el documento que se está procesando es un fichero OGC y, si lo es, extraer qué tipo de documento es y la versión del mismo.</w:t>
      </w:r>
    </w:p>
    <w:p w14:paraId="7A2E0A56" w14:textId="0F290A36" w:rsidR="0079539C" w:rsidDel="00011D83" w:rsidRDefault="00EF5C01" w:rsidP="007668EB">
      <w:pPr>
        <w:rPr>
          <w:del w:id="806" w:author="Francisco J Lopez Pellicer" w:date="2016-06-15T18:27:00Z"/>
          <w:i/>
        </w:rPr>
      </w:pPr>
      <w:r>
        <w:t xml:space="preserve">La otra tarea que es realizada aquí es la de la extracción del </w:t>
      </w:r>
      <w:r w:rsidR="0079539C" w:rsidRPr="00EF5C01">
        <w:rPr>
          <w:i/>
        </w:rPr>
        <w:t>anchor</w:t>
      </w:r>
      <w:r w:rsidR="0079539C">
        <w:t xml:space="preserve"> de</w:t>
      </w:r>
      <w:r>
        <w:t xml:space="preserve"> los enlaces de salida que están contenidos en el documento que </w:t>
      </w:r>
      <w:r w:rsidR="0079539C">
        <w:t>está</w:t>
      </w:r>
      <w:r>
        <w:t xml:space="preserve"> siendo </w:t>
      </w:r>
      <w:r w:rsidR="0079539C">
        <w:t>procesado,</w:t>
      </w:r>
      <w:r>
        <w:t xml:space="preserve"> </w:t>
      </w:r>
      <w:r w:rsidR="0079539C">
        <w:t>así</w:t>
      </w:r>
      <w:r>
        <w:t xml:space="preserve"> como el contexto del mismo. Nosotros ente</w:t>
      </w:r>
      <w:r w:rsidR="0079539C">
        <w:t>n</w:t>
      </w:r>
      <w:r>
        <w:t xml:space="preserve">demos por contexto </w:t>
      </w:r>
      <w:r w:rsidR="0079539C">
        <w:t>del</w:t>
      </w:r>
      <w:r>
        <w:t xml:space="preserve"> </w:t>
      </w:r>
      <w:r w:rsidR="0079539C" w:rsidRPr="0079539C">
        <w:rPr>
          <w:i/>
        </w:rPr>
        <w:t>anchor</w:t>
      </w:r>
      <w:r w:rsidR="0079539C">
        <w:t xml:space="preserve"> a los caracteres más cercanos a este. Esta información será utilizada posteriormente en el cálculo del </w:t>
      </w:r>
      <w:r w:rsidR="0079539C">
        <w:rPr>
          <w:i/>
        </w:rPr>
        <w:t>score.</w:t>
      </w:r>
      <w:ins w:id="807" w:author="Francisco J Lopez Pellicer" w:date="2016-06-15T18:27:00Z">
        <w:r w:rsidR="00011D83">
          <w:t xml:space="preserve"> </w:t>
        </w:r>
      </w:ins>
    </w:p>
    <w:p w14:paraId="2A359564" w14:textId="146CC202" w:rsidR="0079539C" w:rsidRDefault="0079539C" w:rsidP="0079539C">
      <w:r>
        <w:t>Como se ha comentado previamente, estos plugins se desarrollan implementando un punto de extensión, el cual viene representado por una interfaz de Java.</w:t>
      </w:r>
    </w:p>
    <w:p w14:paraId="70D982E4" w14:textId="2B5B7A81" w:rsidR="00711E64" w:rsidRPr="00DB3A94" w:rsidRDefault="0079539C" w:rsidP="00DB3A94">
      <w:pPr>
        <w:rPr>
          <w:shd w:val="clear" w:color="auto" w:fill="E7E6E6" w:themeFill="background2"/>
        </w:rPr>
      </w:pPr>
      <w:r>
        <w:t>En este caso la interfaz que se extiende</w:t>
      </w:r>
      <w:r w:rsidR="0045101F">
        <w:t xml:space="preserve"> es </w:t>
      </w:r>
      <w:r w:rsidR="0045101F" w:rsidRPr="001B4FA1">
        <w:rPr>
          <w:rStyle w:val="FicherosycarpetasCar"/>
          <w:shd w:val="clear" w:color="auto" w:fill="FFFFFF" w:themeFill="background1"/>
        </w:rPr>
        <w:t>HtmlParseFilter</w:t>
      </w:r>
      <w:r w:rsidR="0045101F" w:rsidRPr="00A56245">
        <w:t>.</w:t>
      </w:r>
    </w:p>
    <w:bookmarkStart w:id="808" w:name="_MON_1526661136"/>
    <w:bookmarkEnd w:id="808"/>
    <w:p w14:paraId="637F4D93" w14:textId="77777777" w:rsidR="009D2DC3" w:rsidRDefault="00812585" w:rsidP="009D2DC3">
      <w:pPr>
        <w:keepNext/>
      </w:pPr>
      <w:r>
        <w:rPr>
          <w:shd w:val="clear" w:color="auto" w:fill="E7E6E6" w:themeFill="background2"/>
        </w:rPr>
        <w:object w:dxaOrig="8504" w:dyaOrig="3971" w14:anchorId="1C8F0028">
          <v:shape id="_x0000_i1029" type="#_x0000_t75" style="width:425.95pt;height:215.25pt" o:ole="">
            <v:imagedata r:id="rId39" o:title=""/>
          </v:shape>
          <o:OLEObject Type="Embed" ProgID="Word.OpenDocumentText.12" ShapeID="_x0000_i1029" DrawAspect="Content" ObjectID="_1527521396" r:id="rId40"/>
        </w:object>
      </w:r>
    </w:p>
    <w:p w14:paraId="25CFFE35" w14:textId="3249D41A" w:rsidR="0045101F" w:rsidRPr="00DB3A94" w:rsidRDefault="009D2DC3" w:rsidP="009D2DC3">
      <w:pPr>
        <w:pStyle w:val="Caption"/>
        <w:rPr>
          <w:sz w:val="24"/>
          <w:shd w:val="clear" w:color="auto" w:fill="E7E6E6" w:themeFill="background2"/>
        </w:rPr>
      </w:pPr>
      <w:bookmarkStart w:id="809" w:name="_Toc453684237"/>
      <w:bookmarkStart w:id="810" w:name="_Toc453684869"/>
      <w:bookmarkStart w:id="811" w:name="_Ref453003779"/>
      <w:r>
        <w:t xml:space="preserve">Ejemplo </w:t>
      </w:r>
      <w:r>
        <w:fldChar w:fldCharType="begin"/>
      </w:r>
      <w:r>
        <w:instrText xml:space="preserve"> SEQ Ejemplo \* ARABIC </w:instrText>
      </w:r>
      <w:r>
        <w:fldChar w:fldCharType="separate"/>
      </w:r>
      <w:r w:rsidR="00D54E74">
        <w:rPr>
          <w:noProof/>
        </w:rPr>
        <w:t>4</w:t>
      </w:r>
      <w:bookmarkEnd w:id="809"/>
      <w:bookmarkEnd w:id="810"/>
      <w:r>
        <w:fldChar w:fldCharType="end"/>
      </w:r>
      <w:bookmarkEnd w:id="811"/>
    </w:p>
    <w:p w14:paraId="486F3912" w14:textId="3312296E" w:rsidR="00711E64" w:rsidRDefault="009D2DC3" w:rsidP="00711E64">
      <w:r>
        <w:t xml:space="preserve">Como se puede ver en la </w:t>
      </w:r>
      <w:r>
        <w:fldChar w:fldCharType="begin"/>
      </w:r>
      <w:r>
        <w:instrText xml:space="preserve"> REF _Ref453003779 \h </w:instrText>
      </w:r>
      <w:r>
        <w:fldChar w:fldCharType="separate"/>
      </w:r>
      <w:r w:rsidR="00D54E74">
        <w:t xml:space="preserve">Ejemplo </w:t>
      </w:r>
      <w:r w:rsidR="00D54E74">
        <w:rPr>
          <w:noProof/>
        </w:rPr>
        <w:t>4</w:t>
      </w:r>
      <w:r>
        <w:fldChar w:fldCharType="end"/>
      </w:r>
      <w:r>
        <w:t>, e</w:t>
      </w:r>
      <w:r w:rsidR="00711E64">
        <w:t xml:space="preserve">sta interfaz tiene un método llamado </w:t>
      </w:r>
      <w:r w:rsidR="00711E64">
        <w:rPr>
          <w:i/>
        </w:rPr>
        <w:t>filter</w:t>
      </w:r>
      <w:r w:rsidR="00711E64">
        <w:t>. Dentro de este método se realiza la implementación que se desee. Para ello proporciona unos parámetros para ello.</w:t>
      </w:r>
    </w:p>
    <w:p w14:paraId="44283E6F" w14:textId="77777777" w:rsidR="000C7370" w:rsidDel="00011D83" w:rsidRDefault="00711E64" w:rsidP="00711E64">
      <w:pPr>
        <w:rPr>
          <w:del w:id="812" w:author="Francisco J Lopez Pellicer" w:date="2016-06-15T18:30:00Z"/>
        </w:rPr>
      </w:pPr>
      <w:r>
        <w:t xml:space="preserve">Los más relevantes son el </w:t>
      </w:r>
      <w:r w:rsidRPr="00711E64">
        <w:rPr>
          <w:i/>
        </w:rPr>
        <w:t xml:space="preserve">Content </w:t>
      </w:r>
      <w:r>
        <w:t xml:space="preserve">y el </w:t>
      </w:r>
      <w:r w:rsidRPr="00711E64">
        <w:rPr>
          <w:i/>
        </w:rPr>
        <w:t>ParseResult</w:t>
      </w:r>
      <w:r>
        <w:t xml:space="preserve">. </w:t>
      </w:r>
      <w:r w:rsidR="000C7370">
        <w:t xml:space="preserve">A través del </w:t>
      </w:r>
      <w:r w:rsidR="000C7370">
        <w:rPr>
          <w:i/>
        </w:rPr>
        <w:t>Content</w:t>
      </w:r>
      <w:r w:rsidR="000C7370">
        <w:t xml:space="preserve"> se puede acceder al contenido en texto plano de la página. Con </w:t>
      </w:r>
      <w:r w:rsidR="000C7370">
        <w:rPr>
          <w:i/>
        </w:rPr>
        <w:t>ParseResult</w:t>
      </w:r>
      <w:r w:rsidR="000C7370">
        <w:t xml:space="preserve"> contiene datos relevantes sobre la página que está siendo procesado como la URL. </w:t>
      </w:r>
    </w:p>
    <w:p w14:paraId="5100DB79" w14:textId="6F776E0B" w:rsidR="000C7370" w:rsidRDefault="000C7370" w:rsidP="00711E64">
      <w:pPr>
        <w:rPr>
          <w:i/>
        </w:rPr>
      </w:pPr>
      <w:r>
        <w:t xml:space="preserve">Este objeto también contiene los metadatos, a través de los cuales vamos a conseguir la persistencia de lo que extraigamos a lo largo de todo el proceso de </w:t>
      </w:r>
      <w:r>
        <w:rPr>
          <w:i/>
        </w:rPr>
        <w:t>crawling</w:t>
      </w:r>
      <w:r>
        <w:t xml:space="preserve">. Es decir, este objeto también actúa como la salida de </w:t>
      </w:r>
      <w:r>
        <w:rPr>
          <w:i/>
        </w:rPr>
        <w:t>filter.</w:t>
      </w:r>
    </w:p>
    <w:p w14:paraId="28F08494" w14:textId="77777777" w:rsidR="000C7370" w:rsidRDefault="00B86701" w:rsidP="00B86701">
      <w:pPr>
        <w:pStyle w:val="Heading4"/>
      </w:pPr>
      <w:r>
        <w:t>Detector de OGC</w:t>
      </w:r>
    </w:p>
    <w:p w14:paraId="2E1AF084" w14:textId="77777777" w:rsidR="00B86701" w:rsidDel="00011D83" w:rsidRDefault="00B86701" w:rsidP="00B86701">
      <w:pPr>
        <w:rPr>
          <w:del w:id="813" w:author="Francisco J Lopez Pellicer" w:date="2016-06-15T18:30:00Z"/>
        </w:rPr>
      </w:pPr>
      <w:r>
        <w:t xml:space="preserve">Como se ha comentado antes la primera de las tareas que se realizan en este plugin es la detección del tipo de documento OGC. </w:t>
      </w:r>
    </w:p>
    <w:p w14:paraId="73B550C1" w14:textId="34797449" w:rsidR="00B86701" w:rsidDel="00011D83" w:rsidRDefault="00B86701" w:rsidP="00B86701">
      <w:pPr>
        <w:rPr>
          <w:del w:id="814" w:author="Francisco J Lopez Pellicer" w:date="2016-06-15T18:30:00Z"/>
        </w:rPr>
      </w:pPr>
      <w:r>
        <w:t xml:space="preserve">Esta detección solo se realiza si el tipo de contenido de la página es XML. </w:t>
      </w:r>
      <w:ins w:id="815" w:author="Francisco J Lopez Pellicer" w:date="2016-06-15T18:30:00Z">
        <w:r w:rsidR="00011D83">
          <w:t xml:space="preserve"> </w:t>
        </w:r>
      </w:ins>
    </w:p>
    <w:p w14:paraId="137A92A2" w14:textId="326EF6FA" w:rsidR="00024724" w:rsidDel="00011D83" w:rsidRDefault="00024724" w:rsidP="00B86701">
      <w:pPr>
        <w:rPr>
          <w:del w:id="816" w:author="Francisco J Lopez Pellicer" w:date="2016-06-15T18:30:00Z"/>
        </w:rPr>
      </w:pPr>
      <w:r>
        <w:t>Para ellos se extrae el nodo raíz del fichero XML para analizarlo en busca de datos que nos permitan establecer de qué tipo se tratan.</w:t>
      </w:r>
      <w:ins w:id="817" w:author="Francisco J Lopez Pellicer" w:date="2016-06-15T18:30:00Z">
        <w:r w:rsidR="00011D83">
          <w:t xml:space="preserve"> </w:t>
        </w:r>
      </w:ins>
    </w:p>
    <w:p w14:paraId="2C6B7386" w14:textId="77777777" w:rsidR="00024724" w:rsidRDefault="00024724" w:rsidP="00B86701">
      <w:r>
        <w:t>A continuación, se pueden ver varios ejemplos de cabeceras para los distintos formatos de ficheros OGC.</w:t>
      </w:r>
    </w:p>
    <w:p w14:paraId="597BEED3" w14:textId="77777777" w:rsidR="00B53F0A" w:rsidRDefault="00B53F0A" w:rsidP="00B86701">
      <w:r>
        <w:t>Este es un ejemplo para WMS, en su versión 1.3.0.</w:t>
      </w:r>
    </w:p>
    <w:bookmarkStart w:id="818" w:name="_MON_1526663650"/>
    <w:bookmarkEnd w:id="818"/>
    <w:p w14:paraId="69E12980" w14:textId="6605A238" w:rsidR="009D2DC3" w:rsidRDefault="00B53F0A" w:rsidP="00C602F1">
      <w:pPr>
        <w:keepNext/>
        <w:spacing w:after="0"/>
      </w:pPr>
      <w:r>
        <w:object w:dxaOrig="8504" w:dyaOrig="2798" w14:anchorId="3505B95A">
          <v:shape id="_x0000_i1030" type="#_x0000_t75" style="width:425.95pt;height:140.2pt" o:ole="">
            <v:imagedata r:id="rId41" o:title=""/>
          </v:shape>
          <o:OLEObject Type="Embed" ProgID="Word.OpenDocumentText.12" ShapeID="_x0000_i1030" DrawAspect="Content" ObjectID="_1527521397" r:id="rId42"/>
        </w:object>
      </w:r>
    </w:p>
    <w:p w14:paraId="7E01FECC" w14:textId="6570BC9B" w:rsidR="00B86701" w:rsidRDefault="009D2DC3" w:rsidP="009D2DC3">
      <w:pPr>
        <w:pStyle w:val="Caption"/>
      </w:pPr>
      <w:bookmarkStart w:id="819" w:name="_Toc453684238"/>
      <w:bookmarkStart w:id="820" w:name="_Toc453684870"/>
      <w:r>
        <w:t xml:space="preserve">Ejemplo </w:t>
      </w:r>
      <w:r>
        <w:fldChar w:fldCharType="begin"/>
      </w:r>
      <w:r>
        <w:instrText xml:space="preserve"> SEQ Ejemplo \* ARABIC </w:instrText>
      </w:r>
      <w:r>
        <w:fldChar w:fldCharType="separate"/>
      </w:r>
      <w:r w:rsidR="00D54E74">
        <w:rPr>
          <w:noProof/>
        </w:rPr>
        <w:t>5</w:t>
      </w:r>
      <w:bookmarkEnd w:id="819"/>
      <w:bookmarkEnd w:id="820"/>
      <w:r>
        <w:fldChar w:fldCharType="end"/>
      </w:r>
    </w:p>
    <w:p w14:paraId="5A02FA27" w14:textId="77777777" w:rsidR="00B53F0A" w:rsidRDefault="00B53F0A" w:rsidP="00B86701">
      <w:r>
        <w:t>Ejemplo de CSW con versión 2.0.2.</w:t>
      </w:r>
    </w:p>
    <w:bookmarkStart w:id="821" w:name="_MON_1526668552"/>
    <w:bookmarkEnd w:id="821"/>
    <w:p w14:paraId="1E3A1ABC" w14:textId="77777777" w:rsidR="009D2DC3" w:rsidRDefault="00B53F0A" w:rsidP="00C602F1">
      <w:pPr>
        <w:keepNext/>
        <w:spacing w:after="0"/>
      </w:pPr>
      <w:r>
        <w:object w:dxaOrig="8504" w:dyaOrig="3339" w14:anchorId="37A47BBA">
          <v:shape id="_x0000_i1031" type="#_x0000_t75" style="width:425.95pt;height:166.75pt" o:ole="">
            <v:imagedata r:id="rId43" o:title=""/>
          </v:shape>
          <o:OLEObject Type="Embed" ProgID="Word.OpenDocumentText.12" ShapeID="_x0000_i1031" DrawAspect="Content" ObjectID="_1527521398" r:id="rId44"/>
        </w:object>
      </w:r>
    </w:p>
    <w:p w14:paraId="36205E70" w14:textId="2094AB5F" w:rsidR="00B53F0A" w:rsidRDefault="009D2DC3" w:rsidP="009D2DC3">
      <w:pPr>
        <w:pStyle w:val="Caption"/>
      </w:pPr>
      <w:bookmarkStart w:id="822" w:name="_Toc453684239"/>
      <w:bookmarkStart w:id="823" w:name="_Toc453684871"/>
      <w:r>
        <w:t xml:space="preserve">Ejemplo </w:t>
      </w:r>
      <w:r>
        <w:fldChar w:fldCharType="begin"/>
      </w:r>
      <w:r>
        <w:instrText xml:space="preserve"> SEQ Ejemplo \* ARABIC </w:instrText>
      </w:r>
      <w:r>
        <w:fldChar w:fldCharType="separate"/>
      </w:r>
      <w:r w:rsidR="00D54E74">
        <w:rPr>
          <w:noProof/>
        </w:rPr>
        <w:t>6</w:t>
      </w:r>
      <w:bookmarkEnd w:id="822"/>
      <w:bookmarkEnd w:id="823"/>
      <w:r>
        <w:fldChar w:fldCharType="end"/>
      </w:r>
    </w:p>
    <w:p w14:paraId="12D3B4C0" w14:textId="77777777" w:rsidR="00782CE5" w:rsidRDefault="00782CE5" w:rsidP="00B86701">
      <w:r>
        <w:t>Ejemplo de WFS con versión 1.1.0.</w:t>
      </w:r>
    </w:p>
    <w:bookmarkStart w:id="824" w:name="_MON_1526668866"/>
    <w:bookmarkEnd w:id="824"/>
    <w:p w14:paraId="004476BD" w14:textId="77777777" w:rsidR="009D2DC3" w:rsidRDefault="00782CE5" w:rsidP="00C602F1">
      <w:pPr>
        <w:keepNext/>
        <w:spacing w:after="0"/>
      </w:pPr>
      <w:r>
        <w:object w:dxaOrig="8504" w:dyaOrig="4317" w14:anchorId="3C2B53BB">
          <v:shape id="_x0000_i1032" type="#_x0000_t75" style="width:425.95pt;height:3in" o:ole="">
            <v:imagedata r:id="rId45" o:title=""/>
          </v:shape>
          <o:OLEObject Type="Embed" ProgID="Word.OpenDocumentText.12" ShapeID="_x0000_i1032" DrawAspect="Content" ObjectID="_1527521399" r:id="rId46"/>
        </w:object>
      </w:r>
    </w:p>
    <w:p w14:paraId="5D8BE8B4" w14:textId="41B7535A" w:rsidR="00782CE5" w:rsidRDefault="009D2DC3" w:rsidP="009D2DC3">
      <w:pPr>
        <w:pStyle w:val="Caption"/>
      </w:pPr>
      <w:bookmarkStart w:id="825" w:name="_Toc453684240"/>
      <w:bookmarkStart w:id="826" w:name="_Toc453684872"/>
      <w:r>
        <w:t xml:space="preserve">Ejemplo </w:t>
      </w:r>
      <w:r>
        <w:fldChar w:fldCharType="begin"/>
      </w:r>
      <w:r>
        <w:instrText xml:space="preserve"> SEQ Ejemplo \* ARABIC </w:instrText>
      </w:r>
      <w:r>
        <w:fldChar w:fldCharType="separate"/>
      </w:r>
      <w:r w:rsidR="00D54E74">
        <w:rPr>
          <w:noProof/>
        </w:rPr>
        <w:t>7</w:t>
      </w:r>
      <w:bookmarkEnd w:id="825"/>
      <w:bookmarkEnd w:id="826"/>
      <w:r>
        <w:fldChar w:fldCharType="end"/>
      </w:r>
    </w:p>
    <w:p w14:paraId="6C540BD2" w14:textId="77777777" w:rsidR="006A1CB5" w:rsidRPr="00B86701" w:rsidRDefault="006A1CB5" w:rsidP="00B86701">
      <w:r>
        <w:t>Ejemplo WCS con versión 2.0.1.</w:t>
      </w:r>
    </w:p>
    <w:p w14:paraId="6F5660C9" w14:textId="77777777" w:rsidR="00B86701" w:rsidRDefault="00B86701" w:rsidP="00711E64"/>
    <w:bookmarkStart w:id="827" w:name="_Toc453684873"/>
    <w:bookmarkStart w:id="828" w:name="_MON_1526669358"/>
    <w:bookmarkEnd w:id="828"/>
    <w:p w14:paraId="2E9B1002" w14:textId="545F0D23" w:rsidR="002F5E3F" w:rsidRDefault="002F5E3F" w:rsidP="00DB3A94">
      <w:pPr>
        <w:keepNext/>
      </w:pPr>
      <w:r>
        <w:object w:dxaOrig="8504" w:dyaOrig="3094" w14:anchorId="6537F982">
          <v:shape id="_x0000_i1033" type="#_x0000_t75" style="width:425.95pt;height:155.35pt" o:ole="">
            <v:imagedata r:id="rId47" o:title=""/>
          </v:shape>
          <o:OLEObject Type="Embed" ProgID="Word.OpenDocumentText.12" ShapeID="_x0000_i1033" DrawAspect="Content" ObjectID="_1527521400" r:id="rId48"/>
        </w:object>
      </w:r>
      <w:r w:rsidR="009D2DC3">
        <w:t xml:space="preserve">Ejemplo </w:t>
      </w:r>
      <w:r w:rsidR="009D2DC3">
        <w:fldChar w:fldCharType="begin"/>
      </w:r>
      <w:r w:rsidR="009D2DC3">
        <w:instrText xml:space="preserve"> SEQ Ejemplo \* ARABIC </w:instrText>
      </w:r>
      <w:r w:rsidR="009D2DC3">
        <w:fldChar w:fldCharType="separate"/>
      </w:r>
      <w:r w:rsidR="00D54E74">
        <w:rPr>
          <w:noProof/>
        </w:rPr>
        <w:t>8</w:t>
      </w:r>
      <w:bookmarkEnd w:id="827"/>
      <w:r w:rsidR="009D2DC3">
        <w:fldChar w:fldCharType="end"/>
      </w:r>
    </w:p>
    <w:p w14:paraId="64A70FA6" w14:textId="77777777" w:rsidR="006A1CB5" w:rsidRDefault="006A1CB5" w:rsidP="006A1CB5">
      <w:r>
        <w:t>Ejemplo de WPS con versión 0.4.0.</w:t>
      </w:r>
    </w:p>
    <w:bookmarkStart w:id="829" w:name="_MON_1526669444"/>
    <w:bookmarkEnd w:id="829"/>
    <w:p w14:paraId="21E27C1F" w14:textId="77777777" w:rsidR="009D2DC3" w:rsidRDefault="006A1CB5" w:rsidP="00C602F1">
      <w:pPr>
        <w:keepNext/>
        <w:spacing w:after="0"/>
      </w:pPr>
      <w:r>
        <w:object w:dxaOrig="8504" w:dyaOrig="2116" w14:anchorId="2F6BE27E">
          <v:shape id="_x0000_i1034" type="#_x0000_t75" style="width:425.95pt;height:106.1pt" o:ole="">
            <v:imagedata r:id="rId49" o:title=""/>
          </v:shape>
          <o:OLEObject Type="Embed" ProgID="Word.OpenDocumentText.12" ShapeID="_x0000_i1034" DrawAspect="Content" ObjectID="_1527521401" r:id="rId50"/>
        </w:object>
      </w:r>
    </w:p>
    <w:p w14:paraId="08C07407" w14:textId="1D90FA7E" w:rsidR="002F5E3F" w:rsidRDefault="009D2DC3" w:rsidP="009D2DC3">
      <w:pPr>
        <w:pStyle w:val="Caption"/>
      </w:pPr>
      <w:bookmarkStart w:id="830" w:name="_Toc453684241"/>
      <w:bookmarkStart w:id="831" w:name="_Toc453684874"/>
      <w:r>
        <w:t xml:space="preserve">Ejemplo </w:t>
      </w:r>
      <w:r>
        <w:fldChar w:fldCharType="begin"/>
      </w:r>
      <w:r>
        <w:instrText xml:space="preserve"> SEQ Ejemplo \* ARABIC </w:instrText>
      </w:r>
      <w:r>
        <w:fldChar w:fldCharType="separate"/>
      </w:r>
      <w:r w:rsidR="00D54E74">
        <w:rPr>
          <w:noProof/>
        </w:rPr>
        <w:t>9</w:t>
      </w:r>
      <w:bookmarkEnd w:id="830"/>
      <w:bookmarkEnd w:id="831"/>
      <w:r>
        <w:fldChar w:fldCharType="end"/>
      </w:r>
    </w:p>
    <w:p w14:paraId="79628FF6" w14:textId="77777777" w:rsidR="004321AA" w:rsidRDefault="004321AA" w:rsidP="00711E64">
      <w:r>
        <w:t>Como estas existen otras cabeceras distintas dependiendo del tipo de documento. Analizándolas se puede saber de qué tipo se tratan.</w:t>
      </w:r>
    </w:p>
    <w:p w14:paraId="243A3747" w14:textId="77777777" w:rsidR="004321AA" w:rsidRDefault="004321AA" w:rsidP="004321AA">
      <w:pPr>
        <w:pStyle w:val="Heading4"/>
      </w:pPr>
      <w:r>
        <w:t>Anchor y contexto</w:t>
      </w:r>
    </w:p>
    <w:p w14:paraId="686754E4" w14:textId="699249E1" w:rsidR="0013575C" w:rsidDel="00011D83" w:rsidRDefault="00584AB4" w:rsidP="0013575C">
      <w:pPr>
        <w:rPr>
          <w:del w:id="832" w:author="Francisco J Lopez Pellicer" w:date="2016-06-15T18:30:00Z"/>
        </w:rPr>
      </w:pPr>
      <w:r>
        <w:t xml:space="preserve">Otra de las tareas principales que se realizan en este </w:t>
      </w:r>
      <w:r w:rsidRPr="009D2DC3">
        <w:rPr>
          <w:i/>
        </w:rPr>
        <w:t>plugin</w:t>
      </w:r>
      <w:r>
        <w:t xml:space="preserve"> es la extracción tanto del </w:t>
      </w:r>
      <w:r>
        <w:rPr>
          <w:i/>
        </w:rPr>
        <w:t>anchor</w:t>
      </w:r>
      <w:r>
        <w:t xml:space="preserve"> como de su contexto.</w:t>
      </w:r>
      <w:r w:rsidR="009D2DC3">
        <w:t xml:space="preserve"> Como se ha comentado al inicio de este apartado, el contexto es el conjunto de caracteres (contabilizando solo texto plano, es decir, sin etiquetas de XML o HTML) alrededor del </w:t>
      </w:r>
      <w:r w:rsidR="009D2DC3">
        <w:rPr>
          <w:i/>
        </w:rPr>
        <w:t xml:space="preserve">anchor. </w:t>
      </w:r>
      <w:ins w:id="833" w:author="Francisco J Lopez Pellicer" w:date="2016-06-15T18:30:00Z">
        <w:r w:rsidR="00011D83">
          <w:t xml:space="preserve"> </w:t>
        </w:r>
      </w:ins>
    </w:p>
    <w:p w14:paraId="64CC9039" w14:textId="77777777" w:rsidR="009D2DC3" w:rsidRDefault="009D2DC3" w:rsidP="00DB3A94">
      <w:r>
        <w:t xml:space="preserve">El número de caracteres que se tienen en cuenta para el contexto se puede configurar en el fichero de configuración nutchsite.xml mediante la regla </w:t>
      </w:r>
      <w:r w:rsidRPr="001B4FA1">
        <w:rPr>
          <w:rStyle w:val="FicherosycarpetasCar"/>
        </w:rPr>
        <w:t>ogc.outlink.anchor.context</w:t>
      </w:r>
      <w:r>
        <w:t xml:space="preserve">. </w:t>
      </w:r>
    </w:p>
    <w:bookmarkStart w:id="834" w:name="_MON_1526746106"/>
    <w:bookmarkEnd w:id="834"/>
    <w:p w14:paraId="39E5ADF2" w14:textId="77777777" w:rsidR="00F7520B" w:rsidRDefault="00F7520B" w:rsidP="00C602F1">
      <w:pPr>
        <w:keepNext/>
        <w:spacing w:after="0"/>
      </w:pPr>
      <w:r>
        <w:object w:dxaOrig="8504" w:dyaOrig="1209" w14:anchorId="58DCD5B0">
          <v:shape id="_x0000_i1035" type="#_x0000_t75" style="width:425.95pt;height:59.85pt" o:ole="">
            <v:imagedata r:id="rId51" o:title=""/>
          </v:shape>
          <o:OLEObject Type="Embed" ProgID="Word.OpenDocumentText.12" ShapeID="_x0000_i1035" DrawAspect="Content" ObjectID="_1527521402" r:id="rId52"/>
        </w:object>
      </w:r>
    </w:p>
    <w:p w14:paraId="3B4EF09C" w14:textId="61BA315C" w:rsidR="009D2DC3" w:rsidRPr="009D2DC3" w:rsidRDefault="00F7520B" w:rsidP="00F7520B">
      <w:pPr>
        <w:pStyle w:val="Caption"/>
      </w:pPr>
      <w:bookmarkStart w:id="835" w:name="_Toc453684242"/>
      <w:bookmarkStart w:id="836" w:name="_Toc453684875"/>
      <w:bookmarkStart w:id="837" w:name="_Ref453004702"/>
      <w:r>
        <w:t xml:space="preserve">Ejemplo </w:t>
      </w:r>
      <w:r>
        <w:fldChar w:fldCharType="begin"/>
      </w:r>
      <w:r>
        <w:instrText xml:space="preserve"> SEQ Ejemplo \* ARABIC </w:instrText>
      </w:r>
      <w:r>
        <w:fldChar w:fldCharType="separate"/>
      </w:r>
      <w:r w:rsidR="00D54E74">
        <w:rPr>
          <w:noProof/>
        </w:rPr>
        <w:t>10</w:t>
      </w:r>
      <w:bookmarkEnd w:id="835"/>
      <w:bookmarkEnd w:id="836"/>
      <w:r>
        <w:fldChar w:fldCharType="end"/>
      </w:r>
      <w:bookmarkEnd w:id="837"/>
    </w:p>
    <w:p w14:paraId="3F71DC60" w14:textId="2C292D36" w:rsidR="00F7520B" w:rsidDel="00011D83" w:rsidRDefault="00F7520B" w:rsidP="0013575C">
      <w:pPr>
        <w:rPr>
          <w:del w:id="838" w:author="Francisco J Lopez Pellicer" w:date="2016-06-15T18:30:00Z"/>
        </w:rPr>
      </w:pPr>
      <w:r>
        <w:t xml:space="preserve">En el </w:t>
      </w:r>
      <w:r>
        <w:fldChar w:fldCharType="begin"/>
      </w:r>
      <w:r>
        <w:instrText xml:space="preserve"> REF _Ref453004702 \h </w:instrText>
      </w:r>
      <w:r>
        <w:fldChar w:fldCharType="separate"/>
      </w:r>
      <w:r w:rsidR="00D54E74">
        <w:t xml:space="preserve">Ejemplo </w:t>
      </w:r>
      <w:r w:rsidR="00D54E74">
        <w:rPr>
          <w:noProof/>
        </w:rPr>
        <w:t>10</w:t>
      </w:r>
      <w:r>
        <w:fldChar w:fldCharType="end"/>
      </w:r>
      <w:r>
        <w:t xml:space="preserve"> se puede ver la configuración para que se seleccionen 30 caracteres hacia delante y 30 hacia atrás para formar el contexto.</w:t>
      </w:r>
      <w:ins w:id="839" w:author="Francisco J Lopez Pellicer" w:date="2016-06-15T18:30:00Z">
        <w:r w:rsidR="00011D83">
          <w:t xml:space="preserve"> </w:t>
        </w:r>
      </w:ins>
    </w:p>
    <w:p w14:paraId="022E6D03" w14:textId="2A26445A" w:rsidR="00F7520B" w:rsidRPr="00F7520B" w:rsidRDefault="00F7520B" w:rsidP="0013575C">
      <w:r>
        <w:t xml:space="preserve">En la </w:t>
      </w:r>
      <w:r>
        <w:fldChar w:fldCharType="begin"/>
      </w:r>
      <w:r>
        <w:instrText xml:space="preserve"> REF _Ref453004794 \h </w:instrText>
      </w:r>
      <w:r>
        <w:fldChar w:fldCharType="separate"/>
      </w:r>
      <w:r w:rsidR="00D54E74">
        <w:t xml:space="preserve">Imagen </w:t>
      </w:r>
      <w:r w:rsidR="00D54E74">
        <w:rPr>
          <w:noProof/>
        </w:rPr>
        <w:t>1</w:t>
      </w:r>
      <w:r>
        <w:fldChar w:fldCharType="end"/>
      </w:r>
      <w:r>
        <w:t xml:space="preserve"> se puede ver un ejemplo donde la parte en rojo sería el </w:t>
      </w:r>
      <w:r>
        <w:rPr>
          <w:i/>
        </w:rPr>
        <w:t>anchor</w:t>
      </w:r>
      <w:r>
        <w:t xml:space="preserve"> del enlace. Por otro lado, la parte amarilla podría corresponder a el contexto de ese mismo </w:t>
      </w:r>
      <w:r>
        <w:rPr>
          <w:i/>
        </w:rPr>
        <w:t>anchor</w:t>
      </w:r>
      <w:r>
        <w:t xml:space="preserve">. </w:t>
      </w:r>
    </w:p>
    <w:p w14:paraId="3531C11E" w14:textId="77777777" w:rsidR="00921880" w:rsidRDefault="00584AB4" w:rsidP="00921880">
      <w:pPr>
        <w:keepNext/>
        <w:jc w:val="center"/>
      </w:pPr>
      <w:r>
        <w:rPr>
          <w:noProof/>
          <w:lang w:val="en-US" w:eastAsia="en-US"/>
        </w:rPr>
        <w:lastRenderedPageBreak/>
        <w:drawing>
          <wp:inline distT="0" distB="0" distL="0" distR="0" wp14:anchorId="146D0208" wp14:editId="34F3AA33">
            <wp:extent cx="3666744" cy="4586942"/>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c72b12469156acd07e163c20d2584ea.png"/>
                    <pic:cNvPicPr/>
                  </pic:nvPicPr>
                  <pic:blipFill>
                    <a:blip r:embed="rId53">
                      <a:extLst>
                        <a:ext uri="{28A0092B-C50C-407E-A947-70E740481C1C}">
                          <a14:useLocalDpi xmlns:a14="http://schemas.microsoft.com/office/drawing/2010/main" val="0"/>
                        </a:ext>
                      </a:extLst>
                    </a:blip>
                    <a:stretch>
                      <a:fillRect/>
                    </a:stretch>
                  </pic:blipFill>
                  <pic:spPr>
                    <a:xfrm>
                      <a:off x="0" y="0"/>
                      <a:ext cx="3670474" cy="4591608"/>
                    </a:xfrm>
                    <a:prstGeom prst="rect">
                      <a:avLst/>
                    </a:prstGeom>
                  </pic:spPr>
                </pic:pic>
              </a:graphicData>
            </a:graphic>
          </wp:inline>
        </w:drawing>
      </w:r>
    </w:p>
    <w:p w14:paraId="38B0A8AE" w14:textId="52C98E00" w:rsidR="009D2DC3" w:rsidRDefault="00921880" w:rsidP="00921880">
      <w:pPr>
        <w:pStyle w:val="Caption"/>
        <w:jc w:val="center"/>
      </w:pPr>
      <w:bookmarkStart w:id="840" w:name="_Toc453684924"/>
      <w:r>
        <w:t xml:space="preserve">Figura </w:t>
      </w:r>
      <w:r>
        <w:fldChar w:fldCharType="begin"/>
      </w:r>
      <w:r>
        <w:instrText xml:space="preserve"> SEQ Figura \* ARABIC </w:instrText>
      </w:r>
      <w:r>
        <w:fldChar w:fldCharType="separate"/>
      </w:r>
      <w:r>
        <w:rPr>
          <w:noProof/>
        </w:rPr>
        <w:t>3</w:t>
      </w:r>
      <w:bookmarkEnd w:id="840"/>
      <w:r>
        <w:fldChar w:fldCharType="end"/>
      </w:r>
    </w:p>
    <w:p w14:paraId="6C43E65D" w14:textId="77777777" w:rsidR="0013575C" w:rsidRPr="0013575C" w:rsidDel="00011D83" w:rsidRDefault="0013575C" w:rsidP="009D2DC3">
      <w:pPr>
        <w:pStyle w:val="Caption"/>
        <w:rPr>
          <w:del w:id="841" w:author="Francisco J Lopez Pellicer" w:date="2016-06-15T18:31:00Z"/>
        </w:rPr>
      </w:pPr>
    </w:p>
    <w:p w14:paraId="03E95EBF" w14:textId="77777777" w:rsidR="004C77FC" w:rsidRDefault="00F7520B" w:rsidP="00711E64">
      <w:pPr>
        <w:rPr>
          <w:i/>
        </w:rPr>
      </w:pPr>
      <w:r>
        <w:t xml:space="preserve">Estos elementos se guardan en los metadatos que acompañaran a este documento por todo el flujo de trabajo de Nutch. Será utilizado posteriormente en el cálculo del </w:t>
      </w:r>
      <w:r>
        <w:rPr>
          <w:i/>
        </w:rPr>
        <w:t>score.</w:t>
      </w:r>
    </w:p>
    <w:p w14:paraId="1A4284DB" w14:textId="77777777" w:rsidR="00583227" w:rsidRDefault="00583227" w:rsidP="00583227">
      <w:pPr>
        <w:keepNext/>
        <w:jc w:val="center"/>
      </w:pPr>
      <w:r>
        <w:rPr>
          <w:noProof/>
          <w:lang w:val="en-US" w:eastAsia="en-US"/>
        </w:rPr>
        <w:lastRenderedPageBreak/>
        <w:drawing>
          <wp:inline distT="0" distB="0" distL="0" distR="0" wp14:anchorId="02D53056" wp14:editId="47AC037F">
            <wp:extent cx="5029200" cy="6781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gcParseFilter.png"/>
                    <pic:cNvPicPr/>
                  </pic:nvPicPr>
                  <pic:blipFill>
                    <a:blip r:embed="rId54">
                      <a:extLst>
                        <a:ext uri="{28A0092B-C50C-407E-A947-70E740481C1C}">
                          <a14:useLocalDpi xmlns:a14="http://schemas.microsoft.com/office/drawing/2010/main" val="0"/>
                        </a:ext>
                      </a:extLst>
                    </a:blip>
                    <a:stretch>
                      <a:fillRect/>
                    </a:stretch>
                  </pic:blipFill>
                  <pic:spPr>
                    <a:xfrm>
                      <a:off x="0" y="0"/>
                      <a:ext cx="5029200" cy="6781800"/>
                    </a:xfrm>
                    <a:prstGeom prst="rect">
                      <a:avLst/>
                    </a:prstGeom>
                  </pic:spPr>
                </pic:pic>
              </a:graphicData>
            </a:graphic>
          </wp:inline>
        </w:drawing>
      </w:r>
    </w:p>
    <w:p w14:paraId="04EF88C6" w14:textId="4371CE9E" w:rsidR="00936783" w:rsidRPr="00936783" w:rsidRDefault="00583227" w:rsidP="00583227">
      <w:pPr>
        <w:pStyle w:val="Caption"/>
        <w:jc w:val="center"/>
      </w:pPr>
      <w:bookmarkStart w:id="842" w:name="_Toc453684244"/>
      <w:bookmarkStart w:id="843" w:name="_Toc453684925"/>
      <w:r>
        <w:t xml:space="preserve">Figura </w:t>
      </w:r>
      <w:r>
        <w:fldChar w:fldCharType="begin"/>
      </w:r>
      <w:r>
        <w:instrText xml:space="preserve"> SEQ Figura \* ARABIC </w:instrText>
      </w:r>
      <w:r>
        <w:fldChar w:fldCharType="separate"/>
      </w:r>
      <w:r w:rsidR="00921880">
        <w:rPr>
          <w:noProof/>
        </w:rPr>
        <w:t>4</w:t>
      </w:r>
      <w:bookmarkEnd w:id="842"/>
      <w:bookmarkEnd w:id="843"/>
      <w:r>
        <w:fldChar w:fldCharType="end"/>
      </w:r>
    </w:p>
    <w:p w14:paraId="72B016FA" w14:textId="340CDD0E" w:rsidR="004C77FC" w:rsidRPr="004C77FC" w:rsidRDefault="004C77FC" w:rsidP="00DB3A94">
      <w:r>
        <w:t xml:space="preserve">El código con las modificaciones comentadas puede consultarse en </w:t>
      </w:r>
      <w:r>
        <w:fldChar w:fldCharType="begin"/>
      </w:r>
      <w:r>
        <w:instrText xml:space="preserve"> REF _Ref453009080 \h </w:instrText>
      </w:r>
      <w:r>
        <w:fldChar w:fldCharType="separate"/>
      </w:r>
      <w:r w:rsidR="00D54E74">
        <w:t>Anexo D – Código de interés</w:t>
      </w:r>
      <w:r>
        <w:fldChar w:fldCharType="end"/>
      </w:r>
      <w:r>
        <w:t xml:space="preserve">. Concretamente en la clase </w:t>
      </w:r>
      <w:r w:rsidRPr="001B4FA1">
        <w:rPr>
          <w:rStyle w:val="FicherosycarpetasCar"/>
        </w:rPr>
        <w:t>OgcParseFilter</w:t>
      </w:r>
      <w:r>
        <w:t>.</w:t>
      </w:r>
    </w:p>
    <w:p w14:paraId="6F1C497A" w14:textId="77777777" w:rsidR="00A26AB6" w:rsidRDefault="004321AA" w:rsidP="00513B82">
      <w:pPr>
        <w:pStyle w:val="Heading3"/>
        <w:numPr>
          <w:ilvl w:val="2"/>
          <w:numId w:val="1"/>
        </w:numPr>
      </w:pPr>
      <w:bookmarkStart w:id="844" w:name="_Toc453002204"/>
      <w:bookmarkStart w:id="845" w:name="_Toc453779497"/>
      <w:r>
        <w:t>OgcIndexingFilter</w:t>
      </w:r>
      <w:bookmarkEnd w:id="844"/>
      <w:bookmarkEnd w:id="845"/>
    </w:p>
    <w:p w14:paraId="2B3BCA74" w14:textId="77777777" w:rsidR="00A26AB6" w:rsidRDefault="00A26AB6" w:rsidP="00A26AB6">
      <w:r>
        <w:t xml:space="preserve">Este segundo </w:t>
      </w:r>
      <w:r w:rsidRPr="00A26AB6">
        <w:rPr>
          <w:i/>
        </w:rPr>
        <w:t>plugin</w:t>
      </w:r>
      <w:r>
        <w:t xml:space="preserve"> explota el punto de extensión </w:t>
      </w:r>
      <w:r w:rsidR="00ED413F">
        <w:rPr>
          <w:i/>
        </w:rPr>
        <w:t>IndexingFilter</w:t>
      </w:r>
      <w:r>
        <w:t xml:space="preserve">. </w:t>
      </w:r>
      <w:r w:rsidR="00125678">
        <w:t>Este punto de extensión es fundamental para indicar a Nutch si queremos que el documento que se está filtrando tiene que ser indexado o no.</w:t>
      </w:r>
    </w:p>
    <w:p w14:paraId="3A3DA34F" w14:textId="77777777" w:rsidR="00A26AB6" w:rsidRDefault="00125678" w:rsidP="00A26AB6">
      <w:r>
        <w:lastRenderedPageBreak/>
        <w:t xml:space="preserve">Para ellos se analizan los metadatos para buscar si en el </w:t>
      </w:r>
      <w:r w:rsidRPr="00125678">
        <w:rPr>
          <w:i/>
        </w:rPr>
        <w:t>plugin</w:t>
      </w:r>
      <w:r>
        <w:t xml:space="preserve"> anterior se ha marcado el documento como un documento OGC. Si este campo está en los metadatos el documento se indexará.</w:t>
      </w:r>
    </w:p>
    <w:p w14:paraId="69AEEAAF" w14:textId="77777777" w:rsidR="00A26AB6" w:rsidRDefault="00A26AB6" w:rsidP="00DB3A94">
      <w:pPr>
        <w:rPr>
          <w:i/>
          <w:shd w:val="clear" w:color="auto" w:fill="E7E6E6" w:themeFill="background2"/>
        </w:rPr>
      </w:pPr>
      <w:r>
        <w:t xml:space="preserve">En este caso la interfaz que se extiende es </w:t>
      </w:r>
      <w:r w:rsidR="00125678" w:rsidRPr="001B4FA1">
        <w:rPr>
          <w:rStyle w:val="FicherosycarpetasCar"/>
        </w:rPr>
        <w:t>Inde</w:t>
      </w:r>
      <w:r w:rsidR="00812585" w:rsidRPr="001B4FA1">
        <w:rPr>
          <w:rStyle w:val="FicherosycarpetasCar"/>
        </w:rPr>
        <w:t>xingFilter</w:t>
      </w:r>
      <w:r w:rsidR="00812585">
        <w:t>. A continuación, se puede ver el código de la interfaz.</w:t>
      </w:r>
      <w:r w:rsidR="00125678">
        <w:rPr>
          <w:i/>
          <w:shd w:val="clear" w:color="auto" w:fill="E7E6E6" w:themeFill="background2"/>
        </w:rPr>
        <w:t xml:space="preserve"> </w:t>
      </w:r>
    </w:p>
    <w:bookmarkStart w:id="846" w:name="_MON_1526750130"/>
    <w:bookmarkEnd w:id="846"/>
    <w:p w14:paraId="7A9C99A1" w14:textId="77777777" w:rsidR="00812585" w:rsidRDefault="00812585" w:rsidP="004B2535">
      <w:pPr>
        <w:keepNext/>
        <w:spacing w:after="0"/>
      </w:pPr>
      <w:r>
        <w:object w:dxaOrig="8504" w:dyaOrig="6473" w14:anchorId="24C94643">
          <v:shape id="_x0000_i1036" type="#_x0000_t75" style="width:425.95pt;height:323.6pt" o:ole="">
            <v:imagedata r:id="rId55" o:title=""/>
          </v:shape>
          <o:OLEObject Type="Embed" ProgID="Word.OpenDocumentText.12" ShapeID="_x0000_i1036" DrawAspect="Content" ObjectID="_1527521403" r:id="rId56"/>
        </w:object>
      </w:r>
    </w:p>
    <w:p w14:paraId="64BEB9E2" w14:textId="5CE1CA1A" w:rsidR="00812585" w:rsidRDefault="00812585" w:rsidP="00812585">
      <w:pPr>
        <w:pStyle w:val="Caption"/>
      </w:pPr>
      <w:bookmarkStart w:id="847" w:name="_Toc453684245"/>
      <w:bookmarkStart w:id="848" w:name="_Toc453684876"/>
      <w:r>
        <w:t xml:space="preserve">Ejemplo </w:t>
      </w:r>
      <w:r>
        <w:fldChar w:fldCharType="begin"/>
      </w:r>
      <w:r>
        <w:instrText xml:space="preserve"> SEQ Ejemplo \* ARABIC </w:instrText>
      </w:r>
      <w:r>
        <w:fldChar w:fldCharType="separate"/>
      </w:r>
      <w:r w:rsidR="00D54E74">
        <w:rPr>
          <w:noProof/>
        </w:rPr>
        <w:t>11</w:t>
      </w:r>
      <w:bookmarkEnd w:id="847"/>
      <w:bookmarkEnd w:id="848"/>
      <w:r>
        <w:fldChar w:fldCharType="end"/>
      </w:r>
    </w:p>
    <w:p w14:paraId="5F2DEB98" w14:textId="42B82D62" w:rsidR="00812585" w:rsidDel="00011D83" w:rsidRDefault="00812585" w:rsidP="00812585">
      <w:pPr>
        <w:rPr>
          <w:del w:id="849" w:author="Francisco J Lopez Pellicer" w:date="2016-06-15T18:31:00Z"/>
        </w:rPr>
      </w:pPr>
      <w:r>
        <w:t xml:space="preserve">Los metadatos pueden ser accedidos a través del objeto </w:t>
      </w:r>
      <w:r>
        <w:rPr>
          <w:i/>
        </w:rPr>
        <w:t>Parse</w:t>
      </w:r>
      <w:r>
        <w:t>. Conos se ha comentado antes se analizan esos elementos para determinar si se debe indexar o no.</w:t>
      </w:r>
      <w:ins w:id="850" w:author="Francisco J Lopez Pellicer" w:date="2016-06-15T18:31:00Z">
        <w:r w:rsidR="00011D83">
          <w:t xml:space="preserve"> </w:t>
        </w:r>
      </w:ins>
    </w:p>
    <w:p w14:paraId="383C4812" w14:textId="77777777" w:rsidR="00812585" w:rsidRDefault="00812585" w:rsidP="00812585">
      <w:pPr>
        <w:rPr>
          <w:i/>
        </w:rPr>
      </w:pPr>
      <w:r>
        <w:t xml:space="preserve">En caso de que se deba indexar, el método debe devolver el objeto </w:t>
      </w:r>
      <w:r w:rsidR="004C77FC">
        <w:rPr>
          <w:i/>
        </w:rPr>
        <w:t>NutchDocument</w:t>
      </w:r>
      <w:r w:rsidR="004C77FC">
        <w:t xml:space="preserve"> </w:t>
      </w:r>
      <w:r>
        <w:t xml:space="preserve">con las modificaciones que le hayamos realizado, en nuestro caso trasvasamos los metadatos desde el objeto </w:t>
      </w:r>
      <w:r>
        <w:rPr>
          <w:i/>
        </w:rPr>
        <w:t>Parse</w:t>
      </w:r>
      <w:r>
        <w:t xml:space="preserve"> al objeto </w:t>
      </w:r>
      <w:r w:rsidR="004C77FC">
        <w:rPr>
          <w:i/>
        </w:rPr>
        <w:t xml:space="preserve">NutchDocument. </w:t>
      </w:r>
    </w:p>
    <w:p w14:paraId="1BF7E217" w14:textId="77777777" w:rsidR="004C77FC" w:rsidDel="00011D83" w:rsidRDefault="004C77FC" w:rsidP="00812585">
      <w:pPr>
        <w:rPr>
          <w:del w:id="851" w:author="Francisco J Lopez Pellicer" w:date="2016-06-15T18:31:00Z"/>
        </w:rPr>
      </w:pPr>
      <w:r w:rsidRPr="004C77FC">
        <w:t>A través de este objeto los metadatos serán propagados por el resto del flujo de trabajo.</w:t>
      </w:r>
      <w:r>
        <w:t xml:space="preserve"> </w:t>
      </w:r>
    </w:p>
    <w:p w14:paraId="6C391215" w14:textId="77777777" w:rsidR="004C77FC" w:rsidRDefault="004C77FC" w:rsidP="00812585">
      <w:r>
        <w:t xml:space="preserve">En caso de que no queramos que se indexe, debemos devolver </w:t>
      </w:r>
      <w:r w:rsidRPr="004C77FC">
        <w:rPr>
          <w:i/>
        </w:rPr>
        <w:t>null</w:t>
      </w:r>
      <w:r>
        <w:rPr>
          <w:i/>
        </w:rPr>
        <w:t>.</w:t>
      </w:r>
      <w:r w:rsidRPr="004C77FC">
        <w:t xml:space="preserve"> Esto será suficiente para que el documento pase a no tenerse en cuenta en la fase de indexado.</w:t>
      </w:r>
    </w:p>
    <w:p w14:paraId="5B1AB8BC" w14:textId="77777777" w:rsidR="004C77FC" w:rsidRDefault="004C77FC" w:rsidP="00812585">
      <w:r>
        <w:t>Es importante recordar que estos filtros que se han comentado son llamados por cada documento a procesar, siguiendo una arquitectura de Map-Reduce.</w:t>
      </w:r>
    </w:p>
    <w:p w14:paraId="191D1CFC" w14:textId="77777777" w:rsidR="00936783" w:rsidRDefault="00936783" w:rsidP="00936783">
      <w:pPr>
        <w:keepNext/>
        <w:jc w:val="center"/>
      </w:pPr>
      <w:r>
        <w:rPr>
          <w:noProof/>
          <w:lang w:val="en-US" w:eastAsia="en-US"/>
        </w:rPr>
        <w:lastRenderedPageBreak/>
        <w:drawing>
          <wp:inline distT="0" distB="0" distL="0" distR="0" wp14:anchorId="324FF90C" wp14:editId="41121CC6">
            <wp:extent cx="4867275" cy="51339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fghfg.png"/>
                    <pic:cNvPicPr/>
                  </pic:nvPicPr>
                  <pic:blipFill>
                    <a:blip r:embed="rId57">
                      <a:extLst>
                        <a:ext uri="{28A0092B-C50C-407E-A947-70E740481C1C}">
                          <a14:useLocalDpi xmlns:a14="http://schemas.microsoft.com/office/drawing/2010/main" val="0"/>
                        </a:ext>
                      </a:extLst>
                    </a:blip>
                    <a:stretch>
                      <a:fillRect/>
                    </a:stretch>
                  </pic:blipFill>
                  <pic:spPr>
                    <a:xfrm>
                      <a:off x="0" y="0"/>
                      <a:ext cx="4867275" cy="5133975"/>
                    </a:xfrm>
                    <a:prstGeom prst="rect">
                      <a:avLst/>
                    </a:prstGeom>
                  </pic:spPr>
                </pic:pic>
              </a:graphicData>
            </a:graphic>
          </wp:inline>
        </w:drawing>
      </w:r>
    </w:p>
    <w:p w14:paraId="0CEDB4EF" w14:textId="64A65537" w:rsidR="00936783" w:rsidRDefault="00936783" w:rsidP="00936783">
      <w:pPr>
        <w:pStyle w:val="Caption"/>
        <w:jc w:val="center"/>
      </w:pPr>
      <w:bookmarkStart w:id="852" w:name="_Toc453684246"/>
      <w:bookmarkStart w:id="853" w:name="_Toc453684926"/>
      <w:r>
        <w:t xml:space="preserve">Figura </w:t>
      </w:r>
      <w:r>
        <w:fldChar w:fldCharType="begin"/>
      </w:r>
      <w:r>
        <w:instrText xml:space="preserve"> SEQ Figura \* ARABIC </w:instrText>
      </w:r>
      <w:r>
        <w:fldChar w:fldCharType="separate"/>
      </w:r>
      <w:r w:rsidR="00921880">
        <w:rPr>
          <w:noProof/>
        </w:rPr>
        <w:t>5</w:t>
      </w:r>
      <w:bookmarkEnd w:id="852"/>
      <w:bookmarkEnd w:id="853"/>
      <w:r>
        <w:fldChar w:fldCharType="end"/>
      </w:r>
    </w:p>
    <w:p w14:paraId="20FBD675" w14:textId="76C03CF0" w:rsidR="004C77FC" w:rsidRDefault="004C77FC" w:rsidP="00DB3A94">
      <w:r>
        <w:t xml:space="preserve">El código con las modificaciones comentadas puede consultarse en </w:t>
      </w:r>
      <w:r>
        <w:fldChar w:fldCharType="begin"/>
      </w:r>
      <w:r>
        <w:instrText xml:space="preserve"> REF _Ref453009080 \h </w:instrText>
      </w:r>
      <w:r>
        <w:fldChar w:fldCharType="separate"/>
      </w:r>
      <w:r w:rsidR="00D54E74">
        <w:t>Anexo D – Código de interés</w:t>
      </w:r>
      <w:r>
        <w:fldChar w:fldCharType="end"/>
      </w:r>
      <w:r>
        <w:t xml:space="preserve">. Concretamente en la clase </w:t>
      </w:r>
      <w:r w:rsidRPr="001B4FA1">
        <w:rPr>
          <w:rStyle w:val="FicherosycarpetasCar"/>
        </w:rPr>
        <w:t>OgcIndexingFilter</w:t>
      </w:r>
      <w:r>
        <w:t>.</w:t>
      </w:r>
    </w:p>
    <w:p w14:paraId="785EFB2D" w14:textId="77777777" w:rsidR="00513B82" w:rsidRPr="00513B82" w:rsidRDefault="004A7F92" w:rsidP="00820CC0">
      <w:pPr>
        <w:pStyle w:val="Heading3"/>
        <w:numPr>
          <w:ilvl w:val="2"/>
          <w:numId w:val="1"/>
        </w:numPr>
      </w:pPr>
      <w:bookmarkStart w:id="854" w:name="_Toc453779498"/>
      <w:r>
        <w:t>SharkScoringFilter</w:t>
      </w:r>
      <w:bookmarkEnd w:id="854"/>
    </w:p>
    <w:p w14:paraId="6ED6E1C9" w14:textId="2EB1EE5B" w:rsidR="00D96CF3" w:rsidDel="00011D83" w:rsidRDefault="00513B82" w:rsidP="00513B82">
      <w:pPr>
        <w:rPr>
          <w:del w:id="855" w:author="Francisco J Lopez Pellicer" w:date="2016-06-15T18:31:00Z"/>
        </w:rPr>
      </w:pPr>
      <w:r>
        <w:t xml:space="preserve">Este </w:t>
      </w:r>
      <w:r w:rsidRPr="00513B82">
        <w:rPr>
          <w:i/>
        </w:rPr>
        <w:t>plugin</w:t>
      </w:r>
      <w:r>
        <w:t xml:space="preserve"> explota el punto de extensión </w:t>
      </w:r>
      <w:r w:rsidRPr="00513B82">
        <w:rPr>
          <w:i/>
        </w:rPr>
        <w:t>ScoringFilter</w:t>
      </w:r>
      <w:r>
        <w:t xml:space="preserve">. Este punto de extensión es fundamental para la tarea de conseguir que un </w:t>
      </w:r>
      <w:r w:rsidRPr="00513B82">
        <w:rPr>
          <w:i/>
        </w:rPr>
        <w:t>crawler</w:t>
      </w:r>
      <w:r>
        <w:t xml:space="preserve"> sea de verdad enfocado. </w:t>
      </w:r>
      <w:ins w:id="856" w:author="Francisco J Lopez Pellicer" w:date="2016-06-15T18:31:00Z">
        <w:r w:rsidR="00011D83">
          <w:t xml:space="preserve"> </w:t>
        </w:r>
      </w:ins>
    </w:p>
    <w:p w14:paraId="65FFF890" w14:textId="7B11E628" w:rsidR="00513B82" w:rsidDel="00011D83" w:rsidRDefault="00513B82" w:rsidP="00513B82">
      <w:pPr>
        <w:rPr>
          <w:del w:id="857" w:author="Francisco J Lopez Pellicer" w:date="2016-06-15T18:31:00Z"/>
        </w:rPr>
      </w:pPr>
      <w:r>
        <w:t>Actúa en la mayoría de las tareas de Nutch para modificar el score del</w:t>
      </w:r>
      <w:r w:rsidR="00D96CF3">
        <w:t xml:space="preserve"> documento está siendo procesado. Dependiendo de la tarea en la que se encuentra contamos con una información u otra para alterar el </w:t>
      </w:r>
      <w:r w:rsidR="00D96CF3">
        <w:rPr>
          <w:i/>
        </w:rPr>
        <w:t>score</w:t>
      </w:r>
      <w:r w:rsidR="00D96CF3">
        <w:t xml:space="preserve"> de un documento.</w:t>
      </w:r>
      <w:ins w:id="858" w:author="Francisco J Lopez Pellicer" w:date="2016-06-15T18:31:00Z">
        <w:r w:rsidR="00011D83">
          <w:t xml:space="preserve"> </w:t>
        </w:r>
      </w:ins>
    </w:p>
    <w:p w14:paraId="2BBAEF2D" w14:textId="78B78935" w:rsidR="00D96CF3" w:rsidRPr="00D96CF3" w:rsidDel="00011D83" w:rsidRDefault="001B4FA1" w:rsidP="00513B82">
      <w:pPr>
        <w:rPr>
          <w:del w:id="859" w:author="Francisco J Lopez Pellicer" w:date="2016-06-15T18:31:00Z"/>
        </w:rPr>
      </w:pPr>
      <w:r>
        <w:t xml:space="preserve">Dependiendo del </w:t>
      </w:r>
      <w:r>
        <w:rPr>
          <w:i/>
        </w:rPr>
        <w:t>score</w:t>
      </w:r>
      <w:r>
        <w:t xml:space="preserve"> de un documento, este será seleccionado o no en la fase de </w:t>
      </w:r>
      <w:r>
        <w:rPr>
          <w:i/>
        </w:rPr>
        <w:t>fetch</w:t>
      </w:r>
      <w:r>
        <w:t xml:space="preserve"> para su procesamiento.</w:t>
      </w:r>
      <w:ins w:id="860" w:author="Francisco J Lopez Pellicer" w:date="2016-06-15T18:31:00Z">
        <w:r w:rsidR="00011D83">
          <w:t xml:space="preserve"> </w:t>
        </w:r>
      </w:ins>
    </w:p>
    <w:p w14:paraId="01C74FF4" w14:textId="77777777" w:rsidR="00513B82" w:rsidRPr="00DB3A94" w:rsidRDefault="001D4C11" w:rsidP="00DB3A94">
      <w:pPr>
        <w:rPr>
          <w:shd w:val="clear" w:color="auto" w:fill="E7E6E6" w:themeFill="background2"/>
        </w:rPr>
      </w:pPr>
      <w:r>
        <w:t>L</w:t>
      </w:r>
      <w:r w:rsidR="00513B82">
        <w:t xml:space="preserve">a interfaz que se extiende </w:t>
      </w:r>
      <w:r>
        <w:t xml:space="preserve">la implementación que se ha realizado para este trabajo </w:t>
      </w:r>
      <w:r w:rsidR="00513B82">
        <w:t xml:space="preserve">es </w:t>
      </w:r>
      <w:r w:rsidRPr="001B4FA1">
        <w:rPr>
          <w:rStyle w:val="FicherosycarpetasCar"/>
        </w:rPr>
        <w:t>ScoringFilter</w:t>
      </w:r>
      <w:r w:rsidR="00513B82" w:rsidRPr="00DB3A94">
        <w:rPr>
          <w:shd w:val="clear" w:color="auto" w:fill="E7E6E6" w:themeFill="background2"/>
        </w:rPr>
        <w:t>.</w:t>
      </w:r>
    </w:p>
    <w:bookmarkStart w:id="861" w:name="_MON_1526809363"/>
    <w:bookmarkEnd w:id="861"/>
    <w:p w14:paraId="44E54DD8" w14:textId="77777777" w:rsidR="007D10E2" w:rsidRDefault="007D10E2" w:rsidP="004B2535">
      <w:pPr>
        <w:keepNext/>
        <w:spacing w:after="0"/>
      </w:pPr>
      <w:r>
        <w:rPr>
          <w:shd w:val="clear" w:color="auto" w:fill="E7E6E6" w:themeFill="background2"/>
        </w:rPr>
        <w:object w:dxaOrig="8504" w:dyaOrig="9286" w14:anchorId="041B79F7">
          <v:shape id="_x0000_i1037" type="#_x0000_t75" style="width:425.95pt;height:465.35pt" o:ole="">
            <v:imagedata r:id="rId58" o:title=""/>
          </v:shape>
          <o:OLEObject Type="Embed" ProgID="Word.OpenDocumentText.12" ShapeID="_x0000_i1037" DrawAspect="Content" ObjectID="_1527521404" r:id="rId59"/>
        </w:object>
      </w:r>
    </w:p>
    <w:p w14:paraId="2BE83368" w14:textId="30E56AAF" w:rsidR="00513B82" w:rsidRDefault="007D10E2" w:rsidP="007D10E2">
      <w:pPr>
        <w:pStyle w:val="Caption"/>
        <w:rPr>
          <w:shd w:val="clear" w:color="auto" w:fill="E7E6E6" w:themeFill="background2"/>
        </w:rPr>
      </w:pPr>
      <w:bookmarkStart w:id="862" w:name="_Toc453684247"/>
      <w:bookmarkStart w:id="863" w:name="_Toc453684877"/>
      <w:bookmarkStart w:id="864" w:name="_Ref453067961"/>
      <w:r>
        <w:t xml:space="preserve">Ejemplo </w:t>
      </w:r>
      <w:r>
        <w:fldChar w:fldCharType="begin"/>
      </w:r>
      <w:r>
        <w:instrText xml:space="preserve"> SEQ Ejemplo \* ARABIC </w:instrText>
      </w:r>
      <w:r>
        <w:fldChar w:fldCharType="separate"/>
      </w:r>
      <w:r w:rsidR="00D54E74">
        <w:rPr>
          <w:noProof/>
        </w:rPr>
        <w:t>12</w:t>
      </w:r>
      <w:bookmarkEnd w:id="862"/>
      <w:bookmarkEnd w:id="863"/>
      <w:r>
        <w:fldChar w:fldCharType="end"/>
      </w:r>
      <w:bookmarkEnd w:id="864"/>
    </w:p>
    <w:p w14:paraId="202F2BD8" w14:textId="3417C00C" w:rsidR="007D10E2" w:rsidDel="00011D83" w:rsidRDefault="007D10E2" w:rsidP="00513B82">
      <w:pPr>
        <w:rPr>
          <w:del w:id="865" w:author="Francisco J Lopez Pellicer" w:date="2016-06-15T18:32:00Z"/>
        </w:rPr>
      </w:pPr>
      <w:r>
        <w:t xml:space="preserve">Como se puede ver en el </w:t>
      </w:r>
      <w:r>
        <w:fldChar w:fldCharType="begin"/>
      </w:r>
      <w:r>
        <w:instrText xml:space="preserve"> REF _Ref453067961 \h </w:instrText>
      </w:r>
      <w:r>
        <w:fldChar w:fldCharType="separate"/>
      </w:r>
      <w:r w:rsidR="00D54E74">
        <w:t xml:space="preserve">Ejemplo </w:t>
      </w:r>
      <w:r w:rsidR="00D54E74">
        <w:rPr>
          <w:noProof/>
        </w:rPr>
        <w:t>12</w:t>
      </w:r>
      <w:r>
        <w:fldChar w:fldCharType="end"/>
      </w:r>
      <w:r w:rsidR="00513B82">
        <w:t>, esta interfaz tiene un</w:t>
      </w:r>
      <w:r>
        <w:t xml:space="preserve"> número más elevado de</w:t>
      </w:r>
      <w:r w:rsidR="00513B82">
        <w:t xml:space="preserve"> método</w:t>
      </w:r>
      <w:r>
        <w:t>s</w:t>
      </w:r>
      <w:r w:rsidR="00513B82">
        <w:t xml:space="preserve"> </w:t>
      </w:r>
      <w:r>
        <w:t xml:space="preserve">respecto a las comentadas anteriormente en la implementación de otros </w:t>
      </w:r>
      <w:r>
        <w:rPr>
          <w:i/>
        </w:rPr>
        <w:t>plugins</w:t>
      </w:r>
      <w:r w:rsidR="00513B82">
        <w:t>.</w:t>
      </w:r>
      <w:ins w:id="866" w:author="Francisco J Lopez Pellicer" w:date="2016-06-15T18:32:00Z">
        <w:r w:rsidR="00011D83">
          <w:t xml:space="preserve"> </w:t>
        </w:r>
      </w:ins>
    </w:p>
    <w:p w14:paraId="57B2E786" w14:textId="0E2F67B3" w:rsidR="00513B82" w:rsidDel="00011D83" w:rsidRDefault="00513B82" w:rsidP="00513B82">
      <w:pPr>
        <w:rPr>
          <w:del w:id="867" w:author="Francisco J Lopez Pellicer" w:date="2016-06-15T18:32:00Z"/>
        </w:rPr>
      </w:pPr>
      <w:r>
        <w:t xml:space="preserve">Dentro de </w:t>
      </w:r>
      <w:r w:rsidR="007D10E2">
        <w:t>cada uno de ellos, s</w:t>
      </w:r>
      <w:r>
        <w:t>e realiza la implementación que se desee</w:t>
      </w:r>
      <w:r w:rsidR="007D10E2">
        <w:t xml:space="preserve"> para el punto concreto en el que actúan.</w:t>
      </w:r>
      <w:ins w:id="868" w:author="Francisco J Lopez Pellicer" w:date="2016-06-15T18:32:00Z">
        <w:r w:rsidR="00011D83">
          <w:t xml:space="preserve"> </w:t>
        </w:r>
      </w:ins>
    </w:p>
    <w:p w14:paraId="25E00D4A" w14:textId="77777777" w:rsidR="004023A8" w:rsidRDefault="007D10E2" w:rsidP="00513B82">
      <w:r>
        <w:t xml:space="preserve">A continuación, se va a explicar en qué fase del flujo de trabajo de Nutch actúa cada uno. </w:t>
      </w:r>
    </w:p>
    <w:p w14:paraId="544C9172" w14:textId="77777777" w:rsidR="004023A8" w:rsidRPr="00DB3A94" w:rsidRDefault="007D10E2" w:rsidP="004023A8">
      <w:pPr>
        <w:pStyle w:val="Heading4"/>
      </w:pPr>
      <w:r>
        <w:t>InjectedScore</w:t>
      </w:r>
    </w:p>
    <w:p w14:paraId="4F333D69" w14:textId="77777777" w:rsidR="004023A8" w:rsidDel="00011D83" w:rsidRDefault="004023A8" w:rsidP="00CB6ACA">
      <w:pPr>
        <w:ind w:left="708"/>
        <w:rPr>
          <w:del w:id="869" w:author="Francisco J Lopez Pellicer" w:date="2016-06-15T18:32:00Z"/>
        </w:rPr>
      </w:pPr>
      <w:r>
        <w:t xml:space="preserve">Con este método se puede establecer un </w:t>
      </w:r>
      <w:r>
        <w:rPr>
          <w:i/>
        </w:rPr>
        <w:t>score</w:t>
      </w:r>
      <w:r>
        <w:t xml:space="preserve"> inicial para las páginas nuevas que son inyectadas. Las páginas inyectadas pueden no tener links de entrada o </w:t>
      </w:r>
      <w:r>
        <w:rPr>
          <w:i/>
        </w:rPr>
        <w:t>inlinks</w:t>
      </w:r>
      <w:r>
        <w:t xml:space="preserve">. </w:t>
      </w:r>
    </w:p>
    <w:p w14:paraId="39F66FB6" w14:textId="77777777" w:rsidR="004023A8" w:rsidRDefault="004023A8" w:rsidP="00011D83">
      <w:pPr>
        <w:ind w:left="708"/>
      </w:pPr>
      <w:r>
        <w:t>Por esta razón es recomendable darle un valor que no sea cero para darles un crédito inicial a las páginas inyectadas.</w:t>
      </w:r>
    </w:p>
    <w:p w14:paraId="2D879871" w14:textId="77777777" w:rsidR="004023A8" w:rsidRDefault="004023A8" w:rsidP="00CB6ACA">
      <w:pPr>
        <w:ind w:left="708"/>
        <w:rPr>
          <w:i/>
        </w:rPr>
      </w:pPr>
      <w:r>
        <w:t xml:space="preserve">En este trabajo, las páginas inyectadas son las semillas con las que se inicia el proceso de </w:t>
      </w:r>
      <w:r>
        <w:rPr>
          <w:i/>
        </w:rPr>
        <w:t>crawling.</w:t>
      </w:r>
    </w:p>
    <w:p w14:paraId="1FAA672E" w14:textId="77777777" w:rsidR="006C3404" w:rsidRPr="006C3404" w:rsidRDefault="006C3404" w:rsidP="00CB6ACA">
      <w:pPr>
        <w:ind w:left="708"/>
      </w:pPr>
      <w:r>
        <w:lastRenderedPageBreak/>
        <w:t>Este método es llamado durante la fase de inyección.</w:t>
      </w:r>
    </w:p>
    <w:p w14:paraId="601BFD24" w14:textId="77777777" w:rsidR="004023A8" w:rsidRDefault="007D10E2" w:rsidP="006C3404">
      <w:pPr>
        <w:pStyle w:val="Heading4"/>
      </w:pPr>
      <w:r>
        <w:t>InitialScore</w:t>
      </w:r>
    </w:p>
    <w:p w14:paraId="0859F8F6" w14:textId="77777777" w:rsidR="004023A8" w:rsidDel="00011D83" w:rsidRDefault="004023A8" w:rsidP="00CB6ACA">
      <w:pPr>
        <w:ind w:left="708"/>
        <w:rPr>
          <w:del w:id="870" w:author="Francisco J Lopez Pellicer" w:date="2016-06-15T18:32:00Z"/>
        </w:rPr>
      </w:pPr>
      <w:r>
        <w:t xml:space="preserve">Asigna un score inicial a las páginas que son </w:t>
      </w:r>
      <w:r w:rsidR="006C3404">
        <w:t>descubiertas</w:t>
      </w:r>
      <w:r>
        <w:t xml:space="preserve"> por primera vez. </w:t>
      </w:r>
    </w:p>
    <w:p w14:paraId="7EB0AB89" w14:textId="77777777" w:rsidR="004023A8" w:rsidRDefault="004023A8" w:rsidP="00011D83">
      <w:pPr>
        <w:ind w:left="708"/>
      </w:pPr>
      <w:r>
        <w:t xml:space="preserve">Las </w:t>
      </w:r>
      <w:r w:rsidR="006C3404">
        <w:t xml:space="preserve">páginas que son descubiertas por primera vez durante el flujo de trabajo de Nutch tienen, al menos, un enlace de entrada o </w:t>
      </w:r>
      <w:r w:rsidR="006C3404">
        <w:rPr>
          <w:i/>
        </w:rPr>
        <w:t>inlink</w:t>
      </w:r>
      <w:r w:rsidR="006C3404">
        <w:t xml:space="preserve">. </w:t>
      </w:r>
    </w:p>
    <w:p w14:paraId="6E3F7AAE" w14:textId="77777777" w:rsidR="006C3404" w:rsidRDefault="006C3404" w:rsidP="00CB6ACA">
      <w:pPr>
        <w:ind w:left="708"/>
      </w:pPr>
      <w:r>
        <w:t xml:space="preserve">Este enlace actúa como un padre y tiene un </w:t>
      </w:r>
      <w:r>
        <w:rPr>
          <w:i/>
        </w:rPr>
        <w:t>score</w:t>
      </w:r>
      <w:r>
        <w:t xml:space="preserve"> asignado previamente el cual contribuye para alterar el </w:t>
      </w:r>
      <w:r>
        <w:rPr>
          <w:i/>
        </w:rPr>
        <w:t>score</w:t>
      </w:r>
      <w:r>
        <w:t xml:space="preserve"> de esta página. Por lo tanto, se suele asignar un valor inicial de cero para no alterar el que será asignado posteriormente debido a sus páginas “padre”.</w:t>
      </w:r>
    </w:p>
    <w:p w14:paraId="34A82C42" w14:textId="77777777" w:rsidR="006C3404" w:rsidRDefault="006C3404" w:rsidP="00CB6ACA">
      <w:pPr>
        <w:ind w:left="708"/>
      </w:pPr>
      <w:r>
        <w:t xml:space="preserve">Este método es llamado durante varias fases, dependiendo de cuando es descubierto el nuevo enlace. Normalmente es en la fase de </w:t>
      </w:r>
      <w:r>
        <w:rPr>
          <w:i/>
        </w:rPr>
        <w:t xml:space="preserve">parse </w:t>
      </w:r>
      <w:r>
        <w:t xml:space="preserve">o </w:t>
      </w:r>
      <w:r>
        <w:rPr>
          <w:i/>
        </w:rPr>
        <w:t>fetch</w:t>
      </w:r>
      <w:r>
        <w:t>.</w:t>
      </w:r>
    </w:p>
    <w:p w14:paraId="25348D6C" w14:textId="77777777" w:rsidR="007D10E2" w:rsidRDefault="007D10E2" w:rsidP="007D10E2">
      <w:pPr>
        <w:pStyle w:val="Heading4"/>
      </w:pPr>
      <w:r>
        <w:t>GeneratorSortValue</w:t>
      </w:r>
    </w:p>
    <w:p w14:paraId="752EB409" w14:textId="77777777" w:rsidR="006C3404" w:rsidRDefault="006C3404" w:rsidP="00CB6ACA">
      <w:pPr>
        <w:ind w:left="708"/>
        <w:rPr>
          <w:lang w:val="es-ES"/>
        </w:rPr>
      </w:pPr>
      <w:r w:rsidRPr="006C3404">
        <w:rPr>
          <w:lang w:val="es-ES"/>
        </w:rPr>
        <w:t xml:space="preserve">Este método devuelve un valor de </w:t>
      </w:r>
      <w:r>
        <w:rPr>
          <w:lang w:val="es-ES"/>
        </w:rPr>
        <w:t>ordenación con el objetivo de seleccionar los N documentos con el score más alto para ser procesados.</w:t>
      </w:r>
    </w:p>
    <w:p w14:paraId="55BC4380" w14:textId="77777777" w:rsidR="006C3404" w:rsidRPr="006C3404" w:rsidRDefault="006C3404" w:rsidP="00CB6ACA">
      <w:pPr>
        <w:ind w:left="708"/>
        <w:rPr>
          <w:lang w:val="es-ES"/>
        </w:rPr>
      </w:pPr>
      <w:r>
        <w:rPr>
          <w:lang w:val="es-ES"/>
        </w:rPr>
        <w:t xml:space="preserve">Este método es llamado durante la fase de generación, los selecciona para que en la fase de </w:t>
      </w:r>
      <w:r>
        <w:rPr>
          <w:i/>
          <w:lang w:val="es-ES"/>
        </w:rPr>
        <w:t>fetch</w:t>
      </w:r>
      <w:r>
        <w:rPr>
          <w:lang w:val="es-ES"/>
        </w:rPr>
        <w:t xml:space="preserve"> sean procesados.</w:t>
      </w:r>
    </w:p>
    <w:p w14:paraId="047BE407" w14:textId="77777777" w:rsidR="007D10E2" w:rsidRPr="00DB3A94" w:rsidRDefault="007D10E2" w:rsidP="007D10E2">
      <w:pPr>
        <w:pStyle w:val="Heading4"/>
      </w:pPr>
      <w:r>
        <w:t>PassScoreBeforeParsing</w:t>
      </w:r>
    </w:p>
    <w:p w14:paraId="1331A977" w14:textId="77777777" w:rsidR="003F5363" w:rsidRDefault="003F5363" w:rsidP="00CB6ACA">
      <w:pPr>
        <w:ind w:left="708"/>
      </w:pPr>
      <w:r>
        <w:t xml:space="preserve">Este método coge toda la información relevante </w:t>
      </w:r>
      <w:r w:rsidR="00426267">
        <w:t>acerca</w:t>
      </w:r>
      <w:r>
        <w:t xml:space="preserve"> del </w:t>
      </w:r>
      <w:r w:rsidR="00426267">
        <w:rPr>
          <w:i/>
        </w:rPr>
        <w:t>score</w:t>
      </w:r>
      <w:r w:rsidR="00426267">
        <w:t xml:space="preserve">. Esta información se extrae del </w:t>
      </w:r>
      <w:r w:rsidR="00426267">
        <w:rPr>
          <w:i/>
        </w:rPr>
        <w:t xml:space="preserve">datum. </w:t>
      </w:r>
      <w:r w:rsidR="00426267">
        <w:t xml:space="preserve">El </w:t>
      </w:r>
      <w:r w:rsidR="00426267">
        <w:rPr>
          <w:i/>
        </w:rPr>
        <w:t>datum</w:t>
      </w:r>
      <w:r w:rsidR="00426267">
        <w:t xml:space="preserve"> es el elemento con el que se consigue la persistencia hasta el momento del </w:t>
      </w:r>
      <w:r w:rsidR="00426267">
        <w:rPr>
          <w:i/>
        </w:rPr>
        <w:t>parse</w:t>
      </w:r>
      <w:r w:rsidR="00426267">
        <w:t>. En él está contenida toda la información acerca de un URL.</w:t>
      </w:r>
    </w:p>
    <w:p w14:paraId="502F2A8E" w14:textId="77777777" w:rsidR="00426267" w:rsidRPr="00426267" w:rsidRDefault="00426267" w:rsidP="00CB6ACA">
      <w:pPr>
        <w:ind w:left="708"/>
      </w:pPr>
      <w:r>
        <w:t xml:space="preserve">La idea de este método es traspasar toda la información desde el </w:t>
      </w:r>
      <w:r>
        <w:rPr>
          <w:i/>
        </w:rPr>
        <w:t>datum</w:t>
      </w:r>
      <w:r>
        <w:t xml:space="preserve"> a los metadatos del documento. Esto es necesario para pasar el valor del score al mecanismo que lo distribuye a sus enlaces de saluda o </w:t>
      </w:r>
      <w:r>
        <w:rPr>
          <w:i/>
        </w:rPr>
        <w:t>outlinks</w:t>
      </w:r>
      <w:r>
        <w:t>.</w:t>
      </w:r>
    </w:p>
    <w:p w14:paraId="2502D7CE" w14:textId="77777777" w:rsidR="007D10E2" w:rsidRDefault="007D10E2" w:rsidP="007D10E2">
      <w:pPr>
        <w:pStyle w:val="Heading4"/>
      </w:pPr>
      <w:r>
        <w:t>PassScoreAfterParsing</w:t>
      </w:r>
    </w:p>
    <w:p w14:paraId="061AFEDF" w14:textId="77777777" w:rsidR="00D74D2D" w:rsidRDefault="00D74D2D" w:rsidP="00CB6ACA">
      <w:pPr>
        <w:ind w:left="708"/>
      </w:pPr>
      <w:r>
        <w:t xml:space="preserve">Se usa para guardar parte de la información resultante del proceso de </w:t>
      </w:r>
      <w:r>
        <w:rPr>
          <w:i/>
        </w:rPr>
        <w:t>parsing</w:t>
      </w:r>
      <w:r>
        <w:t xml:space="preserve"> para la distribución del </w:t>
      </w:r>
      <w:r>
        <w:rPr>
          <w:i/>
        </w:rPr>
        <w:t>score</w:t>
      </w:r>
      <w:r>
        <w:t xml:space="preserve"> entre las páginas hijas. Es necesario la presencia de este método para asegurarnos de tener los datos en los próximos pasos del proceso.</w:t>
      </w:r>
    </w:p>
    <w:p w14:paraId="0E50DDFB" w14:textId="77777777" w:rsidR="00D74D2D" w:rsidRPr="00D74D2D" w:rsidRDefault="00D74D2D" w:rsidP="00CB6ACA">
      <w:pPr>
        <w:ind w:left="708"/>
      </w:pPr>
      <w:r>
        <w:t xml:space="preserve">Es llamado durante el proceso de </w:t>
      </w:r>
      <w:r>
        <w:rPr>
          <w:i/>
        </w:rPr>
        <w:t>parse</w:t>
      </w:r>
      <w:r>
        <w:t>, en la finalización del mismo.</w:t>
      </w:r>
    </w:p>
    <w:p w14:paraId="4A4F5EE8" w14:textId="77777777" w:rsidR="007D10E2" w:rsidRDefault="003A013F" w:rsidP="003A013F">
      <w:pPr>
        <w:pStyle w:val="Heading4"/>
      </w:pPr>
      <w:r>
        <w:t>DistributeScoreToOutlinks</w:t>
      </w:r>
    </w:p>
    <w:p w14:paraId="22010E7C" w14:textId="77777777" w:rsidR="00D74D2D" w:rsidRDefault="00D74D2D" w:rsidP="00CB6ACA">
      <w:pPr>
        <w:ind w:left="708"/>
      </w:pPr>
      <w:r>
        <w:t>Este método es el más importante de todos</w:t>
      </w:r>
      <w:r w:rsidR="008473AB">
        <w:t xml:space="preserve">. A través de este método se recoge toda la información guardada a lo largo de los anteriores métodos y con ella se distribuye según se desee a los enlaces de salida o </w:t>
      </w:r>
      <w:r w:rsidR="008473AB">
        <w:rPr>
          <w:i/>
        </w:rPr>
        <w:t>outlinks</w:t>
      </w:r>
      <w:r w:rsidR="008473AB">
        <w:t>.</w:t>
      </w:r>
    </w:p>
    <w:p w14:paraId="086334D1" w14:textId="77777777" w:rsidR="008473AB" w:rsidRDefault="008473AB" w:rsidP="00CB6ACA">
      <w:pPr>
        <w:ind w:left="708"/>
      </w:pPr>
      <w:r>
        <w:t xml:space="preserve">Para este trabajo se ha implementado un algoritmo de búsqueda en la web que se adaptaba a las necesidades de este </w:t>
      </w:r>
      <w:r>
        <w:rPr>
          <w:i/>
        </w:rPr>
        <w:t xml:space="preserve">crawler. </w:t>
      </w:r>
      <w:r>
        <w:t xml:space="preserve">El algoritmo escogido ha sido el </w:t>
      </w:r>
      <w:r>
        <w:rPr>
          <w:i/>
        </w:rPr>
        <w:t>Shark-Search</w:t>
      </w:r>
      <w:r>
        <w:t>.</w:t>
      </w:r>
    </w:p>
    <w:p w14:paraId="24A3C91F" w14:textId="77777777" w:rsidR="008473AB" w:rsidRPr="008473AB" w:rsidRDefault="008473AB" w:rsidP="00CB6ACA">
      <w:pPr>
        <w:ind w:left="708"/>
      </w:pPr>
      <w:r>
        <w:t>Este algoritmo será presentado y explicado en un apartado posterior.</w:t>
      </w:r>
    </w:p>
    <w:p w14:paraId="2FD67008" w14:textId="77777777" w:rsidR="008473AB" w:rsidRDefault="008473AB" w:rsidP="004B2535">
      <w:pPr>
        <w:spacing w:after="0"/>
        <w:ind w:left="709"/>
      </w:pPr>
      <w:r>
        <w:t>Para conseguir esto se proporcionan los siguientes parámetros:</w:t>
      </w:r>
    </w:p>
    <w:p w14:paraId="5094BF71" w14:textId="77777777" w:rsidR="008473AB" w:rsidRDefault="006C14DA" w:rsidP="004B2535">
      <w:pPr>
        <w:pStyle w:val="ListBullet2"/>
        <w:tabs>
          <w:tab w:val="clear" w:pos="643"/>
          <w:tab w:val="num" w:pos="1428"/>
        </w:tabs>
        <w:spacing w:before="0" w:after="0"/>
        <w:ind w:left="1423" w:hanging="357"/>
      </w:pPr>
      <w:r>
        <w:rPr>
          <w:b/>
        </w:rPr>
        <w:t>fromUrl</w:t>
      </w:r>
      <w:r w:rsidR="008473AB">
        <w:rPr>
          <w:b/>
        </w:rPr>
        <w:t xml:space="preserve">: </w:t>
      </w:r>
      <w:r w:rsidR="008473AB">
        <w:t>Enlace de la página que está siendo procesada.</w:t>
      </w:r>
    </w:p>
    <w:p w14:paraId="75813866" w14:textId="77777777" w:rsidR="008473AB" w:rsidRDefault="006C14DA" w:rsidP="004B2535">
      <w:pPr>
        <w:pStyle w:val="ListBullet2"/>
        <w:tabs>
          <w:tab w:val="clear" w:pos="643"/>
          <w:tab w:val="num" w:pos="1428"/>
        </w:tabs>
        <w:ind w:left="1428"/>
      </w:pPr>
      <w:r>
        <w:rPr>
          <w:b/>
        </w:rPr>
        <w:lastRenderedPageBreak/>
        <w:t>p</w:t>
      </w:r>
      <w:r w:rsidR="008473AB">
        <w:rPr>
          <w:b/>
        </w:rPr>
        <w:t>arseData:</w:t>
      </w:r>
      <w:r w:rsidR="008473AB">
        <w:t xml:space="preserve"> En este objeto se guarda información relevante sobre el </w:t>
      </w:r>
      <w:r w:rsidR="008473AB">
        <w:rPr>
          <w:i/>
        </w:rPr>
        <w:t>score</w:t>
      </w:r>
      <w:r w:rsidR="008473AB">
        <w:t xml:space="preserve"> en los metadatos.</w:t>
      </w:r>
      <w:r>
        <w:t xml:space="preserve"> Instancia de </w:t>
      </w:r>
      <w:r>
        <w:rPr>
          <w:i/>
        </w:rPr>
        <w:t>ParseData.</w:t>
      </w:r>
    </w:p>
    <w:p w14:paraId="795DA5E6" w14:textId="77777777" w:rsidR="008473AB" w:rsidRDefault="006C14DA" w:rsidP="004B2535">
      <w:pPr>
        <w:pStyle w:val="ListBullet2"/>
        <w:tabs>
          <w:tab w:val="clear" w:pos="643"/>
          <w:tab w:val="num" w:pos="1428"/>
        </w:tabs>
        <w:ind w:left="1428"/>
      </w:pPr>
      <w:r>
        <w:rPr>
          <w:b/>
        </w:rPr>
        <w:t>t</w:t>
      </w:r>
      <w:r w:rsidR="008473AB">
        <w:rPr>
          <w:b/>
        </w:rPr>
        <w:t>argets:</w:t>
      </w:r>
      <w:r w:rsidR="008473AB">
        <w:t xml:space="preserve"> Son pares de objetos Url y </w:t>
      </w:r>
      <w:r w:rsidR="008473AB" w:rsidRPr="006C14DA">
        <w:rPr>
          <w:i/>
        </w:rPr>
        <w:t>CrawlDatum</w:t>
      </w:r>
      <w:r w:rsidR="008473AB">
        <w:t xml:space="preserve">. Modificaremos el </w:t>
      </w:r>
      <w:r w:rsidR="008473AB" w:rsidRPr="006C14DA">
        <w:rPr>
          <w:i/>
        </w:rPr>
        <w:t>CrawlDatum</w:t>
      </w:r>
      <w:r w:rsidR="008473AB">
        <w:t xml:space="preserve"> de los enlaces hijos.</w:t>
      </w:r>
    </w:p>
    <w:p w14:paraId="18B26AB5" w14:textId="77777777" w:rsidR="006C14DA" w:rsidRDefault="006C14DA" w:rsidP="004B2535">
      <w:pPr>
        <w:pStyle w:val="ListBullet2"/>
        <w:tabs>
          <w:tab w:val="clear" w:pos="643"/>
          <w:tab w:val="num" w:pos="1428"/>
        </w:tabs>
        <w:ind w:left="1428"/>
      </w:pPr>
      <w:r>
        <w:rPr>
          <w:b/>
        </w:rPr>
        <w:t>adjust:</w:t>
      </w:r>
      <w:r>
        <w:t xml:space="preserve"> Es una instancia de </w:t>
      </w:r>
      <w:r>
        <w:rPr>
          <w:i/>
        </w:rPr>
        <w:t xml:space="preserve">CrawlDatum </w:t>
      </w:r>
      <w:r w:rsidRPr="006C14DA">
        <w:t xml:space="preserve">que puede ser usada para </w:t>
      </w:r>
      <w:r>
        <w:t xml:space="preserve">pasar ajustes en los valores al </w:t>
      </w:r>
      <w:r>
        <w:rPr>
          <w:i/>
        </w:rPr>
        <w:t>CrawlDatum</w:t>
      </w:r>
      <w:r>
        <w:t xml:space="preserve"> original de este documento. En este trabajo no se hace uso de él.</w:t>
      </w:r>
    </w:p>
    <w:p w14:paraId="0FB468DD" w14:textId="77777777" w:rsidR="00CB6ACA" w:rsidRDefault="006C14DA" w:rsidP="004B2535">
      <w:pPr>
        <w:pStyle w:val="ListBullet2"/>
        <w:tabs>
          <w:tab w:val="clear" w:pos="643"/>
          <w:tab w:val="num" w:pos="1428"/>
        </w:tabs>
        <w:ind w:left="1428"/>
      </w:pPr>
      <w:r w:rsidRPr="006C14DA">
        <w:rPr>
          <w:b/>
          <w:lang w:val="es-ES"/>
        </w:rPr>
        <w:t>allCount:</w:t>
      </w:r>
      <w:r w:rsidRPr="006C14DA">
        <w:rPr>
          <w:lang w:val="es-ES"/>
        </w:rPr>
        <w:t xml:space="preserve"> Numero de </w:t>
      </w:r>
      <w:r w:rsidRPr="006C14DA">
        <w:rPr>
          <w:i/>
          <w:lang w:val="es-ES"/>
        </w:rPr>
        <w:t>outlinks</w:t>
      </w:r>
      <w:r w:rsidRPr="006C14DA">
        <w:rPr>
          <w:lang w:val="es-ES"/>
        </w:rPr>
        <w:t xml:space="preserve"> o enlaces hijos</w:t>
      </w:r>
      <w:r>
        <w:rPr>
          <w:lang w:val="es-ES"/>
        </w:rPr>
        <w:t xml:space="preserve"> recolectados en el documento actual.</w:t>
      </w:r>
      <w:r w:rsidR="00CB6ACA">
        <w:t xml:space="preserve"> </w:t>
      </w:r>
    </w:p>
    <w:p w14:paraId="6B0412E0" w14:textId="77777777" w:rsidR="00CB6ACA" w:rsidRDefault="00CB6ACA" w:rsidP="00DB3A94">
      <w:pPr>
        <w:ind w:left="708"/>
      </w:pPr>
      <w:r>
        <w:t xml:space="preserve">Este método es llamado también en la parte final del proceso de </w:t>
      </w:r>
      <w:r>
        <w:rPr>
          <w:i/>
        </w:rPr>
        <w:t>parsing</w:t>
      </w:r>
      <w:r>
        <w:t>.</w:t>
      </w:r>
    </w:p>
    <w:p w14:paraId="57A8AA30" w14:textId="77777777" w:rsidR="003A013F" w:rsidRDefault="003A013F" w:rsidP="00CB6ACA">
      <w:pPr>
        <w:pStyle w:val="Heading4"/>
      </w:pPr>
      <w:r>
        <w:t>UpdateDbScore</w:t>
      </w:r>
    </w:p>
    <w:p w14:paraId="1AD9C3FE" w14:textId="77777777" w:rsidR="006C14DA" w:rsidRPr="00CB6ACA" w:rsidRDefault="006C14DA" w:rsidP="00CB6ACA">
      <w:pPr>
        <w:ind w:left="708"/>
      </w:pPr>
      <w:r>
        <w:t xml:space="preserve">Este método calcula un nuevo </w:t>
      </w:r>
      <w:r>
        <w:rPr>
          <w:i/>
        </w:rPr>
        <w:t>score</w:t>
      </w:r>
      <w:r>
        <w:t xml:space="preserve"> y lo almacena en un nuevo </w:t>
      </w:r>
      <w:r>
        <w:rPr>
          <w:i/>
        </w:rPr>
        <w:t>CrawlDatum</w:t>
      </w:r>
      <w:r w:rsidR="00CB6ACA">
        <w:t xml:space="preserve"> durante la actualización de la </w:t>
      </w:r>
      <w:r w:rsidR="00CB6ACA" w:rsidRPr="00CB6ACA">
        <w:rPr>
          <w:i/>
        </w:rPr>
        <w:t>CrawlDb</w:t>
      </w:r>
      <w:r w:rsidR="00CB6ACA">
        <w:t xml:space="preserve">. Para ello utiliza los valores del </w:t>
      </w:r>
      <w:r w:rsidR="00CB6ACA">
        <w:rPr>
          <w:i/>
        </w:rPr>
        <w:t>CrawlDatum</w:t>
      </w:r>
      <w:r w:rsidR="00CB6ACA">
        <w:t xml:space="preserve"> original además de los valores del </w:t>
      </w:r>
      <w:r w:rsidR="00CB6ACA">
        <w:rPr>
          <w:i/>
        </w:rPr>
        <w:t>score</w:t>
      </w:r>
      <w:r w:rsidR="00CB6ACA">
        <w:t xml:space="preserve"> aportados por sus enlaces padre o </w:t>
      </w:r>
      <w:r w:rsidR="00CB6ACA">
        <w:rPr>
          <w:i/>
        </w:rPr>
        <w:t>inlinks</w:t>
      </w:r>
      <w:r w:rsidR="00CB6ACA">
        <w:t>.</w:t>
      </w:r>
    </w:p>
    <w:p w14:paraId="5E26F648" w14:textId="77777777" w:rsidR="00CB6ACA" w:rsidRDefault="00CB6ACA" w:rsidP="00CB6ACA">
      <w:pPr>
        <w:ind w:left="708"/>
      </w:pPr>
      <w:r>
        <w:t xml:space="preserve">Este método es llamado en la fase de actualización de la </w:t>
      </w:r>
      <w:r>
        <w:rPr>
          <w:i/>
        </w:rPr>
        <w:t>CrawlDb</w:t>
      </w:r>
      <w:r>
        <w:t>.</w:t>
      </w:r>
    </w:p>
    <w:p w14:paraId="2FB49F5C" w14:textId="77777777" w:rsidR="003A013F" w:rsidRDefault="003A013F" w:rsidP="003A013F">
      <w:pPr>
        <w:pStyle w:val="Heading4"/>
      </w:pPr>
      <w:r>
        <w:t>IndexerScore</w:t>
      </w:r>
    </w:p>
    <w:p w14:paraId="576EE6E8" w14:textId="77777777" w:rsidR="00CB6ACA" w:rsidRDefault="00CB6ACA" w:rsidP="00CB6ACA">
      <w:pPr>
        <w:ind w:left="708"/>
      </w:pPr>
      <w:r>
        <w:t xml:space="preserve">Este método se usa para aplicar cambios al </w:t>
      </w:r>
      <w:r>
        <w:rPr>
          <w:i/>
        </w:rPr>
        <w:t>score</w:t>
      </w:r>
      <w:r>
        <w:t xml:space="preserve"> enfocados a la indexación en Lucene. </w:t>
      </w:r>
    </w:p>
    <w:p w14:paraId="2F0E17C7" w14:textId="7EF695F9" w:rsidR="00CB6ACA" w:rsidRDefault="00CB6ACA" w:rsidP="00CB6ACA">
      <w:pPr>
        <w:ind w:left="708"/>
      </w:pPr>
      <w:r>
        <w:t xml:space="preserve">Para este trabajo no se ha utilizado este método debido a que no son necesarios los </w:t>
      </w:r>
      <w:r>
        <w:rPr>
          <w:i/>
        </w:rPr>
        <w:t>scores</w:t>
      </w:r>
      <w:r>
        <w:t xml:space="preserve"> en la fase de indexación.</w:t>
      </w:r>
    </w:p>
    <w:p w14:paraId="54E4734F" w14:textId="07D824BB" w:rsidR="00915538" w:rsidRDefault="00915538" w:rsidP="00CB6ACA">
      <w:pPr>
        <w:ind w:left="708"/>
      </w:pPr>
    </w:p>
    <w:p w14:paraId="7DD1B3C2" w14:textId="2EF906AF" w:rsidR="00915538" w:rsidRDefault="004B2535" w:rsidP="00915538">
      <w:pPr>
        <w:keepNext/>
      </w:pPr>
      <w:r>
        <w:rPr>
          <w:noProof/>
          <w:lang w:val="en-US" w:eastAsia="en-US"/>
        </w:rPr>
        <mc:AlternateContent>
          <mc:Choice Requires="wps">
            <w:drawing>
              <wp:anchor distT="0" distB="0" distL="114300" distR="114300" simplePos="0" relativeHeight="251679744" behindDoc="0" locked="0" layoutInCell="1" allowOverlap="1" wp14:anchorId="228236B3" wp14:editId="536ACE36">
                <wp:simplePos x="0" y="0"/>
                <wp:positionH relativeFrom="column">
                  <wp:posOffset>-445135</wp:posOffset>
                </wp:positionH>
                <wp:positionV relativeFrom="paragraph">
                  <wp:posOffset>4128770</wp:posOffset>
                </wp:positionV>
                <wp:extent cx="6281420" cy="152400"/>
                <wp:effectExtent l="0" t="0" r="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6281420" cy="152400"/>
                        </a:xfrm>
                        <a:prstGeom prst="rect">
                          <a:avLst/>
                        </a:prstGeom>
                        <a:solidFill>
                          <a:prstClr val="white"/>
                        </a:solidFill>
                        <a:ln>
                          <a:noFill/>
                        </a:ln>
                      </wps:spPr>
                      <wps:txbx>
                        <w:txbxContent>
                          <w:p w14:paraId="3A0362FB" w14:textId="0C7858E8" w:rsidR="00BA3DC4" w:rsidRPr="00730657" w:rsidRDefault="00BA3DC4" w:rsidP="004B2535">
                            <w:pPr>
                              <w:pStyle w:val="Caption"/>
                              <w:jc w:val="center"/>
                              <w:rPr>
                                <w:noProof/>
                                <w:sz w:val="24"/>
                                <w:szCs w:val="24"/>
                              </w:rPr>
                            </w:pPr>
                            <w:bookmarkStart w:id="871" w:name="_Toc453684248"/>
                            <w:bookmarkStart w:id="872" w:name="_Toc453684927"/>
                            <w:r>
                              <w:t xml:space="preserve">Figura </w:t>
                            </w:r>
                            <w:r>
                              <w:fldChar w:fldCharType="begin"/>
                            </w:r>
                            <w:r>
                              <w:instrText xml:space="preserve"> SEQ Figura \* ARABIC </w:instrText>
                            </w:r>
                            <w:r>
                              <w:fldChar w:fldCharType="separate"/>
                            </w:r>
                            <w:r>
                              <w:rPr>
                                <w:noProof/>
                              </w:rPr>
                              <w:t>6</w:t>
                            </w:r>
                            <w:bookmarkEnd w:id="871"/>
                            <w:bookmarkEnd w:id="87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236B3" id="Cuadro de texto 14" o:spid="_x0000_s1035" type="#_x0000_t202" style="position:absolute;left:0;text-align:left;margin-left:-35.05pt;margin-top:325.1pt;width:494.6pt;height:12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" stroked="f">
                <v:textbox style="mso-fit-shape-to-text:t" inset="0,0,0,0">
                  <w:txbxContent>
                    <w:p w14:paraId="3A0362FB" w14:textId="0C7858E8" w:rsidR="00BA3DC4" w:rsidRPr="00730657" w:rsidRDefault="00BA3DC4" w:rsidP="004B2535">
                      <w:pPr>
                        <w:pStyle w:val="Caption"/>
                        <w:jc w:val="center"/>
                        <w:rPr>
                          <w:noProof/>
                          <w:sz w:val="24"/>
                          <w:szCs w:val="24"/>
                        </w:rPr>
                      </w:pPr>
                      <w:bookmarkStart w:id="873" w:name="_Toc453684248"/>
                      <w:bookmarkStart w:id="874" w:name="_Toc453684927"/>
                      <w:r>
                        <w:t xml:space="preserve">Figura </w:t>
                      </w:r>
                      <w:r>
                        <w:fldChar w:fldCharType="begin"/>
                      </w:r>
                      <w:r>
                        <w:instrText xml:space="preserve"> SEQ Figura \* ARABIC </w:instrText>
                      </w:r>
                      <w:r>
                        <w:fldChar w:fldCharType="separate"/>
                      </w:r>
                      <w:r>
                        <w:rPr>
                          <w:noProof/>
                        </w:rPr>
                        <w:t>6</w:t>
                      </w:r>
                      <w:bookmarkEnd w:id="873"/>
                      <w:bookmarkEnd w:id="874"/>
                      <w:r>
                        <w:fldChar w:fldCharType="end"/>
                      </w:r>
                    </w:p>
                  </w:txbxContent>
                </v:textbox>
                <w10:wrap type="square"/>
              </v:shape>
            </w:pict>
          </mc:Fallback>
        </mc:AlternateContent>
      </w:r>
      <w:r w:rsidR="00915538">
        <w:rPr>
          <w:noProof/>
          <w:lang w:val="en-US" w:eastAsia="en-US"/>
        </w:rPr>
        <w:drawing>
          <wp:inline distT="0" distB="0" distL="0" distR="0" wp14:anchorId="54B1B25C" wp14:editId="6F7DA24B">
            <wp:extent cx="5500389" cy="3565091"/>
            <wp:effectExtent l="0" t="0" r="1143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arkScoringFilter.png"/>
                    <pic:cNvPicPr/>
                  </pic:nvPicPr>
                  <pic:blipFill>
                    <a:blip r:embed="rId60">
                      <a:extLst>
                        <a:ext uri="{28A0092B-C50C-407E-A947-70E740481C1C}">
                          <a14:useLocalDpi xmlns:a14="http://schemas.microsoft.com/office/drawing/2010/main" val="0"/>
                        </a:ext>
                      </a:extLst>
                    </a:blip>
                    <a:stretch>
                      <a:fillRect/>
                    </a:stretch>
                  </pic:blipFill>
                  <pic:spPr>
                    <a:xfrm>
                      <a:off x="0" y="0"/>
                      <a:ext cx="5515152" cy="3574660"/>
                    </a:xfrm>
                    <a:prstGeom prst="rect">
                      <a:avLst/>
                    </a:prstGeom>
                  </pic:spPr>
                </pic:pic>
              </a:graphicData>
            </a:graphic>
          </wp:inline>
        </w:drawing>
      </w:r>
    </w:p>
    <w:p w14:paraId="0A05D8A7" w14:textId="17F1CDD4" w:rsidR="00915538" w:rsidRDefault="00915538" w:rsidP="004B2535">
      <w:pPr>
        <w:pStyle w:val="Caption"/>
      </w:pPr>
    </w:p>
    <w:p w14:paraId="64CE36CC" w14:textId="19AE68B2" w:rsidR="00513B82" w:rsidRPr="004C77FC" w:rsidRDefault="00513B82" w:rsidP="00DB3A94">
      <w:r>
        <w:lastRenderedPageBreak/>
        <w:t xml:space="preserve">El código con las modificaciones comentadas puede consultarse en </w:t>
      </w:r>
      <w:r>
        <w:fldChar w:fldCharType="begin"/>
      </w:r>
      <w:r>
        <w:instrText xml:space="preserve"> REF _Ref453009080 \h </w:instrText>
      </w:r>
      <w:r>
        <w:fldChar w:fldCharType="separate"/>
      </w:r>
      <w:r w:rsidR="00D54E74">
        <w:t>Anexo D – Código de interés</w:t>
      </w:r>
      <w:r>
        <w:fldChar w:fldCharType="end"/>
      </w:r>
      <w:r>
        <w:t xml:space="preserve">. Concretamente en la clase </w:t>
      </w:r>
      <w:r w:rsidR="006C14DA" w:rsidRPr="001B4FA1">
        <w:rPr>
          <w:rStyle w:val="FicherosycarpetasCar"/>
        </w:rPr>
        <w:t>SharkScoring</w:t>
      </w:r>
      <w:r w:rsidRPr="001B4FA1">
        <w:rPr>
          <w:rStyle w:val="FicherosycarpetasCar"/>
        </w:rPr>
        <w:t>Filter</w:t>
      </w:r>
      <w:r>
        <w:t>.</w:t>
      </w:r>
    </w:p>
    <w:p w14:paraId="1EF203A7" w14:textId="77777777" w:rsidR="0045101F" w:rsidRPr="00583227" w:rsidRDefault="004A7F92" w:rsidP="00072F22">
      <w:pPr>
        <w:pStyle w:val="Heading3"/>
        <w:numPr>
          <w:ilvl w:val="2"/>
          <w:numId w:val="1"/>
        </w:numPr>
        <w:rPr>
          <w:shd w:val="clear" w:color="auto" w:fill="E7E6E6" w:themeFill="background2"/>
        </w:rPr>
      </w:pPr>
      <w:bookmarkStart w:id="875" w:name="_Toc453779499"/>
      <w:r>
        <w:t>OgcIndexWriter</w:t>
      </w:r>
      <w:bookmarkEnd w:id="875"/>
    </w:p>
    <w:p w14:paraId="4582D3D7" w14:textId="77777777" w:rsidR="00820CC0" w:rsidRDefault="00820CC0" w:rsidP="00820CC0">
      <w:r>
        <w:t xml:space="preserve">Este ha sido el último </w:t>
      </w:r>
      <w:r w:rsidRPr="00820CC0">
        <w:rPr>
          <w:i/>
        </w:rPr>
        <w:t>plugin</w:t>
      </w:r>
      <w:r>
        <w:t xml:space="preserve"> que se ha necesitado implementar para darle al </w:t>
      </w:r>
      <w:r>
        <w:rPr>
          <w:i/>
        </w:rPr>
        <w:t>crawler</w:t>
      </w:r>
      <w:r>
        <w:t xml:space="preserve"> el comportamiento deseado. Este explota el punto </w:t>
      </w:r>
      <w:r>
        <w:rPr>
          <w:i/>
        </w:rPr>
        <w:t>IndexWriter</w:t>
      </w:r>
      <w:r>
        <w:t xml:space="preserve">. Este punto de extensión es el último paso para que el </w:t>
      </w:r>
      <w:r w:rsidRPr="00820CC0">
        <w:t>crawler</w:t>
      </w:r>
      <w:r>
        <w:t xml:space="preserve"> guarde lo que ha ido recolectando.</w:t>
      </w:r>
    </w:p>
    <w:p w14:paraId="4374F7FD" w14:textId="77777777" w:rsidR="00820CC0" w:rsidRDefault="00820CC0" w:rsidP="00820CC0">
      <w:r>
        <w:t>En este trabajo se almacenan lo</w:t>
      </w:r>
      <w:r w:rsidR="001A4E7E">
        <w:t>s ficheros</w:t>
      </w:r>
      <w:r w:rsidR="00D92345">
        <w:t xml:space="preserve"> en su formato original</w:t>
      </w:r>
      <w:r w:rsidR="001A4E7E">
        <w:t xml:space="preserve"> </w:t>
      </w:r>
      <w:r w:rsidR="00D92345">
        <w:t>(</w:t>
      </w:r>
      <w:r w:rsidR="001A4E7E">
        <w:t>XML</w:t>
      </w:r>
      <w:r w:rsidR="00D92345">
        <w:t>)</w:t>
      </w:r>
      <w:r w:rsidR="001A4E7E">
        <w:t xml:space="preserve"> en el disco duro. </w:t>
      </w:r>
      <w:r w:rsidR="00D92345">
        <w:t>Se crea un fichero por cada documento recuperado y se almacena.</w:t>
      </w:r>
    </w:p>
    <w:p w14:paraId="20053A31" w14:textId="77777777" w:rsidR="00820CC0" w:rsidRDefault="00820CC0" w:rsidP="00DB3A94">
      <w:pPr>
        <w:rPr>
          <w:i/>
          <w:shd w:val="clear" w:color="auto" w:fill="E7E6E6" w:themeFill="background2"/>
        </w:rPr>
      </w:pPr>
      <w:r>
        <w:t xml:space="preserve">En este caso la interfaz que se extiende es </w:t>
      </w:r>
      <w:r w:rsidR="001A4E7E" w:rsidRPr="001B4FA1">
        <w:rPr>
          <w:rStyle w:val="FicherosycarpetasCar"/>
        </w:rPr>
        <w:t>IndexWriter</w:t>
      </w:r>
      <w:r>
        <w:t>. A continuación, se puede ver el código de la interfaz.</w:t>
      </w:r>
      <w:r>
        <w:rPr>
          <w:i/>
          <w:shd w:val="clear" w:color="auto" w:fill="E7E6E6" w:themeFill="background2"/>
        </w:rPr>
        <w:t xml:space="preserve"> </w:t>
      </w:r>
    </w:p>
    <w:bookmarkStart w:id="876" w:name="_Toc453684249"/>
    <w:bookmarkEnd w:id="876"/>
    <w:bookmarkStart w:id="877" w:name="_MON_1526912015"/>
    <w:bookmarkEnd w:id="877"/>
    <w:p w14:paraId="32AE6A4B" w14:textId="77777777" w:rsidR="00C911E3" w:rsidRDefault="001A4E7E" w:rsidP="00C911E3">
      <w:pPr>
        <w:pStyle w:val="Caption"/>
        <w:keepNext/>
      </w:pPr>
      <w:r>
        <w:object w:dxaOrig="8504" w:dyaOrig="5340" w14:anchorId="5FEE1B5C">
          <v:shape id="_x0000_i1038" type="#_x0000_t75" style="width:425.95pt;height:266.8pt" o:ole="">
            <v:imagedata r:id="rId61" o:title=""/>
          </v:shape>
          <o:OLEObject Type="Embed" ProgID="Word.OpenDocumentText.12" ShapeID="_x0000_i1038" DrawAspect="Content" ObjectID="_1527521405" r:id="rId62"/>
        </w:object>
      </w:r>
    </w:p>
    <w:p w14:paraId="68307B90" w14:textId="60968663" w:rsidR="00820CC0" w:rsidRDefault="00C911E3" w:rsidP="00C911E3">
      <w:pPr>
        <w:pStyle w:val="Caption"/>
      </w:pPr>
      <w:bookmarkStart w:id="878" w:name="_Toc453684250"/>
      <w:bookmarkStart w:id="879" w:name="_Toc453684878"/>
      <w:r>
        <w:t xml:space="preserve">Ejemplo </w:t>
      </w:r>
      <w:r>
        <w:fldChar w:fldCharType="begin"/>
      </w:r>
      <w:r>
        <w:instrText xml:space="preserve"> SEQ Ejemplo \* ARABIC </w:instrText>
      </w:r>
      <w:r>
        <w:fldChar w:fldCharType="separate"/>
      </w:r>
      <w:r w:rsidR="00D54E74">
        <w:rPr>
          <w:noProof/>
        </w:rPr>
        <w:t>13</w:t>
      </w:r>
      <w:bookmarkEnd w:id="878"/>
      <w:bookmarkEnd w:id="879"/>
      <w:r>
        <w:fldChar w:fldCharType="end"/>
      </w:r>
    </w:p>
    <w:p w14:paraId="720D0439" w14:textId="77777777" w:rsidR="00820CC0" w:rsidRDefault="00D92345" w:rsidP="00820CC0">
      <w:r>
        <w:t xml:space="preserve">El punto de extensión que ha sido utilizado en esta </w:t>
      </w:r>
      <w:r w:rsidR="00C911E3">
        <w:t>sección está más enfocado a indexaciones en bases de datos y otros elementos de persistencia de datos más complejos que el guardado en el sistema de ficheros.</w:t>
      </w:r>
    </w:p>
    <w:p w14:paraId="47CDAC6D" w14:textId="77777777" w:rsidR="00C911E3" w:rsidRDefault="00C911E3" w:rsidP="00820CC0">
      <w:r>
        <w:t>Por esa razón este punto de extensión ofrece varios métodos para conseguir una persistencia más sofisticada.</w:t>
      </w:r>
    </w:p>
    <w:p w14:paraId="5401D230" w14:textId="77777777" w:rsidR="0071662B" w:rsidRDefault="0071662B" w:rsidP="004B2535">
      <w:pPr>
        <w:spacing w:after="0"/>
      </w:pPr>
      <w:r>
        <w:t>Los métodos más relevantes proporcionados por esta interfaz son:</w:t>
      </w:r>
    </w:p>
    <w:p w14:paraId="64E96CCD" w14:textId="77777777" w:rsidR="0071662B" w:rsidRDefault="0071662B" w:rsidP="004B2535">
      <w:pPr>
        <w:pStyle w:val="ListBullet2"/>
        <w:spacing w:before="0"/>
        <w:ind w:left="641" w:hanging="357"/>
      </w:pPr>
      <w:r w:rsidRPr="00DB3A94">
        <w:t>op</w:t>
      </w:r>
      <w:r w:rsidR="002763C8" w:rsidRPr="00DB3A94">
        <w:t>en</w:t>
      </w:r>
    </w:p>
    <w:p w14:paraId="69FFEDDB" w14:textId="77777777" w:rsidR="0071662B" w:rsidRPr="0071662B" w:rsidRDefault="0071662B" w:rsidP="00DB3A94">
      <w:pPr>
        <w:pStyle w:val="ListBullet2"/>
      </w:pPr>
      <w:r w:rsidRPr="00DB3A94">
        <w:t>write</w:t>
      </w:r>
    </w:p>
    <w:p w14:paraId="1A54CE4A" w14:textId="77777777" w:rsidR="0071662B" w:rsidRDefault="002763C8" w:rsidP="00DB3A94">
      <w:pPr>
        <w:pStyle w:val="ListBullet2"/>
      </w:pPr>
      <w:r w:rsidRPr="00DB3A94">
        <w:t>delete</w:t>
      </w:r>
    </w:p>
    <w:p w14:paraId="427ABDA8" w14:textId="77777777" w:rsidR="0071662B" w:rsidRDefault="002763C8" w:rsidP="00DB3A94">
      <w:pPr>
        <w:pStyle w:val="ListBullet2"/>
      </w:pPr>
      <w:r w:rsidRPr="00DB3A94">
        <w:t>update</w:t>
      </w:r>
    </w:p>
    <w:p w14:paraId="79CAA886" w14:textId="77777777" w:rsidR="0071662B" w:rsidRDefault="0071662B" w:rsidP="00DB3A94">
      <w:pPr>
        <w:pStyle w:val="ListBullet2"/>
      </w:pPr>
      <w:r w:rsidRPr="00DB3A94">
        <w:t>c</w:t>
      </w:r>
      <w:r w:rsidR="002763C8" w:rsidRPr="00DB3A94">
        <w:t>ommit</w:t>
      </w:r>
    </w:p>
    <w:p w14:paraId="6EB01C5B" w14:textId="77777777" w:rsidR="0071662B" w:rsidRPr="0071662B" w:rsidRDefault="002763C8" w:rsidP="00DB3A94">
      <w:pPr>
        <w:pStyle w:val="ListBullet2"/>
      </w:pPr>
      <w:r w:rsidRPr="00DB3A94">
        <w:t>close</w:t>
      </w:r>
    </w:p>
    <w:p w14:paraId="65610A8A" w14:textId="77777777" w:rsidR="002763C8" w:rsidRDefault="002763C8" w:rsidP="00820CC0">
      <w:pPr>
        <w:rPr>
          <w:i/>
        </w:rPr>
      </w:pPr>
      <w:r>
        <w:lastRenderedPageBreak/>
        <w:t xml:space="preserve">Para este trabajo no se necesitaba una gestión tan sofisticada. </w:t>
      </w:r>
      <w:r w:rsidRPr="00C911E3">
        <w:t>Por</w:t>
      </w:r>
      <w:r>
        <w:t xml:space="preserve"> lo tanto, se ha utilizado únicamente el método </w:t>
      </w:r>
      <w:r>
        <w:rPr>
          <w:i/>
        </w:rPr>
        <w:t>write.</w:t>
      </w:r>
    </w:p>
    <w:p w14:paraId="25FF8FFB" w14:textId="77777777" w:rsidR="002763C8" w:rsidRDefault="002763C8" w:rsidP="00DB3A94">
      <w:pPr>
        <w:rPr>
          <w:i/>
        </w:rPr>
      </w:pPr>
      <w:r>
        <w:t xml:space="preserve">Para la creación y escritura de los documentos recolectados por el </w:t>
      </w:r>
      <w:r>
        <w:rPr>
          <w:i/>
        </w:rPr>
        <w:t>crawler</w:t>
      </w:r>
      <w:r>
        <w:t xml:space="preserve"> se han utilizado las clases </w:t>
      </w:r>
      <w:r w:rsidRPr="00DB3A94">
        <w:t>File</w:t>
      </w:r>
      <w:r>
        <w:rPr>
          <w:i/>
        </w:rPr>
        <w:t xml:space="preserve"> </w:t>
      </w:r>
      <w:r>
        <w:t xml:space="preserve">y </w:t>
      </w:r>
      <w:r w:rsidRPr="001B4FA1">
        <w:rPr>
          <w:rStyle w:val="FicherosycarpetasCar"/>
        </w:rPr>
        <w:t>BufferedWriter</w:t>
      </w:r>
      <w:r>
        <w:rPr>
          <w:i/>
        </w:rPr>
        <w:t>.</w:t>
      </w:r>
    </w:p>
    <w:p w14:paraId="584360CE" w14:textId="77777777" w:rsidR="00583227" w:rsidRDefault="00583227" w:rsidP="00583227">
      <w:pPr>
        <w:keepNext/>
        <w:jc w:val="center"/>
      </w:pPr>
      <w:r>
        <w:rPr>
          <w:noProof/>
          <w:lang w:val="en-US" w:eastAsia="en-US"/>
        </w:rPr>
        <w:drawing>
          <wp:inline distT="0" distB="0" distL="0" distR="0" wp14:anchorId="23B2E80A" wp14:editId="217C83E1">
            <wp:extent cx="3324225" cy="76104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gcIndexWrite.png"/>
                    <pic:cNvPicPr/>
                  </pic:nvPicPr>
                  <pic:blipFill>
                    <a:blip r:embed="rId63">
                      <a:extLst>
                        <a:ext uri="{28A0092B-C50C-407E-A947-70E740481C1C}">
                          <a14:useLocalDpi xmlns:a14="http://schemas.microsoft.com/office/drawing/2010/main" val="0"/>
                        </a:ext>
                      </a:extLst>
                    </a:blip>
                    <a:stretch>
                      <a:fillRect/>
                    </a:stretch>
                  </pic:blipFill>
                  <pic:spPr>
                    <a:xfrm>
                      <a:off x="0" y="0"/>
                      <a:ext cx="3324225" cy="7610475"/>
                    </a:xfrm>
                    <a:prstGeom prst="rect">
                      <a:avLst/>
                    </a:prstGeom>
                  </pic:spPr>
                </pic:pic>
              </a:graphicData>
            </a:graphic>
          </wp:inline>
        </w:drawing>
      </w:r>
    </w:p>
    <w:p w14:paraId="2BE5A9C3" w14:textId="33474FBC" w:rsidR="00583227" w:rsidRPr="00583227" w:rsidRDefault="00583227" w:rsidP="00583227">
      <w:pPr>
        <w:pStyle w:val="Caption"/>
        <w:jc w:val="center"/>
      </w:pPr>
      <w:bookmarkStart w:id="880" w:name="_Toc453684251"/>
      <w:bookmarkStart w:id="881" w:name="_Toc453684928"/>
      <w:r>
        <w:t xml:space="preserve">Figura </w:t>
      </w:r>
      <w:r>
        <w:fldChar w:fldCharType="begin"/>
      </w:r>
      <w:r>
        <w:instrText xml:space="preserve"> SEQ Figura \* ARABIC </w:instrText>
      </w:r>
      <w:r>
        <w:fldChar w:fldCharType="separate"/>
      </w:r>
      <w:r w:rsidR="00921880">
        <w:rPr>
          <w:noProof/>
        </w:rPr>
        <w:t>7</w:t>
      </w:r>
      <w:bookmarkEnd w:id="880"/>
      <w:bookmarkEnd w:id="881"/>
      <w:r>
        <w:fldChar w:fldCharType="end"/>
      </w:r>
    </w:p>
    <w:p w14:paraId="24AE5909" w14:textId="77777777" w:rsidR="002763C8" w:rsidRPr="002763C8" w:rsidRDefault="002763C8" w:rsidP="00820CC0"/>
    <w:p w14:paraId="4F9A74C7" w14:textId="224C8DFE" w:rsidR="00820CC0" w:rsidRDefault="00820CC0" w:rsidP="00DB3A94">
      <w:r>
        <w:t xml:space="preserve">El código con las modificaciones comentadas puede consultarse en </w:t>
      </w:r>
      <w:r>
        <w:fldChar w:fldCharType="begin"/>
      </w:r>
      <w:r>
        <w:instrText xml:space="preserve"> REF _Ref453009080 \h </w:instrText>
      </w:r>
      <w:r>
        <w:fldChar w:fldCharType="separate"/>
      </w:r>
      <w:r w:rsidR="00D54E74">
        <w:t>Anexo D – Código de interés</w:t>
      </w:r>
      <w:r>
        <w:fldChar w:fldCharType="end"/>
      </w:r>
      <w:r>
        <w:t xml:space="preserve">. Concretamente en la clase </w:t>
      </w:r>
      <w:r w:rsidRPr="001B4FA1">
        <w:rPr>
          <w:rStyle w:val="FicherosycarpetasCar"/>
        </w:rPr>
        <w:t>OgcIndex</w:t>
      </w:r>
      <w:r w:rsidR="001A4E7E" w:rsidRPr="001B4FA1">
        <w:rPr>
          <w:rStyle w:val="FicherosycarpetasCar"/>
        </w:rPr>
        <w:t>Writer</w:t>
      </w:r>
      <w:r>
        <w:t>.</w:t>
      </w:r>
    </w:p>
    <w:p w14:paraId="4AB2EFE8" w14:textId="77777777" w:rsidR="009C481F" w:rsidRPr="0045101F" w:rsidRDefault="009C481F" w:rsidP="0045101F">
      <w:pPr>
        <w:pStyle w:val="Heading2"/>
        <w:numPr>
          <w:ilvl w:val="1"/>
          <w:numId w:val="1"/>
        </w:numPr>
        <w:rPr>
          <w:lang w:val="es-ES"/>
        </w:rPr>
      </w:pPr>
      <w:bookmarkStart w:id="882" w:name="_Toc453002205"/>
      <w:bookmarkStart w:id="883" w:name="_Toc453779500"/>
      <w:r w:rsidRPr="009C481F">
        <w:rPr>
          <w:lang w:val="es-ES"/>
        </w:rPr>
        <w:t>Algoritmo</w:t>
      </w:r>
      <w:r w:rsidRPr="0045101F">
        <w:rPr>
          <w:lang w:val="es-ES"/>
        </w:rPr>
        <w:t xml:space="preserve"> búsqueda</w:t>
      </w:r>
      <w:bookmarkEnd w:id="882"/>
      <w:bookmarkEnd w:id="883"/>
    </w:p>
    <w:p w14:paraId="35F64195" w14:textId="7196D5A4" w:rsidR="003A7FE7" w:rsidRDefault="003A7FE7" w:rsidP="008655D9">
      <w:pPr>
        <w:rPr>
          <w:lang w:val="es-ES"/>
        </w:rPr>
      </w:pPr>
      <w:r>
        <w:rPr>
          <w:lang w:val="es-ES"/>
        </w:rPr>
        <w:t xml:space="preserve">Se barajaron varios algoritmos de búsqueda en la web para ser aplicados en este trabajo. Todos ellos son útiles para su integración en el proceso de expansión de un </w:t>
      </w:r>
      <w:r>
        <w:rPr>
          <w:i/>
          <w:lang w:val="es-ES"/>
        </w:rPr>
        <w:t>crawler</w:t>
      </w:r>
      <w:r>
        <w:rPr>
          <w:lang w:val="es-ES"/>
        </w:rPr>
        <w:t xml:space="preserve"> enfocado.</w:t>
      </w:r>
    </w:p>
    <w:p w14:paraId="433ECBB8" w14:textId="3CA33E36" w:rsidR="003A7FE7" w:rsidRDefault="003A7FE7" w:rsidP="004B2535">
      <w:pPr>
        <w:spacing w:after="0"/>
        <w:rPr>
          <w:lang w:val="es-ES"/>
        </w:rPr>
      </w:pPr>
      <w:r>
        <w:rPr>
          <w:lang w:val="es-ES"/>
        </w:rPr>
        <w:t>A continuación, se van a comentar las diferentes opciones que se barajaron</w:t>
      </w:r>
      <w:r w:rsidR="009A69F2">
        <w:rPr>
          <w:lang w:val="es-ES"/>
        </w:rPr>
        <w:fldChar w:fldCharType="begin" w:fldLock="1"/>
      </w:r>
      <w:r w:rsidR="00A81868">
        <w:rPr>
          <w:lang w:val="es-ES"/>
        </w:rPr>
        <w:instrText>ADDIN CSL_CITATION { "citationItems" : [ { "id" : "ITEM-1", "itemData" : { "author" : [ { "dropping-particle" : "", "family" : "Michael Hersovici", "given" : "Michal Jacovi", "non-dropping-particle" : "", "parse-names" : false, "suffix" : "" }, { "dropping-particle" : "", "family" : "Yoelle S. Maarek", "given" : "Dan Pelleg", "non-dropping-particle" : "", "parse-names" : false, "suffix" : "" }, { "dropping-particle" : "", "family" : "Menachem Shtalhaim", "given" : "Sigalit Ur", "non-dropping-particle" : "", "parse-names" : false, "suffix" : "" } ], "id" : "ITEM-1", "issued" : { "date-parts" : [ [ "0" ] ] }, "title" : "THE SHARK-SEARCH ALGORITHM AN APPLICATION: TAILORED WEB SITE MAPPING", "type" : "thesis" }, "uris" : [ "http://www.mendeley.com/documents/?uuid=53ebaa83-3765-4bd6-8408-5bb9b24fe673" ] } ], "mendeley" : { "formattedCitation" : "[13]", "plainTextFormattedCitation" : "[13]", "previouslyFormattedCitation" : "[12]" }, "properties" : { "noteIndex" : 0 }, "schema" : "https://github.com/citation-style-language/schema/raw/master/csl-citation.json" }</w:instrText>
      </w:r>
      <w:r w:rsidR="009A69F2">
        <w:rPr>
          <w:lang w:val="es-ES"/>
        </w:rPr>
        <w:fldChar w:fldCharType="separate"/>
      </w:r>
      <w:r w:rsidR="00A81868" w:rsidRPr="00A81868">
        <w:rPr>
          <w:noProof/>
          <w:lang w:val="es-ES"/>
        </w:rPr>
        <w:t>[13]</w:t>
      </w:r>
      <w:r w:rsidR="009A69F2">
        <w:rPr>
          <w:lang w:val="es-ES"/>
        </w:rPr>
        <w:fldChar w:fldCharType="end"/>
      </w:r>
      <w:r>
        <w:rPr>
          <w:lang w:val="es-ES"/>
        </w:rPr>
        <w:t>:</w:t>
      </w:r>
    </w:p>
    <w:p w14:paraId="7C728CE8" w14:textId="77777777" w:rsidR="0027571F" w:rsidRPr="00DB3A94" w:rsidRDefault="0027571F" w:rsidP="004B2535">
      <w:pPr>
        <w:pStyle w:val="ListBullet2"/>
        <w:spacing w:before="0"/>
        <w:ind w:left="641" w:hanging="357"/>
        <w:rPr>
          <w:lang w:val="es-ES"/>
        </w:rPr>
      </w:pPr>
      <w:r w:rsidRPr="00DB3A94">
        <w:rPr>
          <w:lang w:val="es-ES"/>
        </w:rPr>
        <w:t>Fish-Search Algorithm</w:t>
      </w:r>
    </w:p>
    <w:p w14:paraId="5194A92D" w14:textId="77777777" w:rsidR="0027571F" w:rsidRPr="00DB3A94" w:rsidRDefault="0027571F" w:rsidP="00DB3A94">
      <w:pPr>
        <w:pStyle w:val="ListBullet2"/>
        <w:rPr>
          <w:lang w:val="es-ES"/>
        </w:rPr>
      </w:pPr>
      <w:r w:rsidRPr="00DB3A94">
        <w:rPr>
          <w:lang w:val="es-ES"/>
        </w:rPr>
        <w:t>Shark-Search Algorithm</w:t>
      </w:r>
    </w:p>
    <w:p w14:paraId="3E70F56C" w14:textId="77777777" w:rsidR="00006D0C" w:rsidRDefault="00006D0C" w:rsidP="00006D0C">
      <w:pPr>
        <w:pStyle w:val="Heading4"/>
        <w:rPr>
          <w:lang w:val="es-ES"/>
        </w:rPr>
      </w:pPr>
      <w:r>
        <w:rPr>
          <w:lang w:val="es-ES"/>
        </w:rPr>
        <w:t>Fish-Search Algorithm</w:t>
      </w:r>
    </w:p>
    <w:p w14:paraId="0E83FF70" w14:textId="77777777" w:rsidR="002B6704" w:rsidRDefault="002B6704" w:rsidP="002B6704">
      <w:pPr>
        <w:rPr>
          <w:lang w:val="es-ES"/>
        </w:rPr>
      </w:pPr>
      <w:r>
        <w:rPr>
          <w:lang w:val="es-ES"/>
        </w:rPr>
        <w:t xml:space="preserve">Este </w:t>
      </w:r>
      <w:r w:rsidR="003C086B">
        <w:rPr>
          <w:lang w:val="es-ES"/>
        </w:rPr>
        <w:t>algoritmo</w:t>
      </w:r>
      <w:r>
        <w:rPr>
          <w:lang w:val="es-ES"/>
        </w:rPr>
        <w:t xml:space="preserve"> fue creado para búsquedas dinámicas en la web. Puede ser explicado a través de la siguiente metáfora:</w:t>
      </w:r>
    </w:p>
    <w:p w14:paraId="6F0EC051" w14:textId="77777777" w:rsidR="002B6704" w:rsidRDefault="002B6704" w:rsidP="002B6704">
      <w:pPr>
        <w:ind w:left="708"/>
        <w:rPr>
          <w:i/>
          <w:lang w:val="es-ES"/>
        </w:rPr>
      </w:pPr>
      <w:r>
        <w:rPr>
          <w:i/>
          <w:lang w:val="es-ES"/>
        </w:rPr>
        <w:t>Si los agentes que buscan información en la web son vistos como una escuela de peces en el mar. Cuando se encuentra la comida (información relevante), los peces (agentes de búsqueda) se reproducen y siguen buscando comida. Si no hay comida o el agua está contaminada (malas condiciones en el ancho de banda, por ejemplo) mueren.</w:t>
      </w:r>
    </w:p>
    <w:p w14:paraId="00D996C3" w14:textId="77777777" w:rsidR="002B6704" w:rsidRDefault="003C086B" w:rsidP="002B6704">
      <w:pPr>
        <w:rPr>
          <w:lang w:val="es-ES"/>
        </w:rPr>
      </w:pPr>
      <w:r>
        <w:rPr>
          <w:lang w:val="es-ES"/>
        </w:rPr>
        <w:t xml:space="preserve">En este algoritmo se toman una URL semilla y una </w:t>
      </w:r>
      <w:r>
        <w:rPr>
          <w:i/>
          <w:lang w:val="es-ES"/>
        </w:rPr>
        <w:t>query</w:t>
      </w:r>
      <w:r>
        <w:rPr>
          <w:lang w:val="es-ES"/>
        </w:rPr>
        <w:t xml:space="preserve"> de búsqueda. Con esto va construyendo </w:t>
      </w:r>
      <w:r w:rsidR="00884E73">
        <w:rPr>
          <w:lang w:val="es-ES"/>
        </w:rPr>
        <w:t>una lista con prioridad de las siguientes URLs a ser exploradas.</w:t>
      </w:r>
    </w:p>
    <w:p w14:paraId="6AD69843" w14:textId="77777777" w:rsidR="00006D0C" w:rsidRDefault="00884E73" w:rsidP="00006D0C">
      <w:pPr>
        <w:rPr>
          <w:lang w:val="es-ES"/>
        </w:rPr>
      </w:pPr>
      <w:r>
        <w:rPr>
          <w:lang w:val="es-ES"/>
        </w:rPr>
        <w:t xml:space="preserve">En cada paso el primer nodo es sacado de la lista y procesado. Se extrae el texto disponible y es analizado evaluando si es relevante o no (valores 0 ó 1). Basado en ese </w:t>
      </w:r>
      <w:r>
        <w:rPr>
          <w:i/>
          <w:lang w:val="es-ES"/>
        </w:rPr>
        <w:t>score</w:t>
      </w:r>
      <w:r>
        <w:rPr>
          <w:lang w:val="es-ES"/>
        </w:rPr>
        <w:t xml:space="preserve"> una heurística decide si continuar la exploración en esa dirección o no.</w:t>
      </w:r>
    </w:p>
    <w:p w14:paraId="126791A6" w14:textId="77777777" w:rsidR="00006D0C" w:rsidRDefault="00006D0C" w:rsidP="00006D0C">
      <w:pPr>
        <w:pStyle w:val="Heading4"/>
        <w:rPr>
          <w:lang w:val="es-ES"/>
        </w:rPr>
      </w:pPr>
      <w:r>
        <w:rPr>
          <w:lang w:val="es-ES"/>
        </w:rPr>
        <w:t>Shark-Search Algoritm</w:t>
      </w:r>
    </w:p>
    <w:p w14:paraId="2A4B48A6" w14:textId="77777777" w:rsidR="00006D0C" w:rsidRDefault="00006D0C" w:rsidP="00006D0C">
      <w:pPr>
        <w:rPr>
          <w:lang w:val="es-ES"/>
        </w:rPr>
      </w:pPr>
      <w:r>
        <w:rPr>
          <w:lang w:val="es-ES"/>
        </w:rPr>
        <w:t xml:space="preserve">Este algoritmo es una evolución del explicado anteriormente. Se </w:t>
      </w:r>
      <w:r w:rsidR="002B6704">
        <w:rPr>
          <w:lang w:val="es-ES"/>
        </w:rPr>
        <w:t>optó</w:t>
      </w:r>
      <w:r>
        <w:rPr>
          <w:lang w:val="es-ES"/>
        </w:rPr>
        <w:t xml:space="preserve"> por implementar este debido a </w:t>
      </w:r>
      <w:r w:rsidR="00884E73">
        <w:rPr>
          <w:lang w:val="es-ES"/>
        </w:rPr>
        <w:t>que discrimina menos las páginas no relevantes y puede llevar al descubrimiento de más información.</w:t>
      </w:r>
    </w:p>
    <w:p w14:paraId="11D7806E" w14:textId="77777777" w:rsidR="002736AA" w:rsidRDefault="002736AA" w:rsidP="00006D0C">
      <w:pPr>
        <w:rPr>
          <w:lang w:val="es-ES"/>
        </w:rPr>
      </w:pPr>
      <w:r>
        <w:rPr>
          <w:lang w:val="es-ES"/>
        </w:rPr>
        <w:t xml:space="preserve">La primera mejora respecto al </w:t>
      </w:r>
      <w:r>
        <w:rPr>
          <w:i/>
          <w:lang w:val="es-ES"/>
        </w:rPr>
        <w:t>Fish-Search</w:t>
      </w:r>
      <w:r>
        <w:rPr>
          <w:lang w:val="es-ES"/>
        </w:rPr>
        <w:t xml:space="preserve"> es el uso de un valor continuo en la evaluación de la relevancia de un documento, sustituyendo el uso de valores binarios </w:t>
      </w:r>
      <w:r>
        <w:rPr>
          <w:i/>
          <w:lang w:val="es-ES"/>
        </w:rPr>
        <w:t xml:space="preserve">relevante </w:t>
      </w:r>
      <w:r>
        <w:rPr>
          <w:lang w:val="es-ES"/>
        </w:rPr>
        <w:t xml:space="preserve">o </w:t>
      </w:r>
      <w:r>
        <w:rPr>
          <w:i/>
          <w:lang w:val="es-ES"/>
        </w:rPr>
        <w:t>irrelevante.</w:t>
      </w:r>
      <w:r w:rsidR="008B4F6E">
        <w:rPr>
          <w:i/>
          <w:lang w:val="es-ES"/>
        </w:rPr>
        <w:t xml:space="preserve"> </w:t>
      </w:r>
      <w:r w:rsidR="008B4F6E" w:rsidRPr="001B2B38">
        <w:rPr>
          <w:lang w:val="es-ES"/>
        </w:rPr>
        <w:t xml:space="preserve">Ahora se </w:t>
      </w:r>
      <w:r w:rsidR="002138B2" w:rsidRPr="001B2B38">
        <w:rPr>
          <w:lang w:val="es-ES"/>
        </w:rPr>
        <w:t>asignará</w:t>
      </w:r>
      <w:r w:rsidR="008B4F6E" w:rsidRPr="001B2B38">
        <w:rPr>
          <w:lang w:val="es-ES"/>
        </w:rPr>
        <w:t xml:space="preserve"> un valor continuo entre 0 (nada relevante) y 1 (relevancia conceptual perfecta).</w:t>
      </w:r>
    </w:p>
    <w:p w14:paraId="63CCFFB9" w14:textId="77777777" w:rsidR="00E35B4D" w:rsidRDefault="002138B2" w:rsidP="00006D0C">
      <w:pPr>
        <w:rPr>
          <w:lang w:val="es-ES"/>
        </w:rPr>
      </w:pPr>
      <w:r>
        <w:rPr>
          <w:lang w:val="es-ES"/>
        </w:rPr>
        <w:t xml:space="preserve">Otra de las mejoras que tiene este algoritmo es la herencia del </w:t>
      </w:r>
      <w:r>
        <w:rPr>
          <w:i/>
          <w:lang w:val="es-ES"/>
        </w:rPr>
        <w:t>score</w:t>
      </w:r>
      <w:r>
        <w:rPr>
          <w:lang w:val="es-ES"/>
        </w:rPr>
        <w:t xml:space="preserve">. Ahora el </w:t>
      </w:r>
      <w:r>
        <w:rPr>
          <w:i/>
          <w:lang w:val="es-ES"/>
        </w:rPr>
        <w:t>score</w:t>
      </w:r>
      <w:r>
        <w:rPr>
          <w:lang w:val="es-ES"/>
        </w:rPr>
        <w:t xml:space="preserve"> de los </w:t>
      </w:r>
      <w:r w:rsidR="00E35B4D">
        <w:rPr>
          <w:lang w:val="es-ES"/>
        </w:rPr>
        <w:t>ancestros</w:t>
      </w:r>
      <w:r>
        <w:rPr>
          <w:lang w:val="es-ES"/>
        </w:rPr>
        <w:t xml:space="preserve"> de un nodo afectar</w:t>
      </w:r>
      <w:r w:rsidR="00E35B4D">
        <w:rPr>
          <w:lang w:val="es-ES"/>
        </w:rPr>
        <w:t xml:space="preserve">á siguiendo la cadena de descendientes. Los nodos usan el </w:t>
      </w:r>
      <w:r w:rsidR="00E35B4D">
        <w:rPr>
          <w:i/>
          <w:lang w:val="es-ES"/>
        </w:rPr>
        <w:t>score</w:t>
      </w:r>
      <w:r w:rsidR="00E35B4D">
        <w:rPr>
          <w:lang w:val="es-ES"/>
        </w:rPr>
        <w:t xml:space="preserve"> heredado para calcular el suyo propio. El valor del </w:t>
      </w:r>
      <w:r w:rsidR="00E35B4D">
        <w:rPr>
          <w:i/>
          <w:lang w:val="es-ES"/>
        </w:rPr>
        <w:t>score</w:t>
      </w:r>
      <w:r w:rsidR="00E35B4D">
        <w:rPr>
          <w:lang w:val="es-ES"/>
        </w:rPr>
        <w:t xml:space="preserve"> heredado se multiplica por un factor de decaimiento o </w:t>
      </w:r>
      <w:r w:rsidR="00E35B4D" w:rsidRPr="00485593">
        <w:rPr>
          <w:i/>
          <w:sz w:val="28"/>
          <w:lang w:val="es-ES"/>
        </w:rPr>
        <w:t>δ</w:t>
      </w:r>
      <w:r w:rsidR="00E35B4D">
        <w:rPr>
          <w:lang w:val="es-ES"/>
        </w:rPr>
        <w:t>.</w:t>
      </w:r>
    </w:p>
    <w:p w14:paraId="7539ABFE" w14:textId="77777777" w:rsidR="00E35B4D" w:rsidRDefault="00E35B4D" w:rsidP="00006D0C">
      <w:pPr>
        <w:rPr>
          <w:i/>
          <w:lang w:val="es-ES"/>
        </w:rPr>
      </w:pPr>
      <w:r>
        <w:rPr>
          <w:lang w:val="es-ES"/>
        </w:rPr>
        <w:t xml:space="preserve">Este algoritmo también tiene en cuenta el </w:t>
      </w:r>
      <w:r>
        <w:rPr>
          <w:i/>
          <w:lang w:val="es-ES"/>
        </w:rPr>
        <w:t>anchor</w:t>
      </w:r>
      <w:r>
        <w:rPr>
          <w:lang w:val="es-ES"/>
        </w:rPr>
        <w:t xml:space="preserve"> y el contexto del mismo a la hora de calcular el </w:t>
      </w:r>
      <w:r>
        <w:rPr>
          <w:i/>
          <w:lang w:val="es-ES"/>
        </w:rPr>
        <w:t>score</w:t>
      </w:r>
      <w:r>
        <w:rPr>
          <w:lang w:val="es-ES"/>
        </w:rPr>
        <w:t xml:space="preserve"> de un nodo. </w:t>
      </w:r>
      <w:r w:rsidR="00612C9C">
        <w:rPr>
          <w:lang w:val="es-ES"/>
        </w:rPr>
        <w:t xml:space="preserve">Se utilizan dos constantes </w:t>
      </w:r>
      <w:r w:rsidR="00612C9C" w:rsidRPr="00485593">
        <w:rPr>
          <w:i/>
          <w:sz w:val="28"/>
          <w:lang w:val="es-ES"/>
        </w:rPr>
        <w:t>β</w:t>
      </w:r>
      <w:r w:rsidR="00612C9C">
        <w:rPr>
          <w:lang w:val="es-ES"/>
        </w:rPr>
        <w:t xml:space="preserve"> y </w:t>
      </w:r>
      <w:r w:rsidR="00485593" w:rsidRPr="00485593">
        <w:rPr>
          <w:i/>
          <w:sz w:val="28"/>
          <w:lang w:val="es-ES"/>
        </w:rPr>
        <w:t>γ</w:t>
      </w:r>
      <w:r w:rsidR="00485593">
        <w:rPr>
          <w:lang w:val="es-ES"/>
        </w:rPr>
        <w:t xml:space="preserve"> para</w:t>
      </w:r>
      <w:r w:rsidR="00612C9C">
        <w:rPr>
          <w:lang w:val="es-ES"/>
        </w:rPr>
        <w:t xml:space="preserve"> calibrar el peso que se le da a cada elemento del </w:t>
      </w:r>
      <w:r w:rsidR="00612C9C">
        <w:rPr>
          <w:i/>
          <w:lang w:val="es-ES"/>
        </w:rPr>
        <w:t>score.</w:t>
      </w:r>
    </w:p>
    <w:p w14:paraId="41A9830D" w14:textId="77777777" w:rsidR="00612C9C" w:rsidRDefault="00485593" w:rsidP="00006D0C">
      <w:pPr>
        <w:rPr>
          <w:lang w:val="es-ES"/>
        </w:rPr>
      </w:pPr>
      <m:oMath>
        <m:r>
          <w:rPr>
            <w:rFonts w:ascii="Cambria Math" w:hAnsi="Cambria Math"/>
            <w:sz w:val="28"/>
            <w:lang w:val="es-ES"/>
          </w:rPr>
          <m:t>β</m:t>
        </m:r>
      </m:oMath>
      <w:r w:rsidR="00612C9C">
        <w:rPr>
          <w:lang w:val="es-ES"/>
        </w:rPr>
        <w:t xml:space="preserve"> se utiliza para calibrar a que componente del </w:t>
      </w:r>
      <w:r w:rsidR="00612C9C">
        <w:rPr>
          <w:i/>
          <w:lang w:val="es-ES"/>
        </w:rPr>
        <w:t>score</w:t>
      </w:r>
      <w:r w:rsidR="00612C9C">
        <w:rPr>
          <w:lang w:val="es-ES"/>
        </w:rPr>
        <w:t xml:space="preserve"> de vecindad se le da más peso. El </w:t>
      </w:r>
      <w:r w:rsidR="00612C9C">
        <w:rPr>
          <w:i/>
          <w:lang w:val="es-ES"/>
        </w:rPr>
        <w:t>score</w:t>
      </w:r>
      <w:r w:rsidR="00612C9C">
        <w:rPr>
          <w:lang w:val="es-ES"/>
        </w:rPr>
        <w:t xml:space="preserve"> de vecindad sale del cálculo de la relevancia del </w:t>
      </w:r>
      <w:r w:rsidR="00612C9C">
        <w:rPr>
          <w:i/>
          <w:lang w:val="es-ES"/>
        </w:rPr>
        <w:t>anchor</w:t>
      </w:r>
      <w:r w:rsidR="00612C9C">
        <w:rPr>
          <w:lang w:val="es-ES"/>
        </w:rPr>
        <w:t xml:space="preserve"> y de su contexto. </w:t>
      </w:r>
    </w:p>
    <w:p w14:paraId="1514A068" w14:textId="77777777" w:rsidR="00612C9C" w:rsidRDefault="00612C9C" w:rsidP="00006D0C">
      <w:pPr>
        <w:rPr>
          <w:lang w:val="es-ES"/>
        </w:rPr>
      </w:pPr>
      <w:r>
        <w:rPr>
          <w:lang w:val="es-ES"/>
        </w:rPr>
        <w:lastRenderedPageBreak/>
        <w:t>Por lo tanto:</w:t>
      </w:r>
    </w:p>
    <w:p w14:paraId="4FF1EA39" w14:textId="77777777" w:rsidR="00612C9C" w:rsidRPr="0020247F" w:rsidRDefault="00BA3DC4" w:rsidP="00006D0C">
      <w:pPr>
        <w:rPr>
          <w:lang w:val="es-ES"/>
        </w:rPr>
      </w:pPr>
      <m:oMathPara>
        <m:oMath>
          <m:sSub>
            <m:sSubPr>
              <m:ctrlPr>
                <w:rPr>
                  <w:rFonts w:ascii="Cambria Math" w:hAnsi="Cambria Math"/>
                  <w:i/>
                  <w:sz w:val="26"/>
                  <w:lang w:val="es-ES"/>
                </w:rPr>
              </m:ctrlPr>
            </m:sSubPr>
            <m:e>
              <m:r>
                <w:rPr>
                  <w:rFonts w:ascii="Cambria Math" w:hAnsi="Cambria Math"/>
                  <w:lang w:val="es-ES"/>
                </w:rPr>
                <m:t>S</m:t>
              </m:r>
            </m:e>
            <m:sub>
              <m:r>
                <w:rPr>
                  <w:rFonts w:ascii="Cambria Math" w:hAnsi="Cambria Math"/>
                  <w:lang w:val="es-ES"/>
                </w:rPr>
                <m:t>vec</m:t>
              </m:r>
            </m:sub>
          </m:sSub>
          <m:r>
            <w:rPr>
              <w:rFonts w:ascii="Cambria Math" w:hAnsi="Cambria Math"/>
              <w:lang w:val="es-ES"/>
            </w:rPr>
            <m:t>=</m:t>
          </m:r>
          <m:r>
            <m:rPr>
              <m:sty m:val="p"/>
            </m:rPr>
            <w:rPr>
              <w:rFonts w:ascii="Cambria Math" w:hAnsi="Cambria Math"/>
              <w:lang w:val="es-ES"/>
            </w:rPr>
            <m:t xml:space="preserve"> β*anchorScore+</m:t>
          </m:r>
          <m:d>
            <m:dPr>
              <m:ctrlPr>
                <w:rPr>
                  <w:rFonts w:ascii="Cambria Math" w:hAnsi="Cambria Math"/>
                  <w:lang w:val="es-ES"/>
                </w:rPr>
              </m:ctrlPr>
            </m:dPr>
            <m:e>
              <m:r>
                <m:rPr>
                  <m:sty m:val="p"/>
                </m:rPr>
                <w:rPr>
                  <w:rFonts w:ascii="Cambria Math" w:hAnsi="Cambria Math"/>
                  <w:lang w:val="es-ES"/>
                </w:rPr>
                <m:t>1-β</m:t>
              </m:r>
            </m:e>
          </m:d>
          <m:r>
            <w:rPr>
              <w:rFonts w:ascii="Cambria Math" w:hAnsi="Cambria Math"/>
              <w:lang w:val="es-ES"/>
            </w:rPr>
            <m:t>*anchorContextScore</m:t>
          </m:r>
        </m:oMath>
      </m:oMathPara>
    </w:p>
    <w:p w14:paraId="156EA3A5" w14:textId="77777777" w:rsidR="008B4F6E" w:rsidRDefault="00485593" w:rsidP="00006D0C">
      <w:pPr>
        <w:rPr>
          <w:lang w:val="es-ES"/>
        </w:rPr>
      </w:pPr>
      <w:r>
        <w:rPr>
          <w:lang w:val="es-ES"/>
        </w:rPr>
        <w:t xml:space="preserve">La otra constante se utiliza para un procedimiento similar. La diferencia es que </w:t>
      </w:r>
      <w:r w:rsidRPr="00485593">
        <w:rPr>
          <w:i/>
          <w:sz w:val="28"/>
          <w:lang w:val="es-ES"/>
        </w:rPr>
        <w:t>γ</w:t>
      </w:r>
      <w:r>
        <w:rPr>
          <w:lang w:val="es-ES"/>
        </w:rPr>
        <w:t xml:space="preserve"> se utiliza para elegir el peso entre el </w:t>
      </w:r>
      <w:r>
        <w:rPr>
          <w:i/>
          <w:lang w:val="es-ES"/>
        </w:rPr>
        <w:t>score</w:t>
      </w:r>
      <w:r>
        <w:rPr>
          <w:lang w:val="es-ES"/>
        </w:rPr>
        <w:t xml:space="preserve"> heredado y el </w:t>
      </w:r>
      <w:r>
        <w:rPr>
          <w:i/>
          <w:lang w:val="es-ES"/>
        </w:rPr>
        <w:t>score</w:t>
      </w:r>
      <w:r>
        <w:rPr>
          <w:lang w:val="es-ES"/>
        </w:rPr>
        <w:t xml:space="preserve"> de vecindad. </w:t>
      </w:r>
    </w:p>
    <w:p w14:paraId="24F3103A" w14:textId="77777777" w:rsidR="00485593" w:rsidRPr="00485593" w:rsidRDefault="00485593" w:rsidP="00006D0C">
      <w:pPr>
        <w:rPr>
          <w:lang w:val="es-ES"/>
        </w:rPr>
      </w:pPr>
      <w:r>
        <w:rPr>
          <w:lang w:val="es-ES"/>
        </w:rPr>
        <w:t>Así:</w:t>
      </w:r>
    </w:p>
    <w:p w14:paraId="1BC2434F" w14:textId="77777777" w:rsidR="00485593" w:rsidRPr="0020247F" w:rsidDel="00011D83" w:rsidRDefault="00BA3DC4" w:rsidP="00485593">
      <w:pPr>
        <w:rPr>
          <w:del w:id="884" w:author="Francisco J Lopez Pellicer" w:date="2016-06-15T18:33:00Z"/>
          <w:lang w:val="es-ES"/>
        </w:rPr>
      </w:pPr>
      <m:oMathPara>
        <m:oMath>
          <m:sSub>
            <m:sSubPr>
              <m:ctrlPr>
                <w:rPr>
                  <w:rFonts w:ascii="Cambria Math" w:hAnsi="Cambria Math"/>
                  <w:i/>
                  <w:sz w:val="26"/>
                  <w:lang w:val="es-ES"/>
                </w:rPr>
              </m:ctrlPr>
            </m:sSubPr>
            <m:e>
              <m:r>
                <w:rPr>
                  <w:rFonts w:ascii="Cambria Math" w:hAnsi="Cambria Math"/>
                  <w:lang w:val="es-ES"/>
                </w:rPr>
                <m:t>S</m:t>
              </m:r>
            </m:e>
            <m:sub>
              <m:r>
                <w:rPr>
                  <w:rFonts w:ascii="Cambria Math" w:hAnsi="Cambria Math"/>
                  <w:lang w:val="es-ES"/>
                </w:rPr>
                <m:t>pot</m:t>
              </m:r>
            </m:sub>
          </m:sSub>
          <m:r>
            <w:rPr>
              <w:rFonts w:ascii="Cambria Math" w:hAnsi="Cambria Math"/>
              <w:lang w:val="es-ES"/>
            </w:rPr>
            <m:t>=</m:t>
          </m:r>
          <m:r>
            <m:rPr>
              <m:sty m:val="p"/>
            </m:rPr>
            <w:rPr>
              <w:rFonts w:ascii="Cambria Math" w:hAnsi="Cambria Math"/>
              <w:lang w:val="es-ES"/>
            </w:rPr>
            <m:t xml:space="preserve"> </m:t>
          </m:r>
          <m:r>
            <w:rPr>
              <w:rFonts w:ascii="Cambria Math" w:hAnsi="Cambria Math"/>
              <w:sz w:val="28"/>
              <w:lang w:val="es-ES"/>
            </w:rPr>
            <m:t>γ</m:t>
          </m:r>
          <m:r>
            <m:rPr>
              <m:sty m:val="p"/>
            </m:rPr>
            <w:rPr>
              <w:rFonts w:ascii="Cambria Math" w:hAnsi="Cambria Math"/>
              <w:lang w:val="es-ES"/>
            </w:rPr>
            <m:t>*inheritedScore+</m:t>
          </m:r>
          <m:d>
            <m:dPr>
              <m:ctrlPr>
                <w:rPr>
                  <w:rFonts w:ascii="Cambria Math" w:hAnsi="Cambria Math"/>
                  <w:lang w:val="es-ES"/>
                </w:rPr>
              </m:ctrlPr>
            </m:dPr>
            <m:e>
              <m:r>
                <m:rPr>
                  <m:sty m:val="p"/>
                </m:rPr>
                <w:rPr>
                  <w:rFonts w:ascii="Cambria Math" w:hAnsi="Cambria Math"/>
                  <w:lang w:val="es-ES"/>
                </w:rPr>
                <m:t>1-</m:t>
              </m:r>
              <m:r>
                <w:rPr>
                  <w:rFonts w:ascii="Cambria Math" w:hAnsi="Cambria Math"/>
                  <w:sz w:val="28"/>
                  <w:lang w:val="es-ES"/>
                </w:rPr>
                <m:t>γ</m:t>
              </m:r>
            </m:e>
          </m:d>
          <m:r>
            <w:rPr>
              <w:rFonts w:ascii="Cambria Math" w:hAnsi="Cambria Math"/>
              <w:lang w:val="es-ES"/>
            </w:rPr>
            <m:t>*neighbourhoodScore</m:t>
          </m:r>
        </m:oMath>
      </m:oMathPara>
    </w:p>
    <w:p w14:paraId="16CCB545" w14:textId="77777777" w:rsidR="004B2535" w:rsidDel="00011D83" w:rsidRDefault="004B2535" w:rsidP="00485593">
      <w:pPr>
        <w:rPr>
          <w:del w:id="885" w:author="Francisco J Lopez Pellicer" w:date="2016-06-15T18:33:00Z"/>
          <w:lang w:val="es-ES"/>
        </w:rPr>
      </w:pPr>
    </w:p>
    <w:p w14:paraId="47431BE1" w14:textId="77777777" w:rsidR="004B2535" w:rsidDel="00011D83" w:rsidRDefault="004B2535" w:rsidP="00485593">
      <w:pPr>
        <w:rPr>
          <w:del w:id="886" w:author="Francisco J Lopez Pellicer" w:date="2016-06-15T18:33:00Z"/>
          <w:lang w:val="es-ES"/>
        </w:rPr>
      </w:pPr>
    </w:p>
    <w:p w14:paraId="1F1B1167" w14:textId="77777777" w:rsidR="004B2535" w:rsidDel="00011D83" w:rsidRDefault="004B2535" w:rsidP="00485593">
      <w:pPr>
        <w:rPr>
          <w:del w:id="887" w:author="Francisco J Lopez Pellicer" w:date="2016-06-15T18:33:00Z"/>
          <w:lang w:val="es-ES"/>
        </w:rPr>
      </w:pPr>
    </w:p>
    <w:p w14:paraId="049999DA" w14:textId="77777777" w:rsidR="004B2535" w:rsidDel="00011D83" w:rsidRDefault="004B2535" w:rsidP="00485593">
      <w:pPr>
        <w:rPr>
          <w:del w:id="888" w:author="Francisco J Lopez Pellicer" w:date="2016-06-15T18:33:00Z"/>
          <w:lang w:val="es-ES"/>
        </w:rPr>
      </w:pPr>
    </w:p>
    <w:p w14:paraId="4D46AC69" w14:textId="77777777" w:rsidR="004B2535" w:rsidDel="00011D83" w:rsidRDefault="004B2535" w:rsidP="00485593">
      <w:pPr>
        <w:rPr>
          <w:del w:id="889" w:author="Francisco J Lopez Pellicer" w:date="2016-06-15T18:33:00Z"/>
          <w:lang w:val="es-ES"/>
        </w:rPr>
      </w:pPr>
    </w:p>
    <w:p w14:paraId="46A4A448" w14:textId="77777777" w:rsidR="004B2535" w:rsidDel="00011D83" w:rsidRDefault="004B2535" w:rsidP="00485593">
      <w:pPr>
        <w:rPr>
          <w:del w:id="890" w:author="Francisco J Lopez Pellicer" w:date="2016-06-15T18:33:00Z"/>
          <w:lang w:val="es-ES"/>
        </w:rPr>
      </w:pPr>
    </w:p>
    <w:p w14:paraId="12BF3D7A" w14:textId="77777777" w:rsidR="004B2535" w:rsidRDefault="004B2535" w:rsidP="00485593">
      <w:pPr>
        <w:rPr>
          <w:lang w:val="es-ES"/>
        </w:rPr>
      </w:pPr>
    </w:p>
    <w:p w14:paraId="19C0180B" w14:textId="6447164C" w:rsidR="00485593" w:rsidRPr="00485593" w:rsidRDefault="00485593" w:rsidP="00485593">
      <w:pPr>
        <w:rPr>
          <w:lang w:val="es-ES"/>
        </w:rPr>
      </w:pPr>
      <w:r>
        <w:rPr>
          <w:lang w:val="es-ES"/>
        </w:rPr>
        <w:t xml:space="preserve">A continuación, se puede ver el algoritmo de </w:t>
      </w:r>
      <w:r>
        <w:rPr>
          <w:i/>
          <w:lang w:val="es-ES"/>
        </w:rPr>
        <w:t>Shark-Search</w:t>
      </w:r>
      <w:r w:rsidR="009A69F2">
        <w:rPr>
          <w:i/>
          <w:lang w:val="es-ES"/>
        </w:rPr>
        <w:fldChar w:fldCharType="begin" w:fldLock="1"/>
      </w:r>
      <w:r w:rsidR="00A81868">
        <w:rPr>
          <w:i/>
          <w:lang w:val="es-ES"/>
        </w:rPr>
        <w:instrText>ADDIN CSL_CITATION { "citationItems" : [ { "id" : "ITEM-1", "itemData" : { "author" : [ { "dropping-particle" : "", "family" : "Michael Hersovici", "given" : "Michal Jacovi", "non-dropping-particle" : "", "parse-names" : false, "suffix" : "" }, { "dropping-particle" : "", "family" : "Yoelle S. Maarek", "given" : "Dan Pelleg", "non-dropping-particle" : "", "parse-names" : false, "suffix" : "" }, { "dropping-particle" : "", "family" : "Menachem Shtalhaim", "given" : "Sigalit Ur", "non-dropping-particle" : "", "parse-names" : false, "suffix" : "" } ], "id" : "ITEM-1", "issued" : { "date-parts" : [ [ "0" ] ] }, "title" : "THE SHARK-SEARCH ALGORITHM AN APPLICATION: TAILORED WEB SITE MAPPING", "type" : "thesis" }, "uris" : [ "http://www.mendeley.com/documents/?uuid=53ebaa83-3765-4bd6-8408-5bb9b24fe673" ] } ], "mendeley" : { "formattedCitation" : "[13]", "plainTextFormattedCitation" : "[13]", "previouslyFormattedCitation" : "[12]" }, "properties" : { "noteIndex" : 0 }, "schema" : "https://github.com/citation-style-language/schema/raw/master/csl-citation.json" }</w:instrText>
      </w:r>
      <w:r w:rsidR="009A69F2">
        <w:rPr>
          <w:i/>
          <w:lang w:val="es-ES"/>
        </w:rPr>
        <w:fldChar w:fldCharType="separate"/>
      </w:r>
      <w:r w:rsidR="00A81868" w:rsidRPr="00A81868">
        <w:rPr>
          <w:noProof/>
          <w:lang w:val="es-ES"/>
        </w:rPr>
        <w:t>[13]</w:t>
      </w:r>
      <w:r w:rsidR="009A69F2">
        <w:rPr>
          <w:i/>
          <w:lang w:val="es-ES"/>
        </w:rPr>
        <w:fldChar w:fldCharType="end"/>
      </w:r>
      <w:r>
        <w:rPr>
          <w:lang w:val="es-ES"/>
        </w:rPr>
        <w:t>:</w:t>
      </w:r>
    </w:p>
    <w:p w14:paraId="5358BE9A" w14:textId="77777777" w:rsidR="001B4ADA" w:rsidRDefault="00194FBE" w:rsidP="001B4ADA">
      <w:pPr>
        <w:keepNext/>
      </w:pPr>
      <w:r>
        <w:rPr>
          <w:lang w:val="es-ES"/>
        </w:rPr>
        <w:object w:dxaOrig="8504" w:dyaOrig="7674" w14:anchorId="73CD0388">
          <v:shape id="_x0000_i1039" type="#_x0000_t75" style="width:425.2pt;height:383.5pt" o:ole="">
            <v:imagedata r:id="rId64" o:title=""/>
          </v:shape>
          <o:OLEObject Type="Embed" ProgID="Word.OpenDocumentText.12" ShapeID="_x0000_i1039" DrawAspect="Content" ObjectID="_1527521406" r:id="rId65"/>
        </w:object>
      </w:r>
    </w:p>
    <w:p w14:paraId="796717C3" w14:textId="5AC6B626" w:rsidR="006C2E2C" w:rsidRDefault="001B4ADA" w:rsidP="001B4ADA">
      <w:pPr>
        <w:pStyle w:val="Caption"/>
      </w:pPr>
      <w:bookmarkStart w:id="891" w:name="_Toc453684252"/>
      <w:bookmarkStart w:id="892" w:name="_Toc453684929"/>
      <w:r>
        <w:t xml:space="preserve">Figura </w:t>
      </w:r>
      <w:r>
        <w:fldChar w:fldCharType="begin"/>
      </w:r>
      <w:r>
        <w:instrText xml:space="preserve"> SEQ Figura \* ARABIC </w:instrText>
      </w:r>
      <w:r>
        <w:fldChar w:fldCharType="separate"/>
      </w:r>
      <w:r w:rsidR="00921880">
        <w:rPr>
          <w:noProof/>
        </w:rPr>
        <w:t>8</w:t>
      </w:r>
      <w:bookmarkEnd w:id="891"/>
      <w:bookmarkEnd w:id="892"/>
      <w:r>
        <w:fldChar w:fldCharType="end"/>
      </w:r>
    </w:p>
    <w:p w14:paraId="761DC313" w14:textId="77777777" w:rsidR="00836924" w:rsidRDefault="001201CB" w:rsidP="004B2535">
      <w:pPr>
        <w:spacing w:after="0"/>
        <w:rPr>
          <w:lang w:val="es-ES"/>
        </w:rPr>
      </w:pPr>
      <w:r>
        <w:rPr>
          <w:lang w:val="es-ES"/>
        </w:rPr>
        <w:t xml:space="preserve">Otros algoritmos que no se han considerado para </w:t>
      </w:r>
      <w:r w:rsidR="005E536D">
        <w:rPr>
          <w:lang w:val="es-ES"/>
        </w:rPr>
        <w:t>usar,</w:t>
      </w:r>
      <w:r>
        <w:rPr>
          <w:lang w:val="es-ES"/>
        </w:rPr>
        <w:t xml:space="preserve"> pero se han investigado</w:t>
      </w:r>
      <w:r w:rsidR="001F3D68">
        <w:rPr>
          <w:lang w:val="es-ES"/>
        </w:rPr>
        <w:t xml:space="preserve"> </w:t>
      </w:r>
      <w:r w:rsidR="001F3D68">
        <w:rPr>
          <w:lang w:val="es-ES"/>
        </w:rPr>
        <w:fldChar w:fldCharType="begin" w:fldLock="1"/>
      </w:r>
      <w:r w:rsidR="009A69F2">
        <w:rPr>
          <w:lang w:val="es-ES"/>
        </w:rPr>
        <w:instrText>ADDIN CSL_CITATION { "citationItems" : [ { "id" : "ITEM-1", "itemData" : { "author" : [ { "dropping-particle" : "", "family" : "Dorado", "given" : "Ignacio Garc\u00eda", "non-dropping-particle" : "", "parse-names" : false, "suffix" : "" } ], "id" : "ITEM-1", "issued" : { "date-parts" : [ [ "2008" ] ] }, "title" : "Focused Crawling: algorithm survey and new approaches with a manual analysis", "type" : "article-journal" }, "uris" : [ "http://www.mendeley.com/documents/?uuid=a74aa3f8-3258-374b-8eb1-7ea25c368fb6" ] } ], "mendeley" : { "formattedCitation" : "[1]", "plainTextFormattedCitation" : "[1]", "previouslyFormattedCitation" : "[1]" }, "properties" : { "noteIndex" : 0 }, "schema" : "https://github.com/citation-style-language/schema/raw/master/csl-citation.json" }</w:instrText>
      </w:r>
      <w:r w:rsidR="001F3D68">
        <w:rPr>
          <w:lang w:val="es-ES"/>
        </w:rPr>
        <w:fldChar w:fldCharType="separate"/>
      </w:r>
      <w:r w:rsidR="009A69F2" w:rsidRPr="009A69F2">
        <w:rPr>
          <w:noProof/>
          <w:lang w:val="es-ES"/>
        </w:rPr>
        <w:t>[1]</w:t>
      </w:r>
      <w:r w:rsidR="001F3D68">
        <w:rPr>
          <w:lang w:val="es-ES"/>
        </w:rPr>
        <w:fldChar w:fldCharType="end"/>
      </w:r>
      <w:r>
        <w:rPr>
          <w:lang w:val="es-ES"/>
        </w:rPr>
        <w:t>:</w:t>
      </w:r>
    </w:p>
    <w:p w14:paraId="6ED1A4F0" w14:textId="77777777" w:rsidR="005E536D" w:rsidRDefault="005E536D" w:rsidP="004B2535">
      <w:pPr>
        <w:pStyle w:val="ListBullet2"/>
        <w:spacing w:before="0"/>
        <w:ind w:left="641" w:hanging="357"/>
        <w:rPr>
          <w:lang w:val="es-ES"/>
        </w:rPr>
      </w:pPr>
      <w:r w:rsidRPr="005E536D">
        <w:rPr>
          <w:lang w:val="es-ES"/>
        </w:rPr>
        <w:t>InfoSpider</w:t>
      </w:r>
    </w:p>
    <w:p w14:paraId="7BB180E6" w14:textId="77777777" w:rsidR="005E536D" w:rsidRDefault="00006D0C" w:rsidP="00DB3A94">
      <w:pPr>
        <w:pStyle w:val="ListBullet2"/>
        <w:rPr>
          <w:lang w:val="es-ES"/>
        </w:rPr>
      </w:pPr>
      <w:r>
        <w:rPr>
          <w:lang w:val="es-ES"/>
        </w:rPr>
        <w:t>Learning Anchor Algorithm</w:t>
      </w:r>
    </w:p>
    <w:p w14:paraId="63AADF2E" w14:textId="77777777" w:rsidR="00006D0C" w:rsidRPr="00DB3A94" w:rsidRDefault="00006D0C" w:rsidP="00DB3A94">
      <w:pPr>
        <w:pStyle w:val="ListBullet2"/>
        <w:rPr>
          <w:lang w:val="es-ES"/>
        </w:rPr>
      </w:pPr>
      <w:r w:rsidRPr="00DB3A94">
        <w:t>History Path Algorithm</w:t>
      </w:r>
    </w:p>
    <w:p w14:paraId="298481EE" w14:textId="44BA1BA1" w:rsidR="008378D9" w:rsidRDefault="008378D9" w:rsidP="00DB3A94">
      <w:r>
        <w:t xml:space="preserve">El código con el algoritmo comentad puede consultarse en </w:t>
      </w:r>
      <w:r>
        <w:fldChar w:fldCharType="begin"/>
      </w:r>
      <w:r>
        <w:instrText xml:space="preserve"> REF _Ref453009080 \h </w:instrText>
      </w:r>
      <w:r>
        <w:fldChar w:fldCharType="separate"/>
      </w:r>
      <w:r w:rsidR="00D54E74">
        <w:t>Anexo D – Código de interés</w:t>
      </w:r>
      <w:r>
        <w:fldChar w:fldCharType="end"/>
      </w:r>
      <w:r>
        <w:t xml:space="preserve">. Concretamente en la clase </w:t>
      </w:r>
      <w:r w:rsidRPr="004570E1">
        <w:rPr>
          <w:rStyle w:val="FicherosycarpetasCar"/>
        </w:rPr>
        <w:t>SharkScoringFilter</w:t>
      </w:r>
      <w:r>
        <w:t>.</w:t>
      </w:r>
    </w:p>
    <w:p w14:paraId="5B7949C5" w14:textId="77777777" w:rsidR="00451DA4" w:rsidRDefault="002F5E3F" w:rsidP="00451DA4">
      <w:pPr>
        <w:pStyle w:val="Heading2"/>
        <w:numPr>
          <w:ilvl w:val="1"/>
          <w:numId w:val="1"/>
        </w:numPr>
      </w:pPr>
      <w:bookmarkStart w:id="893" w:name="_Toc451013012"/>
      <w:bookmarkStart w:id="894" w:name="_Toc453002206"/>
      <w:bookmarkStart w:id="895" w:name="_Toc453779501"/>
      <w:r>
        <w:lastRenderedPageBreak/>
        <w:t>T</w:t>
      </w:r>
      <w:r w:rsidR="00451DA4">
        <w:t>esauro</w:t>
      </w:r>
      <w:bookmarkEnd w:id="893"/>
      <w:bookmarkEnd w:id="894"/>
      <w:bookmarkEnd w:id="895"/>
    </w:p>
    <w:p w14:paraId="57100140" w14:textId="77777777" w:rsidR="00EF5C01" w:rsidRDefault="00F54B98" w:rsidP="00EF5C01">
      <w:r>
        <w:t xml:space="preserve">En el algoritmo </w:t>
      </w:r>
      <w:r>
        <w:rPr>
          <w:i/>
        </w:rPr>
        <w:t>Shark-Search</w:t>
      </w:r>
      <w:r>
        <w:t xml:space="preserve"> una componente principal es la estimación de relevancia de una </w:t>
      </w:r>
      <w:r w:rsidR="00884E73">
        <w:t>página,</w:t>
      </w:r>
      <w:r>
        <w:t xml:space="preserve"> así como del </w:t>
      </w:r>
      <w:r w:rsidR="00884E73">
        <w:rPr>
          <w:i/>
        </w:rPr>
        <w:t>anchor</w:t>
      </w:r>
      <w:r w:rsidR="00884E73">
        <w:t xml:space="preserve"> y</w:t>
      </w:r>
      <w:r>
        <w:t xml:space="preserve"> su contexto.</w:t>
      </w:r>
    </w:p>
    <w:p w14:paraId="366CEA70" w14:textId="77777777" w:rsidR="009C23DF" w:rsidRDefault="009C23DF" w:rsidP="00EF5C01">
      <w:r>
        <w:t xml:space="preserve">Una de las tareas más importantes fue diseñar una manera de conseguir averiguar la relevancia. No se buscaba una solución que utilizara una </w:t>
      </w:r>
      <w:r>
        <w:rPr>
          <w:i/>
        </w:rPr>
        <w:t>query</w:t>
      </w:r>
      <w:r>
        <w:t xml:space="preserve"> dado que no se busca por elementos temáticos concretos. En este trabajo se buscan documentos que describirán información geográfica de muchos tipos.</w:t>
      </w:r>
    </w:p>
    <w:p w14:paraId="121784AC" w14:textId="77777777" w:rsidR="009C23DF" w:rsidRDefault="009C23DF" w:rsidP="004B2535">
      <w:pPr>
        <w:spacing w:after="0"/>
      </w:pPr>
      <w:r>
        <w:t>Entre estos tipos estaban:</w:t>
      </w:r>
    </w:p>
    <w:p w14:paraId="2B496844" w14:textId="77777777" w:rsidR="009C23DF" w:rsidRDefault="009C23DF" w:rsidP="004B2535">
      <w:pPr>
        <w:pStyle w:val="ListBullet2"/>
        <w:spacing w:before="0"/>
        <w:ind w:left="641" w:hanging="357"/>
      </w:pPr>
      <w:r>
        <w:t>Naturaleza</w:t>
      </w:r>
    </w:p>
    <w:p w14:paraId="3A31D1DE" w14:textId="77777777" w:rsidR="009C23DF" w:rsidRDefault="00743077" w:rsidP="00DB3A94">
      <w:pPr>
        <w:pStyle w:val="ListBullet2"/>
      </w:pPr>
      <w:r>
        <w:t>Ríos</w:t>
      </w:r>
    </w:p>
    <w:p w14:paraId="244D1155" w14:textId="77777777" w:rsidR="009C23DF" w:rsidRDefault="009C23DF" w:rsidP="00DB3A94">
      <w:pPr>
        <w:pStyle w:val="ListBullet2"/>
      </w:pPr>
      <w:r>
        <w:t>Medio Ambiente</w:t>
      </w:r>
    </w:p>
    <w:p w14:paraId="3B9EC1FF" w14:textId="77777777" w:rsidR="009C23DF" w:rsidRDefault="009C23DF" w:rsidP="00DB3A94">
      <w:pPr>
        <w:pStyle w:val="ListBullet2"/>
      </w:pPr>
      <w:r>
        <w:t>Carreteras</w:t>
      </w:r>
    </w:p>
    <w:p w14:paraId="54851E7D" w14:textId="77777777" w:rsidR="009C23DF" w:rsidRDefault="009C23DF" w:rsidP="00DB3A94">
      <w:pPr>
        <w:pStyle w:val="ListBullet2"/>
      </w:pPr>
      <w:r>
        <w:t>Zonas de pesca</w:t>
      </w:r>
    </w:p>
    <w:p w14:paraId="2DFB9988" w14:textId="77777777" w:rsidR="009C23DF" w:rsidRDefault="009C23DF" w:rsidP="009C23DF">
      <w:r>
        <w:t>El problema era que los documentos podían ser de muchos temas diferentes. Después de pensa</w:t>
      </w:r>
      <w:r w:rsidR="000C3809">
        <w:t>r varias soluciones, se decidió hacer uso de un tesauro</w:t>
      </w:r>
      <w:r w:rsidR="000C3809" w:rsidRPr="000E566C">
        <w:rPr>
          <w:rStyle w:val="FootnoteReference"/>
        </w:rPr>
        <w:footnoteReference w:id="8"/>
      </w:r>
      <w:r w:rsidR="000C3809">
        <w:t>.</w:t>
      </w:r>
    </w:p>
    <w:p w14:paraId="64F24380" w14:textId="77777777" w:rsidR="000C3809" w:rsidRDefault="000C3809" w:rsidP="000C3809">
      <w:pPr>
        <w:pStyle w:val="Heading4"/>
      </w:pPr>
      <w:r>
        <w:t>Idea básica</w:t>
      </w:r>
    </w:p>
    <w:p w14:paraId="3D1461AA" w14:textId="77777777" w:rsidR="000C3809" w:rsidRDefault="000C3809" w:rsidP="009C23DF">
      <w:r>
        <w:t>La idea principal era extraer de un documento las palabras más relevantes. Estas palabras tendrían un ranking de relevancia dentro del documento. Además de ese ranking, las palabras eran añadidas a una consulta SPARQL contra un modelo RDF que contenía el tesauro. dependiendo del número de resultados la palabra tiene más o menos valor geográfico.</w:t>
      </w:r>
    </w:p>
    <w:p w14:paraId="04A675CC" w14:textId="77777777" w:rsidR="000626F1" w:rsidRDefault="000626F1" w:rsidP="000626F1">
      <w:pPr>
        <w:pStyle w:val="Heading4"/>
      </w:pPr>
      <w:r>
        <w:t>Extracción de términos más relevantes</w:t>
      </w:r>
    </w:p>
    <w:p w14:paraId="0101C697" w14:textId="5BBC557C" w:rsidR="000626F1" w:rsidDel="00011D83" w:rsidRDefault="000626F1" w:rsidP="000626F1">
      <w:pPr>
        <w:rPr>
          <w:del w:id="896" w:author="Francisco J Lopez Pellicer" w:date="2016-06-15T18:33:00Z"/>
        </w:rPr>
      </w:pPr>
      <w:r>
        <w:t xml:space="preserve">Para </w:t>
      </w:r>
      <w:r w:rsidR="009D1896">
        <w:t>esta tarea no se utilizó ninguna herramienta externa o ya realizada. Se implementó un extractor de términos relevantes propio.</w:t>
      </w:r>
    </w:p>
    <w:p w14:paraId="63284C54" w14:textId="77777777" w:rsidR="004B2535" w:rsidRDefault="004B2535" w:rsidP="000626F1"/>
    <w:p w14:paraId="07C036A7" w14:textId="77777777" w:rsidR="00FC6409" w:rsidRDefault="00FC6409" w:rsidP="004B2535">
      <w:pPr>
        <w:spacing w:after="0"/>
      </w:pPr>
      <w:r>
        <w:t>La extracción cuenta con varias fases:</w:t>
      </w:r>
    </w:p>
    <w:p w14:paraId="73FD57FE" w14:textId="77777777" w:rsidR="00FC6409" w:rsidRDefault="00DE74C0" w:rsidP="004B2535">
      <w:pPr>
        <w:pStyle w:val="ListBullet2"/>
        <w:spacing w:before="0"/>
        <w:ind w:left="641" w:hanging="357"/>
      </w:pPr>
      <w:r>
        <w:t>Eliminación de caracteres innecesarios (. ,: +”’-{}[]?¿€$%&amp; …)</w:t>
      </w:r>
    </w:p>
    <w:p w14:paraId="5925955F" w14:textId="77777777" w:rsidR="009631D8" w:rsidRDefault="009631D8" w:rsidP="00DB3A94">
      <w:pPr>
        <w:pStyle w:val="ListBullet2"/>
      </w:pPr>
      <w:r>
        <w:t>Paso a minúsculas de todo el texto</w:t>
      </w:r>
    </w:p>
    <w:p w14:paraId="11E03F25" w14:textId="77777777" w:rsidR="009631D8" w:rsidRDefault="009631D8" w:rsidP="00DB3A94">
      <w:pPr>
        <w:pStyle w:val="ListBullet2"/>
      </w:pPr>
      <w:r>
        <w:t>Eliminación de espacios múiltiples</w:t>
      </w:r>
    </w:p>
    <w:p w14:paraId="62E33BEA" w14:textId="77777777" w:rsidR="009631D8" w:rsidRPr="009631D8" w:rsidRDefault="009631D8" w:rsidP="00DB3A94">
      <w:pPr>
        <w:pStyle w:val="ListBullet2"/>
      </w:pPr>
      <w:r>
        <w:t xml:space="preserve">Filtrado de </w:t>
      </w:r>
      <w:r>
        <w:rPr>
          <w:i/>
        </w:rPr>
        <w:t>stopwords</w:t>
      </w:r>
      <w:r w:rsidRPr="000E566C">
        <w:rPr>
          <w:rStyle w:val="FootnoteReference"/>
          <w:rPrChange w:id="897" w:author="Jorge Cáncer Gil" w:date="2016-06-13T21:47:00Z">
            <w:rPr>
              <w:rStyle w:val="FootnoteReference"/>
              <w:i/>
            </w:rPr>
          </w:rPrChange>
        </w:rPr>
        <w:footnoteReference w:id="9"/>
      </w:r>
    </w:p>
    <w:p w14:paraId="427E792B" w14:textId="77777777" w:rsidR="009631D8" w:rsidRDefault="009631D8" w:rsidP="00DB3A94">
      <w:pPr>
        <w:pStyle w:val="ListBullet2"/>
      </w:pPr>
      <w:r>
        <w:t>Se cuentan todas las palabras únicas del texto</w:t>
      </w:r>
    </w:p>
    <w:p w14:paraId="08FB3573" w14:textId="77777777" w:rsidR="009631D8" w:rsidRDefault="009631D8" w:rsidP="00DB3A94">
      <w:pPr>
        <w:pStyle w:val="ListBullet2"/>
      </w:pPr>
      <w:r>
        <w:t>Se ordenan de mayor numero de apariciones a menos</w:t>
      </w:r>
    </w:p>
    <w:p w14:paraId="283E338D" w14:textId="77777777" w:rsidR="009631D8" w:rsidRDefault="009631D8" w:rsidP="00DB3A94">
      <w:pPr>
        <w:pStyle w:val="ListBullet2"/>
      </w:pPr>
      <w:r>
        <w:t>Cálculo del score de la siguiente manera:</w:t>
      </w:r>
    </w:p>
    <w:p w14:paraId="754C7998" w14:textId="77777777" w:rsidR="009631D8" w:rsidRDefault="009631D8" w:rsidP="00DB3A94">
      <w:pPr>
        <w:pStyle w:val="ListParagraph"/>
      </w:pPr>
    </w:p>
    <w:p w14:paraId="11E1A01A" w14:textId="160008C5" w:rsidR="009631D8" w:rsidRDefault="00BA3DC4" w:rsidP="00DB3A94">
      <w:pPr>
        <w:pStyle w:val="ListParagraph"/>
        <w:ind w:left="1416"/>
      </w:pPr>
      <m:oMathPara>
        <m:oMath>
          <m:sSub>
            <m:sSubPr>
              <m:ctrlPr>
                <w:rPr>
                  <w:rFonts w:ascii="Cambria Math" w:hAnsi="Cambria Math"/>
                  <w:i/>
                </w:rPr>
              </m:ctrlPr>
            </m:sSubPr>
            <m:e>
              <m:r>
                <w:rPr>
                  <w:rFonts w:ascii="Cambria Math" w:hAnsi="Cambria Math"/>
                </w:rPr>
                <m:t>score</m:t>
              </m:r>
            </m:e>
            <m:sub>
              <m:r>
                <w:rPr>
                  <w:rFonts w:ascii="Cambria Math" w:hAnsi="Cambria Math"/>
                </w:rPr>
                <m:t>term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nAp</m:t>
                  </m:r>
                </m:e>
                <m:sub>
                  <m:r>
                    <w:rPr>
                      <w:rFonts w:ascii="Cambria Math" w:hAnsi="Cambria Math"/>
                    </w:rPr>
                    <m:t>term</m:t>
                  </m:r>
                </m:sub>
              </m:sSub>
            </m:num>
            <m:den>
              <m:r>
                <w:rPr>
                  <w:rFonts w:ascii="Cambria Math" w:hAnsi="Cambria Math"/>
                </w:rPr>
                <m:t>nPal</m:t>
              </m:r>
            </m:den>
          </m:f>
          <m:r>
            <w:rPr>
              <w:rFonts w:ascii="Cambria Math" w:hAnsi="Cambria Math"/>
            </w:rPr>
            <m:t>*nRep</m:t>
          </m:r>
        </m:oMath>
      </m:oMathPara>
    </w:p>
    <w:p w14:paraId="17C7BDDE" w14:textId="77777777" w:rsidR="000626F1" w:rsidRDefault="009631D8" w:rsidP="009631D8">
      <w:pPr>
        <w:ind w:left="1416"/>
      </w:pPr>
      <w:r>
        <w:t>Donde:</w:t>
      </w:r>
    </w:p>
    <w:p w14:paraId="64CBBEDE" w14:textId="77777777" w:rsidR="009631D8" w:rsidRDefault="00BA3DC4" w:rsidP="009631D8">
      <w:pPr>
        <w:ind w:left="1416"/>
      </w:pPr>
      <m:oMath>
        <m:sSub>
          <m:sSubPr>
            <m:ctrlPr>
              <w:rPr>
                <w:rFonts w:ascii="Cambria Math" w:hAnsi="Cambria Math"/>
                <w:i/>
              </w:rPr>
            </m:ctrlPr>
          </m:sSubPr>
          <m:e>
            <m:r>
              <w:rPr>
                <w:rFonts w:ascii="Cambria Math" w:hAnsi="Cambria Math"/>
              </w:rPr>
              <m:t>nAp</m:t>
            </m:r>
          </m:e>
          <m:sub>
            <m:r>
              <w:rPr>
                <w:rFonts w:ascii="Cambria Math" w:hAnsi="Cambria Math"/>
              </w:rPr>
              <m:t>term</m:t>
            </m:r>
          </m:sub>
        </m:sSub>
      </m:oMath>
      <w:r w:rsidR="009631D8">
        <w:sym w:font="Wingdings" w:char="F0E0"/>
      </w:r>
      <w:r w:rsidR="009631D8">
        <w:t xml:space="preserve"> Número de apariciones del término</w:t>
      </w:r>
    </w:p>
    <w:p w14:paraId="776646F4" w14:textId="77777777" w:rsidR="009631D8" w:rsidRDefault="009631D8" w:rsidP="009631D8">
      <w:pPr>
        <w:ind w:left="1416"/>
      </w:pPr>
      <m:oMath>
        <m:r>
          <w:rPr>
            <w:rFonts w:ascii="Cambria Math" w:hAnsi="Cambria Math"/>
          </w:rPr>
          <w:lastRenderedPageBreak/>
          <m:t>nPal</m:t>
        </m:r>
      </m:oMath>
      <w:r>
        <w:t xml:space="preserve"> </w:t>
      </w:r>
      <w:r>
        <w:sym w:font="Wingdings" w:char="F0E0"/>
      </w:r>
      <w:r>
        <w:t xml:space="preserve"> Número de palabras únicas en el texto</w:t>
      </w:r>
    </w:p>
    <w:p w14:paraId="29BCE598" w14:textId="77777777" w:rsidR="009631D8" w:rsidRPr="000626F1" w:rsidRDefault="009631D8" w:rsidP="009631D8">
      <w:pPr>
        <w:ind w:left="1416"/>
      </w:pPr>
      <m:oMath>
        <m:r>
          <w:rPr>
            <w:rFonts w:ascii="Cambria Math" w:hAnsi="Cambria Math"/>
          </w:rPr>
          <m:t>nRep</m:t>
        </m:r>
      </m:oMath>
      <w:r>
        <w:t xml:space="preserve"> </w:t>
      </w:r>
      <w:r>
        <w:sym w:font="Wingdings" w:char="F0E0"/>
      </w:r>
      <w:r>
        <w:t xml:space="preserve"> Número total de palabras, aunque estén repetidas</w:t>
      </w:r>
    </w:p>
    <w:p w14:paraId="53DA770E" w14:textId="77777777" w:rsidR="000C3809" w:rsidRDefault="000C3809" w:rsidP="000C3809">
      <w:pPr>
        <w:pStyle w:val="Heading4"/>
      </w:pPr>
      <w:r>
        <w:t>GEMET</w:t>
      </w:r>
    </w:p>
    <w:p w14:paraId="7F163544" w14:textId="0B591F6C" w:rsidR="000C3809" w:rsidDel="00011D83" w:rsidRDefault="000C3809" w:rsidP="000C3809">
      <w:pPr>
        <w:rPr>
          <w:del w:id="898" w:author="Francisco J Lopez Pellicer" w:date="2016-06-15T18:33:00Z"/>
        </w:rPr>
      </w:pPr>
      <w:r>
        <w:t xml:space="preserve">GEMET o </w:t>
      </w:r>
      <w:r w:rsidRPr="000C3809">
        <w:rPr>
          <w:b/>
        </w:rPr>
        <w:t>GE</w:t>
      </w:r>
      <w:r>
        <w:t xml:space="preserve">neral </w:t>
      </w:r>
      <w:r w:rsidRPr="000C3809">
        <w:rPr>
          <w:b/>
        </w:rPr>
        <w:t>M</w:t>
      </w:r>
      <w:r>
        <w:t xml:space="preserve">ultilingual </w:t>
      </w:r>
      <w:r w:rsidRPr="000C3809">
        <w:rPr>
          <w:b/>
        </w:rPr>
        <w:t>E</w:t>
      </w:r>
      <w:r>
        <w:t xml:space="preserve">nvironmental </w:t>
      </w:r>
      <w:r w:rsidRPr="000C3809">
        <w:rPr>
          <w:b/>
        </w:rPr>
        <w:t>T</w:t>
      </w:r>
      <w:r>
        <w:t>hesaurus es un tesauro multilenguaje desarrollado por la Agencia Europea de Medio Ambiente. Es una compilación de varios vocabularios multilenguaje. Tiene el objetivo de definir una terminología general para el camp del medio ambiente.</w:t>
      </w:r>
      <w:ins w:id="899" w:author="Francisco J Lopez Pellicer" w:date="2016-06-15T18:33:00Z">
        <w:r w:rsidR="00011D83">
          <w:t xml:space="preserve"> </w:t>
        </w:r>
      </w:ins>
    </w:p>
    <w:p w14:paraId="19EE1E3E" w14:textId="77777777" w:rsidR="000C3809" w:rsidRPr="000C3809" w:rsidDel="00011D83" w:rsidRDefault="000C3809" w:rsidP="000C3809">
      <w:pPr>
        <w:rPr>
          <w:del w:id="900" w:author="Francisco J Lopez Pellicer" w:date="2016-06-15T18:33:00Z"/>
        </w:rPr>
      </w:pPr>
      <w:r>
        <w:t>La versión actual contiene 22 idiomas y contiene más de 6000 descriptores.</w:t>
      </w:r>
      <w:r w:rsidR="003C7ADF">
        <w:t xml:space="preserve"> </w:t>
      </w:r>
    </w:p>
    <w:p w14:paraId="439C9A59" w14:textId="77777777" w:rsidR="003C7ADF" w:rsidRDefault="003C7ADF" w:rsidP="009C23DF">
      <w:r>
        <w:t>Hace uso del modelo SKOS</w:t>
      </w:r>
      <w:r w:rsidRPr="000E566C">
        <w:rPr>
          <w:rStyle w:val="FootnoteReference"/>
        </w:rPr>
        <w:footnoteReference w:id="10"/>
      </w:r>
      <w:r>
        <w:t xml:space="preserve"> para representar la estructura y contenido de esquemas conceptuales para implementar el tesauro.</w:t>
      </w:r>
      <w:r w:rsidR="00AF2604">
        <w:t xml:space="preserve"> SKOS está basado en RDF.</w:t>
      </w:r>
    </w:p>
    <w:p w14:paraId="0FB296D1" w14:textId="77777777" w:rsidR="00AF2604" w:rsidRDefault="00AF2604" w:rsidP="00AF2604">
      <w:pPr>
        <w:pStyle w:val="Heading4"/>
      </w:pPr>
      <w:r>
        <w:t>RDF</w:t>
      </w:r>
    </w:p>
    <w:p w14:paraId="51507FBB" w14:textId="0ECD1004" w:rsidR="00AF2604" w:rsidDel="00011D83" w:rsidRDefault="00AF2604" w:rsidP="00AF2604">
      <w:pPr>
        <w:rPr>
          <w:del w:id="901" w:author="Francisco J Lopez Pellicer" w:date="2016-06-15T18:34:00Z"/>
        </w:rPr>
      </w:pPr>
      <w:r>
        <w:t>El RDF o Resource Description Framework es una especificación del W3C</w:t>
      </w:r>
      <w:r w:rsidRPr="000E566C">
        <w:rPr>
          <w:rStyle w:val="FootnoteReference"/>
        </w:rPr>
        <w:footnoteReference w:id="11"/>
      </w:r>
      <w:r w:rsidR="008E2B8A">
        <w:t>. Se utiliza como método general para descripción conceptual. Es parte clave también del LOD</w:t>
      </w:r>
      <w:r w:rsidR="008E2B8A" w:rsidRPr="000E566C">
        <w:rPr>
          <w:rStyle w:val="FootnoteReference"/>
        </w:rPr>
        <w:footnoteReference w:id="12"/>
      </w:r>
      <w:r w:rsidR="00D9183D">
        <w:t>.</w:t>
      </w:r>
      <w:ins w:id="902" w:author="Francisco J Lopez Pellicer" w:date="2016-06-15T18:34:00Z">
        <w:r w:rsidR="00011D83">
          <w:t xml:space="preserve"> </w:t>
        </w:r>
      </w:ins>
    </w:p>
    <w:p w14:paraId="106D7F1B" w14:textId="77777777" w:rsidR="00743077" w:rsidRDefault="00743077" w:rsidP="004B2535">
      <w:r>
        <w:t xml:space="preserve">El tesauro de GEMET está formado por varios ficheros RDF, juntando estos ficheros se consigue el modelo completo para poder ser utilizado por nuestro </w:t>
      </w:r>
      <w:r>
        <w:rPr>
          <w:i/>
        </w:rPr>
        <w:t>crawler</w:t>
      </w:r>
      <w:r>
        <w:t>. Estos ficheros son:</w:t>
      </w:r>
    </w:p>
    <w:p w14:paraId="53B1EAAD" w14:textId="48C02E28" w:rsidR="00743077" w:rsidRDefault="00743077" w:rsidP="004B2535">
      <w:pPr>
        <w:pStyle w:val="ListBullet2"/>
        <w:spacing w:before="0"/>
        <w:ind w:left="641" w:hanging="357"/>
      </w:pPr>
      <w:r w:rsidRPr="00DB3A94">
        <w:t>gemet-skoscore.rdf</w:t>
      </w:r>
      <w:r>
        <w:t xml:space="preserve">: En este fichero se definen los conceptos que posee el tesauro y las relaciones entre los estos. Ver </w:t>
      </w:r>
      <w:r w:rsidR="00334916">
        <w:fldChar w:fldCharType="begin"/>
      </w:r>
      <w:r w:rsidR="00334916">
        <w:instrText xml:space="preserve"> REF _Ref453346002 \h </w:instrText>
      </w:r>
      <w:r w:rsidR="00334916">
        <w:fldChar w:fldCharType="separate"/>
      </w:r>
      <w:r w:rsidR="00D54E74">
        <w:t xml:space="preserve">Figura </w:t>
      </w:r>
      <w:r w:rsidR="00D54E74">
        <w:rPr>
          <w:noProof/>
        </w:rPr>
        <w:t>8</w:t>
      </w:r>
      <w:r w:rsidR="00334916">
        <w:fldChar w:fldCharType="end"/>
      </w:r>
      <w:r w:rsidR="00334916">
        <w:t>.</w:t>
      </w:r>
    </w:p>
    <w:p w14:paraId="6B84CDB4" w14:textId="477EBA3B" w:rsidR="00743077" w:rsidRDefault="00743077" w:rsidP="00DB3A94">
      <w:pPr>
        <w:pStyle w:val="ListBullet2"/>
      </w:pPr>
      <w:r w:rsidRPr="00DB3A94">
        <w:t>gemet-backbone.rdf</w:t>
      </w:r>
      <w:r>
        <w:t>: En este fichero se definen temas y los conceptos que pertenecen a ellos. También se definen grupos y supergrupos de conceptos. Ver</w:t>
      </w:r>
      <w:r w:rsidR="00334916">
        <w:t xml:space="preserve"> </w:t>
      </w:r>
      <w:r w:rsidR="00334916">
        <w:fldChar w:fldCharType="begin"/>
      </w:r>
      <w:r w:rsidR="00334916">
        <w:instrText xml:space="preserve"> REF _Ref453346006 \h </w:instrText>
      </w:r>
      <w:r w:rsidR="00334916">
        <w:fldChar w:fldCharType="separate"/>
      </w:r>
      <w:r w:rsidR="00D54E74">
        <w:t xml:space="preserve">Figura </w:t>
      </w:r>
      <w:r w:rsidR="00D54E74">
        <w:rPr>
          <w:noProof/>
        </w:rPr>
        <w:t>9</w:t>
      </w:r>
      <w:r w:rsidR="00334916">
        <w:fldChar w:fldCharType="end"/>
      </w:r>
      <w:r w:rsidR="00334916">
        <w:t>.</w:t>
      </w:r>
    </w:p>
    <w:p w14:paraId="60D470F1" w14:textId="7A960420" w:rsidR="00743077" w:rsidRDefault="00743077" w:rsidP="00DB3A94">
      <w:pPr>
        <w:pStyle w:val="ListBullet2"/>
      </w:pPr>
      <w:r w:rsidRPr="00DB3A94">
        <w:t>gemet-definitions-es.rdf</w:t>
      </w:r>
      <w:r w:rsidRPr="000E566C">
        <w:rPr>
          <w:rStyle w:val="FootnoteReference"/>
        </w:rPr>
        <w:footnoteReference w:id="13"/>
      </w:r>
      <w:r>
        <w:t>:  Este documento contiene las definiciones de los conceptos escritas en el idioma correspondiente. Ver</w:t>
      </w:r>
      <w:r w:rsidR="00334916">
        <w:t xml:space="preserve"> </w:t>
      </w:r>
      <w:r w:rsidR="00334916">
        <w:fldChar w:fldCharType="begin"/>
      </w:r>
      <w:r w:rsidR="00334916">
        <w:instrText xml:space="preserve"> REF _Ref453346010 \h </w:instrText>
      </w:r>
      <w:r w:rsidR="00334916">
        <w:fldChar w:fldCharType="separate"/>
      </w:r>
      <w:r w:rsidR="00D54E74">
        <w:t xml:space="preserve">Figura </w:t>
      </w:r>
      <w:r w:rsidR="00D54E74">
        <w:rPr>
          <w:noProof/>
        </w:rPr>
        <w:t>10</w:t>
      </w:r>
      <w:r w:rsidR="00334916">
        <w:fldChar w:fldCharType="end"/>
      </w:r>
      <w:r w:rsidR="00334916">
        <w:t>.</w:t>
      </w:r>
    </w:p>
    <w:p w14:paraId="50FDC5CF" w14:textId="6A1155CE" w:rsidR="00743077" w:rsidRDefault="00743077" w:rsidP="00DB3A94">
      <w:pPr>
        <w:pStyle w:val="ListBullet2"/>
      </w:pPr>
      <w:r w:rsidRPr="00DB3A94">
        <w:t>gemet-groups-es.rdf</w:t>
      </w:r>
      <w:r>
        <w:t xml:space="preserve">: Este documento contiene las definiciones de los grupos, supergrupos y temas definidos en el fichero </w:t>
      </w:r>
      <w:r w:rsidRPr="00DB3A94">
        <w:t>gemet-backbone.rdf</w:t>
      </w:r>
      <w:r>
        <w:t xml:space="preserve">. Ver </w:t>
      </w:r>
      <w:r w:rsidR="00334916">
        <w:fldChar w:fldCharType="begin"/>
      </w:r>
      <w:r w:rsidR="00334916">
        <w:instrText xml:space="preserve"> REF _Ref453346013 \h </w:instrText>
      </w:r>
      <w:r w:rsidR="00334916">
        <w:fldChar w:fldCharType="separate"/>
      </w:r>
      <w:r w:rsidR="00D54E74">
        <w:t xml:space="preserve">Figura </w:t>
      </w:r>
      <w:r w:rsidR="00D54E74">
        <w:rPr>
          <w:noProof/>
        </w:rPr>
        <w:t>11</w:t>
      </w:r>
      <w:r w:rsidR="00334916">
        <w:fldChar w:fldCharType="end"/>
      </w:r>
      <w:r w:rsidR="00334916">
        <w:t>.</w:t>
      </w:r>
    </w:p>
    <w:p w14:paraId="329A847F" w14:textId="77777777" w:rsidR="009D1896" w:rsidRDefault="009D1896" w:rsidP="00DB3A94">
      <w:pPr>
        <w:pStyle w:val="ListParagraph"/>
      </w:pPr>
    </w:p>
    <w:bookmarkStart w:id="903" w:name="_MON_1527360885"/>
    <w:bookmarkEnd w:id="903"/>
    <w:p w14:paraId="6CD9BDFF" w14:textId="3CFAC3C4" w:rsidR="00743077" w:rsidRPr="00011D83" w:rsidRDefault="00334916" w:rsidP="001B4ADA">
      <w:pPr>
        <w:pStyle w:val="ListBullet2"/>
        <w:numPr>
          <w:ilvl w:val="0"/>
          <w:numId w:val="0"/>
        </w:numPr>
        <w:ind w:left="283"/>
        <w:jc w:val="center"/>
      </w:pPr>
      <w:r>
        <w:object w:dxaOrig="8504" w:dyaOrig="7308" w14:anchorId="55D3DE4D">
          <v:shape id="_x0000_i1040" type="#_x0000_t75" style="width:425.95pt;height:365.3pt" o:ole="">
            <v:imagedata r:id="rId66" o:title=""/>
          </v:shape>
          <o:OLEObject Type="Embed" ProgID="Word.OpenDocumentText.12" ShapeID="_x0000_i1040" DrawAspect="Content" ObjectID="_1527521407" r:id="rId67"/>
        </w:object>
      </w:r>
    </w:p>
    <w:p w14:paraId="785AD2E0" w14:textId="0DAD0E2D" w:rsidR="00743077" w:rsidRPr="00743077" w:rsidRDefault="00743077" w:rsidP="00743077">
      <w:pPr>
        <w:pStyle w:val="Caption"/>
        <w:jc w:val="center"/>
      </w:pPr>
      <w:bookmarkStart w:id="904" w:name="_Toc453684253"/>
      <w:bookmarkStart w:id="905" w:name="_Toc453684930"/>
      <w:bookmarkStart w:id="906" w:name="_Ref453346002"/>
      <w:r>
        <w:t xml:space="preserve">Figura </w:t>
      </w:r>
      <w:r>
        <w:fldChar w:fldCharType="begin"/>
      </w:r>
      <w:r>
        <w:instrText xml:space="preserve"> SEQ Figura \* ARABIC </w:instrText>
      </w:r>
      <w:r>
        <w:fldChar w:fldCharType="separate"/>
      </w:r>
      <w:r w:rsidR="00921880">
        <w:rPr>
          <w:noProof/>
        </w:rPr>
        <w:t>9</w:t>
      </w:r>
      <w:bookmarkEnd w:id="904"/>
      <w:bookmarkEnd w:id="905"/>
      <w:r>
        <w:fldChar w:fldCharType="end"/>
      </w:r>
      <w:bookmarkEnd w:id="906"/>
    </w:p>
    <w:p w14:paraId="4F58C34D" w14:textId="77777777" w:rsidR="000C3809" w:rsidRDefault="000C3809" w:rsidP="009C23DF"/>
    <w:p w14:paraId="1B49386B" w14:textId="77777777" w:rsidR="00334916" w:rsidRDefault="00334916" w:rsidP="009C23DF"/>
    <w:p w14:paraId="6306135F" w14:textId="77777777" w:rsidR="00334916" w:rsidRDefault="00334916" w:rsidP="00334916">
      <w:pPr>
        <w:keepNext/>
      </w:pPr>
      <w:r>
        <w:object w:dxaOrig="8504" w:dyaOrig="9744" w14:anchorId="3C04064A">
          <v:shape id="_x0000_i1041" type="#_x0000_t75" style="width:425.95pt;height:487.35pt" o:ole="">
            <v:imagedata r:id="rId68" o:title=""/>
          </v:shape>
          <o:OLEObject Type="Embed" ProgID="Word.OpenDocumentText.12" ShapeID="_x0000_i1041" DrawAspect="Content" ObjectID="_1527521408" r:id="rId69"/>
        </w:object>
      </w:r>
    </w:p>
    <w:p w14:paraId="7B220DAF" w14:textId="1CFBC599" w:rsidR="00334916" w:rsidRDefault="00334916" w:rsidP="00334916">
      <w:pPr>
        <w:pStyle w:val="Caption"/>
        <w:jc w:val="center"/>
      </w:pPr>
      <w:bookmarkStart w:id="907" w:name="_Toc453684254"/>
      <w:bookmarkStart w:id="908" w:name="_Toc453684931"/>
      <w:bookmarkStart w:id="909" w:name="_Ref453346006"/>
      <w:r>
        <w:t xml:space="preserve">Figura </w:t>
      </w:r>
      <w:r>
        <w:fldChar w:fldCharType="begin"/>
      </w:r>
      <w:r>
        <w:instrText xml:space="preserve"> SEQ Figura \* ARABIC </w:instrText>
      </w:r>
      <w:r>
        <w:fldChar w:fldCharType="separate"/>
      </w:r>
      <w:r w:rsidR="00921880">
        <w:rPr>
          <w:noProof/>
        </w:rPr>
        <w:t>10</w:t>
      </w:r>
      <w:bookmarkEnd w:id="907"/>
      <w:bookmarkEnd w:id="908"/>
      <w:r>
        <w:fldChar w:fldCharType="end"/>
      </w:r>
      <w:bookmarkEnd w:id="909"/>
    </w:p>
    <w:p w14:paraId="6473DB2C" w14:textId="77777777" w:rsidR="00334916" w:rsidRDefault="00334916" w:rsidP="00334916"/>
    <w:p w14:paraId="4BAC16B4" w14:textId="77777777" w:rsidR="00334916" w:rsidRPr="00334916" w:rsidRDefault="00334916" w:rsidP="00334916"/>
    <w:bookmarkStart w:id="910" w:name="_MON_1527087779"/>
    <w:bookmarkEnd w:id="910"/>
    <w:p w14:paraId="23EFCA90" w14:textId="77777777" w:rsidR="00334916" w:rsidRDefault="00334916" w:rsidP="00834FFF">
      <w:pPr>
        <w:keepNext/>
        <w:spacing w:after="0"/>
      </w:pPr>
      <w:r>
        <w:object w:dxaOrig="8504" w:dyaOrig="5568" w14:anchorId="01722851">
          <v:shape id="_x0000_i1042" type="#_x0000_t75" style="width:425.95pt;height:277.4pt" o:ole="">
            <v:imagedata r:id="rId70" o:title=""/>
          </v:shape>
          <o:OLEObject Type="Embed" ProgID="Word.OpenDocumentText.12" ShapeID="_x0000_i1042" DrawAspect="Content" ObjectID="_1527521409" r:id="rId71"/>
        </w:object>
      </w:r>
    </w:p>
    <w:p w14:paraId="413AC19E" w14:textId="263DD2B9" w:rsidR="00334916" w:rsidRDefault="00334916" w:rsidP="00334916">
      <w:pPr>
        <w:pStyle w:val="Caption"/>
        <w:jc w:val="center"/>
      </w:pPr>
      <w:bookmarkStart w:id="911" w:name="_Toc453684255"/>
      <w:bookmarkStart w:id="912" w:name="_Toc453684932"/>
      <w:bookmarkStart w:id="913" w:name="_Ref453346010"/>
      <w:r>
        <w:t xml:space="preserve">Figura </w:t>
      </w:r>
      <w:r>
        <w:fldChar w:fldCharType="begin"/>
      </w:r>
      <w:r>
        <w:instrText xml:space="preserve"> SEQ Figura \* ARABIC </w:instrText>
      </w:r>
      <w:r>
        <w:fldChar w:fldCharType="separate"/>
      </w:r>
      <w:r w:rsidR="00921880">
        <w:rPr>
          <w:noProof/>
        </w:rPr>
        <w:t>11</w:t>
      </w:r>
      <w:bookmarkEnd w:id="911"/>
      <w:bookmarkEnd w:id="912"/>
      <w:r>
        <w:fldChar w:fldCharType="end"/>
      </w:r>
      <w:bookmarkEnd w:id="913"/>
    </w:p>
    <w:bookmarkStart w:id="914" w:name="_MON_1527087833"/>
    <w:bookmarkEnd w:id="914"/>
    <w:p w14:paraId="776B87B4" w14:textId="77777777" w:rsidR="00334916" w:rsidRDefault="00334916" w:rsidP="00834FFF">
      <w:pPr>
        <w:keepNext/>
        <w:spacing w:after="0"/>
      </w:pPr>
      <w:r>
        <w:object w:dxaOrig="8504" w:dyaOrig="6988" w14:anchorId="13816054">
          <v:shape id="_x0000_i1043" type="#_x0000_t75" style="width:425.95pt;height:348.65pt" o:ole="">
            <v:imagedata r:id="rId72" o:title=""/>
          </v:shape>
          <o:OLEObject Type="Embed" ProgID="Word.OpenDocumentText.12" ShapeID="_x0000_i1043" DrawAspect="Content" ObjectID="_1527521410" r:id="rId73"/>
        </w:object>
      </w:r>
    </w:p>
    <w:p w14:paraId="7341FD06" w14:textId="5D57D88A" w:rsidR="00334916" w:rsidRDefault="00334916" w:rsidP="00334916">
      <w:pPr>
        <w:pStyle w:val="Caption"/>
        <w:jc w:val="center"/>
      </w:pPr>
      <w:bookmarkStart w:id="915" w:name="_Toc453684256"/>
      <w:bookmarkStart w:id="916" w:name="_Toc453684933"/>
      <w:bookmarkStart w:id="917" w:name="_Ref453346013"/>
      <w:r>
        <w:t xml:space="preserve">Figura </w:t>
      </w:r>
      <w:r>
        <w:fldChar w:fldCharType="begin"/>
      </w:r>
      <w:r>
        <w:instrText xml:space="preserve"> SEQ Figura \* ARABIC </w:instrText>
      </w:r>
      <w:r>
        <w:fldChar w:fldCharType="separate"/>
      </w:r>
      <w:r w:rsidR="00921880">
        <w:rPr>
          <w:noProof/>
        </w:rPr>
        <w:t>12</w:t>
      </w:r>
      <w:bookmarkEnd w:id="915"/>
      <w:bookmarkEnd w:id="916"/>
      <w:r>
        <w:fldChar w:fldCharType="end"/>
      </w:r>
      <w:bookmarkEnd w:id="917"/>
    </w:p>
    <w:p w14:paraId="328D4937" w14:textId="7BF90006" w:rsidR="001B4ADA" w:rsidRPr="001B4ADA" w:rsidRDefault="001B4ADA" w:rsidP="001B4ADA">
      <w:pPr>
        <w:pStyle w:val="Heading4"/>
      </w:pPr>
      <w:r>
        <w:lastRenderedPageBreak/>
        <w:t>JENA</w:t>
      </w:r>
    </w:p>
    <w:p w14:paraId="22CA21BE" w14:textId="77777777" w:rsidR="008544DF" w:rsidRDefault="00334916" w:rsidP="00EF5C01">
      <w:r>
        <w:t xml:space="preserve">Para el </w:t>
      </w:r>
      <w:r w:rsidR="00DC17B9">
        <w:t>tratamiento del modelo RDF se ha utilizado Apache Jena. Tanto para cargarlo como para las consultas SPARQL.</w:t>
      </w:r>
      <w:r w:rsidR="008544DF">
        <w:t xml:space="preserve"> </w:t>
      </w:r>
    </w:p>
    <w:p w14:paraId="44652EDB" w14:textId="69BBD9CD" w:rsidR="0088308C" w:rsidRDefault="008544DF" w:rsidP="00EF5C01">
      <w:r>
        <w:t xml:space="preserve">En la </w:t>
      </w:r>
      <w:r>
        <w:fldChar w:fldCharType="begin"/>
      </w:r>
      <w:r>
        <w:instrText xml:space="preserve"> REF _Ref453414612 \h </w:instrText>
      </w:r>
      <w:r>
        <w:fldChar w:fldCharType="separate"/>
      </w:r>
      <w:r w:rsidR="00D54E74">
        <w:t xml:space="preserve">Figura </w:t>
      </w:r>
      <w:r w:rsidR="00D54E74">
        <w:rPr>
          <w:noProof/>
        </w:rPr>
        <w:t>12</w:t>
      </w:r>
      <w:r>
        <w:fldChar w:fldCharType="end"/>
      </w:r>
      <w:r>
        <w:t xml:space="preserve"> se puede ver la consulta SPARQL que se realiza al tesauro.</w:t>
      </w:r>
    </w:p>
    <w:bookmarkStart w:id="918" w:name="_MON_1527156305"/>
    <w:bookmarkEnd w:id="918"/>
    <w:p w14:paraId="79BEA042" w14:textId="77777777" w:rsidR="008544DF" w:rsidRDefault="008544DF" w:rsidP="00834FFF">
      <w:pPr>
        <w:keepNext/>
      </w:pPr>
      <w:r>
        <w:object w:dxaOrig="8504" w:dyaOrig="2039" w14:anchorId="65593322">
          <v:shape id="_x0000_i1044" type="#_x0000_t75" style="width:425.95pt;height:102.3pt" o:ole="">
            <v:imagedata r:id="rId74" o:title=""/>
          </v:shape>
          <o:OLEObject Type="Embed" ProgID="Word.OpenDocumentText.12" ShapeID="_x0000_i1044" DrawAspect="Content" ObjectID="_1527521411" r:id="rId75"/>
        </w:object>
      </w:r>
    </w:p>
    <w:p w14:paraId="2117072E" w14:textId="47C01A28" w:rsidR="009631D8" w:rsidRDefault="008544DF" w:rsidP="008544DF">
      <w:pPr>
        <w:pStyle w:val="Caption"/>
        <w:jc w:val="center"/>
      </w:pPr>
      <w:bookmarkStart w:id="919" w:name="_Toc453684257"/>
      <w:bookmarkStart w:id="920" w:name="_Toc453684934"/>
      <w:bookmarkStart w:id="921" w:name="_Ref453414612"/>
      <w:r>
        <w:t xml:space="preserve">Figura </w:t>
      </w:r>
      <w:r>
        <w:fldChar w:fldCharType="begin"/>
      </w:r>
      <w:r>
        <w:instrText xml:space="preserve"> SEQ Figura \* ARABIC </w:instrText>
      </w:r>
      <w:r>
        <w:fldChar w:fldCharType="separate"/>
      </w:r>
      <w:r w:rsidR="00921880">
        <w:rPr>
          <w:noProof/>
        </w:rPr>
        <w:t>13</w:t>
      </w:r>
      <w:bookmarkEnd w:id="919"/>
      <w:bookmarkEnd w:id="920"/>
      <w:r>
        <w:fldChar w:fldCharType="end"/>
      </w:r>
      <w:bookmarkEnd w:id="921"/>
    </w:p>
    <w:p w14:paraId="0E52367E" w14:textId="77777777" w:rsidR="00DC17B9" w:rsidRDefault="00DC17B9" w:rsidP="00DC17B9">
      <w:pPr>
        <w:pStyle w:val="Heading4"/>
      </w:pPr>
      <w:r>
        <w:t>Otros métodos</w:t>
      </w:r>
    </w:p>
    <w:p w14:paraId="03013281" w14:textId="2903AADB" w:rsidR="00DC17B9" w:rsidDel="00011D83" w:rsidRDefault="00DC17B9" w:rsidP="00DC17B9">
      <w:pPr>
        <w:rPr>
          <w:del w:id="922" w:author="Francisco J Lopez Pellicer" w:date="2016-06-15T18:34:00Z"/>
        </w:rPr>
      </w:pPr>
      <w:r>
        <w:t xml:space="preserve">El anterior modelo no es el único que se ha utilizado en la práctica con el </w:t>
      </w:r>
      <w:r>
        <w:rPr>
          <w:i/>
        </w:rPr>
        <w:t>crawler</w:t>
      </w:r>
      <w:r>
        <w:t xml:space="preserve">. Otro método que se ha implementado es la estimación del </w:t>
      </w:r>
      <w:r>
        <w:rPr>
          <w:i/>
        </w:rPr>
        <w:t>score</w:t>
      </w:r>
      <w:r>
        <w:t xml:space="preserve"> por palabras clave que suelen llevar a recursos OGC.</w:t>
      </w:r>
      <w:ins w:id="923" w:author="Francisco J Lopez Pellicer" w:date="2016-06-15T18:34:00Z">
        <w:r w:rsidR="00011D83">
          <w:t xml:space="preserve"> </w:t>
        </w:r>
      </w:ins>
    </w:p>
    <w:p w14:paraId="429BE738" w14:textId="77777777" w:rsidR="00DC17B9" w:rsidRDefault="00DC17B9" w:rsidP="00DC17B9">
      <w:r>
        <w:t xml:space="preserve">A esto último se le suma una estimación de importancia analizando la URL de la página. Si la URL contiene palabras consideradas de gran importancia el </w:t>
      </w:r>
      <w:r>
        <w:rPr>
          <w:i/>
        </w:rPr>
        <w:t>score</w:t>
      </w:r>
      <w:r>
        <w:t xml:space="preserve"> de esa página aumenta considerablemente.</w:t>
      </w:r>
    </w:p>
    <w:p w14:paraId="720230D3" w14:textId="77777777" w:rsidR="00EF5C01" w:rsidRDefault="00EF5C01" w:rsidP="00EF5C01">
      <w:pPr>
        <w:pStyle w:val="Heading2"/>
        <w:numPr>
          <w:ilvl w:val="1"/>
          <w:numId w:val="1"/>
        </w:numPr>
      </w:pPr>
      <w:bookmarkStart w:id="924" w:name="_Toc453002207"/>
      <w:bookmarkStart w:id="925" w:name="_Toc453779502"/>
      <w:r>
        <w:t>Modificaciones extra</w:t>
      </w:r>
      <w:bookmarkEnd w:id="924"/>
      <w:bookmarkEnd w:id="925"/>
    </w:p>
    <w:p w14:paraId="5917F48E" w14:textId="0CBE6B14" w:rsidR="000465D2" w:rsidDel="00011D83" w:rsidRDefault="000465D2" w:rsidP="000465D2">
      <w:pPr>
        <w:rPr>
          <w:del w:id="926" w:author="Francisco J Lopez Pellicer" w:date="2016-06-15T18:34:00Z"/>
        </w:rPr>
      </w:pPr>
      <w:r>
        <w:t xml:space="preserve">A parte de los </w:t>
      </w:r>
      <w:r>
        <w:rPr>
          <w:i/>
        </w:rPr>
        <w:t>plugins</w:t>
      </w:r>
      <w:r>
        <w:t xml:space="preserve"> comentados anteriormente se han añadido otras modificaciones que se han realizado al margen de los puntos de extensión.</w:t>
      </w:r>
      <w:ins w:id="927" w:author="Francisco J Lopez Pellicer" w:date="2016-06-15T18:34:00Z">
        <w:r w:rsidR="00011D83">
          <w:t xml:space="preserve"> </w:t>
        </w:r>
      </w:ins>
    </w:p>
    <w:p w14:paraId="3689B634" w14:textId="77777777" w:rsidR="000626F1" w:rsidRDefault="000626F1" w:rsidP="00834FFF">
      <w:r>
        <w:t xml:space="preserve">Cuando se estaban realizando las pruebas para comprobar el funcionamiento del </w:t>
      </w:r>
      <w:r>
        <w:rPr>
          <w:i/>
        </w:rPr>
        <w:t xml:space="preserve">crawler </w:t>
      </w:r>
      <w:r>
        <w:t>bastantes documentos OGC de no eran recogidos correctamente. Esto se debía a varios problemas. Estos eran:</w:t>
      </w:r>
    </w:p>
    <w:p w14:paraId="454B41F9" w14:textId="04E64451" w:rsidR="009D1896" w:rsidRPr="000626F1" w:rsidRDefault="000626F1" w:rsidP="00A81868">
      <w:pPr>
        <w:pStyle w:val="ListBullet2"/>
        <w:spacing w:before="0"/>
        <w:ind w:left="641" w:hanging="357"/>
      </w:pPr>
      <w:r>
        <w:t xml:space="preserve">El fichero </w:t>
      </w:r>
      <w:r w:rsidRPr="00DB3A94">
        <w:t>robots.txt</w:t>
      </w:r>
      <w:r>
        <w:t xml:space="preserve"> no nos permitía acceder a algunos ficheros OGC. Ver </w:t>
      </w:r>
      <w:r w:rsidR="00CF76C8">
        <w:fldChar w:fldCharType="begin"/>
      </w:r>
      <w:r w:rsidR="00CF76C8">
        <w:instrText xml:space="preserve"> REF _Ref453407224 \h </w:instrText>
      </w:r>
      <w:r w:rsidR="00CF76C8">
        <w:fldChar w:fldCharType="separate"/>
      </w:r>
      <w:r w:rsidR="00D54E74">
        <w:t xml:space="preserve">Figura </w:t>
      </w:r>
      <w:r w:rsidR="00D54E74">
        <w:rPr>
          <w:noProof/>
        </w:rPr>
        <w:t>13</w:t>
      </w:r>
      <w:r w:rsidR="00CF76C8">
        <w:fldChar w:fldCharType="end"/>
      </w:r>
      <w:r w:rsidR="00CF76C8">
        <w:t>. Para solucionar</w:t>
      </w:r>
      <w:r w:rsidR="00284894">
        <w:t xml:space="preserve"> este problema se modificó el código original de Nutch para conseguir que el </w:t>
      </w:r>
      <w:r w:rsidR="00284894" w:rsidRPr="00834FFF">
        <w:rPr>
          <w:i/>
        </w:rPr>
        <w:t>crawler</w:t>
      </w:r>
      <w:r w:rsidR="00284894">
        <w:t xml:space="preserve"> ignores los </w:t>
      </w:r>
      <w:r w:rsidR="00284894" w:rsidRPr="00DB3A94">
        <w:t>robots.txt</w:t>
      </w:r>
      <w:r w:rsidR="00514A11" w:rsidRPr="00DB3A94">
        <w:t>.</w:t>
      </w:r>
    </w:p>
    <w:bookmarkStart w:id="928" w:name="_MON_1527148988"/>
    <w:bookmarkEnd w:id="928"/>
    <w:p w14:paraId="732ECD96" w14:textId="38228376" w:rsidR="00CF76C8" w:rsidRDefault="00834FFF" w:rsidP="00834FFF">
      <w:pPr>
        <w:keepNext/>
        <w:jc w:val="center"/>
      </w:pPr>
      <w:r>
        <w:object w:dxaOrig="8504" w:dyaOrig="1359" w14:anchorId="2A0B82AC">
          <v:shape id="_x0000_i1045" type="#_x0000_t75" style="width:468.4pt;height:74.25pt" o:ole="">
            <v:imagedata r:id="rId76" o:title=""/>
          </v:shape>
          <o:OLEObject Type="Embed" ProgID="Word.OpenDocumentText.12" ShapeID="_x0000_i1045" DrawAspect="Content" ObjectID="_1527521412" r:id="rId77"/>
        </w:object>
      </w:r>
    </w:p>
    <w:p w14:paraId="6591F56A" w14:textId="61AA4E4B" w:rsidR="000465D2" w:rsidRDefault="00CF76C8" w:rsidP="00CF76C8">
      <w:pPr>
        <w:pStyle w:val="Caption"/>
        <w:jc w:val="center"/>
      </w:pPr>
      <w:bookmarkStart w:id="929" w:name="_Toc453684258"/>
      <w:bookmarkStart w:id="930" w:name="_Toc453684935"/>
      <w:bookmarkStart w:id="931" w:name="_Ref453407224"/>
      <w:r>
        <w:t xml:space="preserve">Figura </w:t>
      </w:r>
      <w:r>
        <w:fldChar w:fldCharType="begin"/>
      </w:r>
      <w:r>
        <w:instrText xml:space="preserve"> SEQ Figura \* ARABIC </w:instrText>
      </w:r>
      <w:r>
        <w:fldChar w:fldCharType="separate"/>
      </w:r>
      <w:r w:rsidR="00921880">
        <w:rPr>
          <w:noProof/>
        </w:rPr>
        <w:t>14</w:t>
      </w:r>
      <w:bookmarkEnd w:id="929"/>
      <w:bookmarkEnd w:id="930"/>
      <w:r>
        <w:fldChar w:fldCharType="end"/>
      </w:r>
      <w:bookmarkEnd w:id="931"/>
    </w:p>
    <w:p w14:paraId="2B80E283" w14:textId="5807ACEC" w:rsidR="009D1896" w:rsidRPr="00DB3A94" w:rsidRDefault="007B6C2D" w:rsidP="00DB3A94">
      <w:pPr>
        <w:pStyle w:val="ListBullet2"/>
        <w:rPr>
          <w:rStyle w:val="FicherosycarpetasCar"/>
          <w:rFonts w:ascii="Myriad Pro" w:hAnsi="Myriad Pro"/>
          <w:b/>
        </w:rPr>
      </w:pPr>
      <w:r>
        <w:t xml:space="preserve">Otro problema fue que Nutch por defecto coge hasta </w:t>
      </w:r>
      <w:r w:rsidRPr="007B6C2D">
        <w:t>65536</w:t>
      </w:r>
      <w:r>
        <w:t xml:space="preserve"> bytes de</w:t>
      </w:r>
      <w:r w:rsidRPr="007B6C2D">
        <w:t xml:space="preserve"> </w:t>
      </w:r>
      <w:r>
        <w:t xml:space="preserve">contenido en una página web. Si esta era de mayor longitud solo </w:t>
      </w:r>
      <w:r w:rsidR="00834FFF">
        <w:t>cogía</w:t>
      </w:r>
      <w:r>
        <w:t xml:space="preserve"> los primeros 65536 bytes. Este parámetro se puede modificar en la configuración, a través de la regla </w:t>
      </w:r>
      <w:r w:rsidRPr="007B6C2D">
        <w:t>http.content.limit</w:t>
      </w:r>
      <w:r>
        <w:t>.</w:t>
      </w:r>
      <w:r w:rsidR="00DE033E">
        <w:t xml:space="preserve"> Estos parámetros se configuran en el fichero </w:t>
      </w:r>
      <w:r w:rsidR="00DE033E" w:rsidRPr="00DE033E">
        <w:rPr>
          <w:rStyle w:val="FicherosycarpetasCar"/>
        </w:rPr>
        <w:t>nutch-site.xml.</w:t>
      </w:r>
    </w:p>
    <w:p w14:paraId="63D4DAE9" w14:textId="77777777" w:rsidR="007B6C2D" w:rsidRPr="007B6C2D" w:rsidRDefault="007B6C2D" w:rsidP="00DB3A94">
      <w:pPr>
        <w:pStyle w:val="ListBullet2"/>
        <w:rPr>
          <w:rFonts w:ascii="Helvetica" w:eastAsia="Times New Roman" w:hAnsi="Helvetica"/>
          <w:color w:val="333333"/>
          <w:lang w:val="es-ES" w:eastAsia="es-ES"/>
        </w:rPr>
      </w:pPr>
      <w:r w:rsidRPr="00DE033E">
        <w:rPr>
          <w:lang w:val="es-ES" w:eastAsia="es-ES"/>
        </w:rPr>
        <w:lastRenderedPageBreak/>
        <w:t xml:space="preserve">El URLFilter de Nutch no acepta, por defecto, URLs que tengan alguno de estos caracteres [?*!@=]. </w:t>
      </w:r>
      <w:r w:rsidR="00DE033E" w:rsidRPr="00DE033E">
        <w:t>Se eliminó</w:t>
      </w:r>
      <w:r w:rsidRPr="00DE033E">
        <w:rPr>
          <w:lang w:val="es-ES" w:eastAsia="es-ES"/>
        </w:rPr>
        <w:t xml:space="preserve"> esta regla de la</w:t>
      </w:r>
      <w:r w:rsidR="00DE033E" w:rsidRPr="00DE033E">
        <w:t xml:space="preserve"> lista de expresiones regulares, la cual está en el fichero</w:t>
      </w:r>
      <w:r w:rsidR="00DE033E">
        <w:rPr>
          <w:rFonts w:ascii="Helvetica" w:eastAsia="Times New Roman" w:hAnsi="Helvetica"/>
          <w:color w:val="333333"/>
          <w:lang w:val="es-ES" w:eastAsia="es-ES"/>
        </w:rPr>
        <w:t xml:space="preserve"> </w:t>
      </w:r>
      <w:r w:rsidR="00DE033E" w:rsidRPr="00DE033E">
        <w:rPr>
          <w:rStyle w:val="FicherosycarpetasCar"/>
        </w:rPr>
        <w:t>regex-urlfilter.txt</w:t>
      </w:r>
      <w:r w:rsidR="00DE033E">
        <w:rPr>
          <w:rFonts w:ascii="Helvetica" w:eastAsia="Times New Roman" w:hAnsi="Helvetica"/>
          <w:color w:val="333333"/>
          <w:lang w:val="es-ES" w:eastAsia="es-ES"/>
        </w:rPr>
        <w:t>.</w:t>
      </w:r>
    </w:p>
    <w:p w14:paraId="77DEFA60" w14:textId="77777777" w:rsidR="00CF76C8" w:rsidRDefault="00DE033E" w:rsidP="00DE033E">
      <w:pPr>
        <w:pStyle w:val="Heading4"/>
      </w:pPr>
      <w:r>
        <w:t>Acelerando la fase de fetch</w:t>
      </w:r>
    </w:p>
    <w:p w14:paraId="48AF22B3" w14:textId="001E97BD" w:rsidR="00CF76C8" w:rsidDel="00011D83" w:rsidRDefault="00DE033E" w:rsidP="000465D2">
      <w:pPr>
        <w:rPr>
          <w:del w:id="932" w:author="Francisco J Lopez Pellicer" w:date="2016-06-15T18:34:00Z"/>
        </w:rPr>
      </w:pPr>
      <w:r>
        <w:t xml:space="preserve">Como se ha comentado en la sección de educación. Hay que mantener un cierto espacio temporal entre peticiones para no colapsar al </w:t>
      </w:r>
      <w:r>
        <w:rPr>
          <w:i/>
        </w:rPr>
        <w:t>host</w:t>
      </w:r>
      <w:r>
        <w:t xml:space="preserve"> que está siendo accedido.</w:t>
      </w:r>
      <w:ins w:id="933" w:author="Francisco J Lopez Pellicer" w:date="2016-06-15T18:34:00Z">
        <w:r w:rsidR="00011D83">
          <w:t xml:space="preserve"> </w:t>
        </w:r>
      </w:ins>
    </w:p>
    <w:p w14:paraId="38D0F89F" w14:textId="2A174629" w:rsidR="00CA5ACD" w:rsidRDefault="00CA5ACD" w:rsidP="00011D83">
      <w:pPr>
        <w:pPrChange w:id="934" w:author="Francisco J Lopez Pellicer" w:date="2016-06-15T18:34:00Z">
          <w:pPr>
            <w:spacing w:after="0"/>
          </w:pPr>
        </w:pPrChange>
      </w:pPr>
      <w:r>
        <w:t xml:space="preserve">No obstante, se han realizado modificaciones en la configuración base de Nutch para realizar la fase de </w:t>
      </w:r>
      <w:r>
        <w:rPr>
          <w:i/>
        </w:rPr>
        <w:t>fetch</w:t>
      </w:r>
      <w:r>
        <w:t xml:space="preserve"> con mayor velocidad. Para ello, se han realizado las siguientes modificaciones:</w:t>
      </w:r>
    </w:p>
    <w:p w14:paraId="59EB591A" w14:textId="31613D27" w:rsidR="00CA5ACD" w:rsidRDefault="002478C4" w:rsidP="002478C4">
      <w:pPr>
        <w:pStyle w:val="ListParagraph"/>
        <w:numPr>
          <w:ilvl w:val="0"/>
          <w:numId w:val="31"/>
        </w:numPr>
        <w:spacing w:before="100" w:beforeAutospacing="1"/>
      </w:pPr>
      <w:r>
        <w:t xml:space="preserve">Se ha reducido el </w:t>
      </w:r>
      <w:r>
        <w:rPr>
          <w:i/>
        </w:rPr>
        <w:t>delay</w:t>
      </w:r>
      <w:r>
        <w:t xml:space="preserve"> entre peticiones sucesivas al mismo servidor.</w:t>
      </w:r>
    </w:p>
    <w:p w14:paraId="7A73C739" w14:textId="223C32F4" w:rsidR="002478C4" w:rsidRDefault="002478C4" w:rsidP="002478C4">
      <w:pPr>
        <w:pStyle w:val="ListParagraph"/>
        <w:numPr>
          <w:ilvl w:val="0"/>
          <w:numId w:val="31"/>
        </w:numPr>
        <w:spacing w:before="100" w:beforeAutospacing="1"/>
      </w:pPr>
      <w:r>
        <w:t xml:space="preserve">Se ha aumentado el número de hilos que el </w:t>
      </w:r>
      <w:r>
        <w:rPr>
          <w:i/>
        </w:rPr>
        <w:t>fetcher</w:t>
      </w:r>
      <w:r>
        <w:t xml:space="preserve"> puede usar.</w:t>
      </w:r>
    </w:p>
    <w:p w14:paraId="7A7B77B4" w14:textId="1D8255CD" w:rsidR="002478C4" w:rsidRDefault="002478C4" w:rsidP="002478C4">
      <w:pPr>
        <w:pStyle w:val="ListParagraph"/>
        <w:numPr>
          <w:ilvl w:val="0"/>
          <w:numId w:val="31"/>
        </w:numPr>
        <w:spacing w:before="100" w:beforeAutospacing="1"/>
      </w:pPr>
      <w:r>
        <w:t>Se ha aumentado la capacidad de las colas de los hilos.</w:t>
      </w:r>
    </w:p>
    <w:p w14:paraId="6AB8C7B0" w14:textId="77777777" w:rsidR="003A31B9" w:rsidRDefault="003A31B9" w:rsidP="00241409">
      <w:pPr>
        <w:pStyle w:val="Heading1"/>
        <w:numPr>
          <w:ilvl w:val="0"/>
          <w:numId w:val="1"/>
        </w:numPr>
      </w:pPr>
      <w:bookmarkStart w:id="935" w:name="_Toc451013013"/>
      <w:bookmarkStart w:id="936" w:name="_Toc453002208"/>
      <w:bookmarkStart w:id="937" w:name="_Toc453779503"/>
      <w:r>
        <w:lastRenderedPageBreak/>
        <w:t>Resultados</w:t>
      </w:r>
      <w:bookmarkEnd w:id="935"/>
      <w:bookmarkEnd w:id="936"/>
      <w:bookmarkEnd w:id="937"/>
    </w:p>
    <w:p w14:paraId="4DD192B6" w14:textId="30AFED5A" w:rsidR="002763C8" w:rsidDel="00011D83" w:rsidRDefault="002763C8" w:rsidP="002763C8">
      <w:pPr>
        <w:rPr>
          <w:del w:id="938" w:author="Francisco J Lopez Pellicer" w:date="2016-06-15T18:34:00Z"/>
        </w:rPr>
      </w:pPr>
      <w:r>
        <w:t>Se han realizado pruebas con varias configuraciones, con y sin tesauro.</w:t>
      </w:r>
      <w:r w:rsidR="00FC6409">
        <w:t xml:space="preserve"> </w:t>
      </w:r>
      <w:r w:rsidR="00FB4B61">
        <w:t>El mayor éxito en un corto plazo de tiempo se consigue sin hacer uso del tesauro ya que las consultas al tesauro requieren un tiempo.</w:t>
      </w:r>
      <w:ins w:id="939" w:author="Francisco J Lopez Pellicer" w:date="2016-06-15T18:34:00Z">
        <w:r w:rsidR="00011D83">
          <w:t xml:space="preserve"> </w:t>
        </w:r>
      </w:ins>
    </w:p>
    <w:p w14:paraId="30FEA7C9" w14:textId="6831584E" w:rsidR="00FB4B61" w:rsidDel="00011D83" w:rsidRDefault="00FB4B61" w:rsidP="002763C8">
      <w:pPr>
        <w:rPr>
          <w:del w:id="940" w:author="Francisco J Lopez Pellicer" w:date="2016-06-15T18:34:00Z"/>
        </w:rPr>
      </w:pPr>
      <w:r>
        <w:t xml:space="preserve">Para ejecuciones largas, en las que se va a dejar al </w:t>
      </w:r>
      <w:r>
        <w:rPr>
          <w:i/>
        </w:rPr>
        <w:t>crawler</w:t>
      </w:r>
      <w:r>
        <w:t xml:space="preserve"> actuar durante semanas es más interesante el uso del tesauro.</w:t>
      </w:r>
      <w:ins w:id="941" w:author="Francisco J Lopez Pellicer" w:date="2016-06-15T18:34:00Z">
        <w:r w:rsidR="00011D83">
          <w:t xml:space="preserve"> </w:t>
        </w:r>
      </w:ins>
    </w:p>
    <w:p w14:paraId="0E549002" w14:textId="4815A2EB" w:rsidR="005E30AD" w:rsidDel="00011D83" w:rsidRDefault="005E30AD" w:rsidP="002763C8">
      <w:pPr>
        <w:rPr>
          <w:del w:id="942" w:author="Francisco J Lopez Pellicer" w:date="2016-06-15T18:35:00Z"/>
        </w:rPr>
      </w:pPr>
      <w:r>
        <w:t>Para las pruebas que se han realizado durante la realización de este trabajo se ha utilizado el método alternativo que es más rápido.</w:t>
      </w:r>
      <w:ins w:id="943" w:author="Francisco J Lopez Pellicer" w:date="2016-06-15T18:35:00Z">
        <w:r w:rsidR="00011D83">
          <w:t xml:space="preserve"> </w:t>
        </w:r>
      </w:ins>
    </w:p>
    <w:p w14:paraId="1C111FEC" w14:textId="410309A5" w:rsidR="005E30AD" w:rsidRDefault="005E30AD" w:rsidP="002763C8">
      <w:r>
        <w:t>Los resultados obtenidos son prometedores, se han conseguido extraer satisfactoriamente la inmensa mayoría de los recursos objetivo.</w:t>
      </w:r>
    </w:p>
    <w:p w14:paraId="2C95CEAB" w14:textId="3DE770E7" w:rsidR="002E616A" w:rsidRDefault="002E616A" w:rsidP="002E616A">
      <w:pPr>
        <w:pStyle w:val="Heading2"/>
        <w:numPr>
          <w:ilvl w:val="1"/>
          <w:numId w:val="1"/>
        </w:numPr>
      </w:pPr>
      <w:bookmarkStart w:id="944" w:name="_Toc453779504"/>
      <w:r>
        <w:t>Ejemplo de ejecución</w:t>
      </w:r>
      <w:bookmarkEnd w:id="944"/>
    </w:p>
    <w:p w14:paraId="72E322E2" w14:textId="5D453BDC" w:rsidR="002E616A" w:rsidDel="00011D83" w:rsidRDefault="002E616A" w:rsidP="002E616A">
      <w:pPr>
        <w:rPr>
          <w:del w:id="945" w:author="Francisco J Lopez Pellicer" w:date="2016-06-15T18:35:00Z"/>
        </w:rPr>
      </w:pPr>
      <w:r>
        <w:t xml:space="preserve">Para esta ejecución se usó como URL semilla la web del </w:t>
      </w:r>
      <w:r w:rsidR="00C311E3">
        <w:t>Consejo Superior Geográfico-Infraestructura de Datos Espaciales de España (</w:t>
      </w:r>
      <w:ins w:id="946" w:author="Francisco J Lopez Pellicer" w:date="2016-06-15T18:35:00Z">
        <w:r w:rsidR="00011D83">
          <w:fldChar w:fldCharType="begin"/>
        </w:r>
        <w:r w:rsidR="00011D83">
          <w:instrText xml:space="preserve"> HYPERLINK "</w:instrText>
        </w:r>
      </w:ins>
      <w:r w:rsidR="00011D83" w:rsidRPr="00011D83">
        <w:rPr>
          <w:rPrChange w:id="947" w:author="Francisco J Lopez Pellicer" w:date="2016-06-15T18:35:00Z">
            <w:rPr>
              <w:rStyle w:val="Hyperlink"/>
            </w:rPr>
          </w:rPrChange>
        </w:rPr>
        <w:instrText>http://www.idee.es</w:instrText>
      </w:r>
      <w:r w:rsidR="00011D83">
        <w:instrText>)</w:instrText>
      </w:r>
      <w:ins w:id="948" w:author="Francisco J Lopez Pellicer" w:date="2016-06-15T18:35:00Z">
        <w:r w:rsidR="00011D83">
          <w:instrText xml:space="preserve">" </w:instrText>
        </w:r>
        <w:r w:rsidR="00011D83">
          <w:fldChar w:fldCharType="separate"/>
        </w:r>
      </w:ins>
      <w:r w:rsidR="00011D83" w:rsidRPr="00011D83">
        <w:rPr>
          <w:rStyle w:val="Hyperlink"/>
        </w:rPr>
        <w:t>http://www.idee.es</w:t>
      </w:r>
      <w:r w:rsidR="00011D83" w:rsidRPr="003F4470">
        <w:rPr>
          <w:rStyle w:val="Hyperlink"/>
        </w:rPr>
        <w:t>)</w:t>
      </w:r>
      <w:ins w:id="949" w:author="Francisco J Lopez Pellicer" w:date="2016-06-15T18:35:00Z">
        <w:r w:rsidR="00011D83">
          <w:fldChar w:fldCharType="end"/>
        </w:r>
      </w:ins>
      <w:r w:rsidR="00C311E3">
        <w:t>.</w:t>
      </w:r>
      <w:ins w:id="950" w:author="Francisco J Lopez Pellicer" w:date="2016-06-15T18:35:00Z">
        <w:r w:rsidR="00011D83">
          <w:t xml:space="preserve"> </w:t>
        </w:r>
      </w:ins>
    </w:p>
    <w:p w14:paraId="0A2025F2" w14:textId="0117F182" w:rsidR="00C311E3" w:rsidDel="00011D83" w:rsidRDefault="00C311E3" w:rsidP="002E616A">
      <w:pPr>
        <w:rPr>
          <w:del w:id="951" w:author="Francisco J Lopez Pellicer" w:date="2016-06-15T18:35:00Z"/>
        </w:rPr>
      </w:pPr>
      <w:r>
        <w:t>Se inició GeoCrawler con un número determinado de iteraciones a realizar, en este caso 30.</w:t>
      </w:r>
      <w:r w:rsidR="00BB4D3C">
        <w:t> </w:t>
      </w:r>
      <w:ins w:id="952" w:author="Francisco J Lopez Pellicer" w:date="2016-06-15T18:35:00Z">
        <w:r w:rsidR="00011D83">
          <w:t xml:space="preserve"> </w:t>
        </w:r>
      </w:ins>
    </w:p>
    <w:p w14:paraId="791FC860" w14:textId="74EE4EEA" w:rsidR="00BB4D3C" w:rsidRDefault="00BB4D3C" w:rsidP="002E616A">
      <w:r>
        <w:t>La duración de la ejecución de las 30 iteraciones fue de 53 minutos recuperando en ese tiempo 2040 documentos de descripción de servicios de alguno de los estándares de OGC.</w:t>
      </w:r>
    </w:p>
    <w:p w14:paraId="753D4C9C" w14:textId="67425447" w:rsidR="00BB4D3C" w:rsidRDefault="00BB4D3C" w:rsidP="002E616A">
      <w:pPr>
        <w:rPr>
          <w:ins w:id="953" w:author="Francisco J Lopez Pellicer" w:date="2016-06-15T18:36:00Z"/>
        </w:rPr>
      </w:pPr>
      <w:r>
        <w:t xml:space="preserve">En la </w:t>
      </w:r>
      <w:r>
        <w:fldChar w:fldCharType="begin"/>
      </w:r>
      <w:r>
        <w:instrText xml:space="preserve"> REF _Ref453672930 \h </w:instrText>
      </w:r>
      <w:r>
        <w:fldChar w:fldCharType="separate"/>
      </w:r>
      <w:r w:rsidR="00D54E74">
        <w:t xml:space="preserve">Figura </w:t>
      </w:r>
      <w:r w:rsidR="00D54E74">
        <w:rPr>
          <w:noProof/>
        </w:rPr>
        <w:t>14</w:t>
      </w:r>
      <w:r>
        <w:fldChar w:fldCharType="end"/>
      </w:r>
      <w:r>
        <w:t xml:space="preserve"> se puede ver una captura de la carpeta de salida de GeoCrawler con la cantidad de elementos recuperados.</w:t>
      </w:r>
    </w:p>
    <w:p w14:paraId="7C61765D" w14:textId="4A837D12" w:rsidR="00011D83" w:rsidRDefault="00011D83" w:rsidP="002E616A">
      <w:ins w:id="954" w:author="Francisco J Lopez Pellicer" w:date="2016-06-15T18:36:00Z">
        <w:r>
          <w:rPr>
            <w:noProof/>
            <w:lang w:val="en-US" w:eastAsia="en-US"/>
          </w:rPr>
          <w:drawing>
            <wp:inline distT="0" distB="0" distL="0" distR="0" wp14:anchorId="3161EEEF" wp14:editId="1BD2E1DB">
              <wp:extent cx="5396230" cy="3472527"/>
              <wp:effectExtent l="0" t="0" r="0" b="7620"/>
              <wp:docPr id="2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7392846980c814a011ba1964a59af70.png"/>
                      <pic:cNvPicPr/>
                    </pic:nvPicPr>
                    <pic:blipFill>
                      <a:blip r:embed="rId78">
                        <a:extLst>
                          <a:ext uri="{28A0092B-C50C-407E-A947-70E740481C1C}">
                            <a14:useLocalDpi xmlns:a14="http://schemas.microsoft.com/office/drawing/2010/main" val="0"/>
                          </a:ext>
                        </a:extLst>
                      </a:blip>
                      <a:stretch>
                        <a:fillRect/>
                      </a:stretch>
                    </pic:blipFill>
                    <pic:spPr>
                      <a:xfrm>
                        <a:off x="0" y="0"/>
                        <a:ext cx="5396230" cy="3472527"/>
                      </a:xfrm>
                      <a:prstGeom prst="rect">
                        <a:avLst/>
                      </a:prstGeom>
                    </pic:spPr>
                  </pic:pic>
                </a:graphicData>
              </a:graphic>
            </wp:inline>
          </w:drawing>
        </w:r>
      </w:ins>
    </w:p>
    <w:p w14:paraId="6112711B" w14:textId="66EDB401" w:rsidR="00BB4D3C" w:rsidRDefault="00BB4D3C" w:rsidP="002E616A">
      <w:r>
        <w:rPr>
          <w:noProof/>
          <w:lang w:val="en-US" w:eastAsia="en-US"/>
        </w:rPr>
        <mc:AlternateContent>
          <mc:Choice Requires="wps">
            <w:drawing>
              <wp:inline distT="0" distB="0" distL="0" distR="0" wp14:anchorId="71BC9BD6" wp14:editId="5D9B095E">
                <wp:extent cx="5257599" cy="131813"/>
                <wp:effectExtent l="0" t="0" r="635" b="0"/>
                <wp:docPr id="26" name="Cuadro de texto 26"/>
                <wp:cNvGraphicFramePr/>
                <a:graphic xmlns:a="http://schemas.openxmlformats.org/drawingml/2006/main">
                  <a:graphicData uri="http://schemas.microsoft.com/office/word/2010/wordprocessingShape">
                    <wps:wsp>
                      <wps:cNvSpPr txBox="1"/>
                      <wps:spPr>
                        <a:xfrm>
                          <a:off x="0" y="0"/>
                          <a:ext cx="5257599" cy="131813"/>
                        </a:xfrm>
                        <a:prstGeom prst="rect">
                          <a:avLst/>
                        </a:prstGeom>
                        <a:solidFill>
                          <a:prstClr val="white"/>
                        </a:solidFill>
                        <a:ln>
                          <a:noFill/>
                        </a:ln>
                      </wps:spPr>
                      <wps:txbx>
                        <w:txbxContent>
                          <w:p w14:paraId="116640E1" w14:textId="041378D0" w:rsidR="00BA3DC4" w:rsidRPr="00756B86" w:rsidRDefault="00BA3DC4" w:rsidP="00BB4D3C">
                            <w:pPr>
                              <w:pStyle w:val="Caption"/>
                              <w:rPr>
                                <w:noProof/>
                                <w:sz w:val="24"/>
                                <w:szCs w:val="24"/>
                              </w:rPr>
                            </w:pPr>
                            <w:bookmarkStart w:id="955" w:name="_Toc453684259"/>
                            <w:bookmarkStart w:id="956" w:name="_Toc453684936"/>
                            <w:bookmarkStart w:id="957" w:name="_Ref453672930"/>
                            <w:r>
                              <w:t xml:space="preserve">Figura </w:t>
                            </w:r>
                            <w:r>
                              <w:fldChar w:fldCharType="begin"/>
                            </w:r>
                            <w:r>
                              <w:instrText xml:space="preserve"> SEQ Figura \* ARABIC </w:instrText>
                            </w:r>
                            <w:r>
                              <w:fldChar w:fldCharType="separate"/>
                            </w:r>
                            <w:r>
                              <w:rPr>
                                <w:noProof/>
                              </w:rPr>
                              <w:t>15</w:t>
                            </w:r>
                            <w:bookmarkEnd w:id="955"/>
                            <w:bookmarkEnd w:id="956"/>
                            <w:r>
                              <w:fldChar w:fldCharType="end"/>
                            </w:r>
                            <w:bookmarkEnd w:id="9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1BC9BD6" id="Cuadro de texto 26" o:spid="_x0000_s1036" type="#_x0000_t202" style="width:414pt;height:10.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" stroked="f">
                <v:textbox style="mso-fit-shape-to-text:t" inset="0,0,0,0">
                  <w:txbxContent>
                    <w:p w14:paraId="116640E1" w14:textId="041378D0" w:rsidR="00BA3DC4" w:rsidRPr="00756B86" w:rsidRDefault="00BA3DC4" w:rsidP="00BB4D3C">
                      <w:pPr>
                        <w:pStyle w:val="Caption"/>
                        <w:rPr>
                          <w:noProof/>
                          <w:sz w:val="24"/>
                          <w:szCs w:val="24"/>
                        </w:rPr>
                      </w:pPr>
                      <w:bookmarkStart w:id="958" w:name="_Toc453684259"/>
                      <w:bookmarkStart w:id="959" w:name="_Toc453684936"/>
                      <w:bookmarkStart w:id="960" w:name="_Ref453672930"/>
                      <w:r>
                        <w:t xml:space="preserve">Figura </w:t>
                      </w:r>
                      <w:r>
                        <w:fldChar w:fldCharType="begin"/>
                      </w:r>
                      <w:r>
                        <w:instrText xml:space="preserve"> SEQ Figura \* ARABIC </w:instrText>
                      </w:r>
                      <w:r>
                        <w:fldChar w:fldCharType="separate"/>
                      </w:r>
                      <w:r>
                        <w:rPr>
                          <w:noProof/>
                        </w:rPr>
                        <w:t>15</w:t>
                      </w:r>
                      <w:bookmarkEnd w:id="958"/>
                      <w:bookmarkEnd w:id="959"/>
                      <w:r>
                        <w:fldChar w:fldCharType="end"/>
                      </w:r>
                      <w:bookmarkEnd w:id="960"/>
                    </w:p>
                  </w:txbxContent>
                </v:textbox>
                <w10:anchorlock/>
              </v:shape>
            </w:pict>
          </mc:Fallback>
        </mc:AlternateContent>
      </w:r>
      <w:del w:id="961" w:author="Francisco J Lopez Pellicer" w:date="2016-06-15T18:35:00Z">
        <w:r w:rsidDel="00011D83">
          <w:rPr>
            <w:noProof/>
            <w:lang w:val="en-US" w:eastAsia="en-US"/>
          </w:rPr>
          <w:drawing>
            <wp:inline distT="0" distB="0" distL="0" distR="0" wp14:anchorId="441659C9" wp14:editId="481F85EB">
              <wp:extent cx="5420953" cy="348808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7392846980c814a011ba1964a59af70.png"/>
                      <pic:cNvPicPr/>
                    </pic:nvPicPr>
                    <pic:blipFill>
                      <a:blip r:embed="rId78">
                        <a:extLst>
                          <a:ext uri="{28A0092B-C50C-407E-A947-70E740481C1C}">
                            <a14:useLocalDpi xmlns:a14="http://schemas.microsoft.com/office/drawing/2010/main" val="0"/>
                          </a:ext>
                        </a:extLst>
                      </a:blip>
                      <a:stretch>
                        <a:fillRect/>
                      </a:stretch>
                    </pic:blipFill>
                    <pic:spPr>
                      <a:xfrm>
                        <a:off x="0" y="0"/>
                        <a:ext cx="5438476" cy="3499363"/>
                      </a:xfrm>
                      <a:prstGeom prst="rect">
                        <a:avLst/>
                      </a:prstGeom>
                    </pic:spPr>
                  </pic:pic>
                </a:graphicData>
              </a:graphic>
            </wp:inline>
          </w:drawing>
        </w:r>
      </w:del>
    </w:p>
    <w:p w14:paraId="00ED9C9D" w14:textId="6F3029CF" w:rsidR="003A31B9" w:rsidRDefault="0038627D" w:rsidP="003A31B9">
      <w:pPr>
        <w:pStyle w:val="Heading2"/>
        <w:numPr>
          <w:ilvl w:val="1"/>
          <w:numId w:val="1"/>
        </w:numPr>
      </w:pPr>
      <w:bookmarkStart w:id="962" w:name="_Toc453779505"/>
      <w:r>
        <w:t>Problemas encontrados</w:t>
      </w:r>
      <w:bookmarkEnd w:id="962"/>
    </w:p>
    <w:p w14:paraId="25C0E8E8" w14:textId="4DC085D9" w:rsidR="0038627D" w:rsidRDefault="0038627D" w:rsidP="0038627D">
      <w:r>
        <w:t xml:space="preserve">A la hora de recuperar elementos </w:t>
      </w:r>
      <w:r w:rsidR="00B85C76">
        <w:t>se reparó en que todos los ficheros OGC que eran encontrados y adquiridos en la fase de parse no eran indexados. En las primeras pruebas se encontraros dos motivos, uno solucionable y otro no.</w:t>
      </w:r>
    </w:p>
    <w:p w14:paraId="363DA667" w14:textId="0AD310A1" w:rsidR="00B85C76" w:rsidRDefault="00B85C76" w:rsidP="0038627D">
      <w:r>
        <w:lastRenderedPageBreak/>
        <w:t xml:space="preserve">El primero de ellos era las limitaciones de algunas webs respecto a los </w:t>
      </w:r>
      <w:r>
        <w:rPr>
          <w:i/>
        </w:rPr>
        <w:t>crawlers</w:t>
      </w:r>
      <w:r>
        <w:t>. Muchos tenían limitado su acceso por medio del fichero robots.txt. Como se ha comentado anteriormente en esta memoria, esto se puede solucionar ignorando dicho fichero.</w:t>
      </w:r>
    </w:p>
    <w:p w14:paraId="5E319846" w14:textId="44518A09" w:rsidR="00B85C76" w:rsidRDefault="00B85C76" w:rsidP="0038627D">
      <w:r>
        <w:t xml:space="preserve">El segundo problema no era solucionable. Corresponde al hecho de que algunos recursos ya no eran accesibles por diversos motivos. Estos motivos eran errores HTTP (ver </w:t>
      </w:r>
      <w:r>
        <w:fldChar w:fldCharType="begin"/>
      </w:r>
      <w:r>
        <w:instrText xml:space="preserve"> REF _Ref453669938 \h </w:instrText>
      </w:r>
      <w:r>
        <w:fldChar w:fldCharType="separate"/>
      </w:r>
      <w:r w:rsidR="00D54E74">
        <w:t xml:space="preserve">Figura </w:t>
      </w:r>
      <w:r w:rsidR="00D54E74">
        <w:rPr>
          <w:noProof/>
        </w:rPr>
        <w:t>15</w:t>
      </w:r>
      <w:r>
        <w:fldChar w:fldCharType="end"/>
      </w:r>
      <w:r>
        <w:t xml:space="preserve">, </w:t>
      </w:r>
      <w:r>
        <w:fldChar w:fldCharType="begin"/>
      </w:r>
      <w:r>
        <w:instrText xml:space="preserve"> REF _Ref453669946 \h </w:instrText>
      </w:r>
      <w:r>
        <w:fldChar w:fldCharType="separate"/>
      </w:r>
      <w:r w:rsidR="00D54E74">
        <w:t xml:space="preserve">Figura </w:t>
      </w:r>
      <w:r w:rsidR="00D54E74">
        <w:rPr>
          <w:noProof/>
        </w:rPr>
        <w:t>17</w:t>
      </w:r>
      <w:r>
        <w:fldChar w:fldCharType="end"/>
      </w:r>
      <w:r>
        <w:t xml:space="preserve">) o errores en el DNS (ver </w:t>
      </w:r>
      <w:r>
        <w:fldChar w:fldCharType="begin"/>
      </w:r>
      <w:r>
        <w:instrText xml:space="preserve"> REF _Ref453669970 \h </w:instrText>
      </w:r>
      <w:r>
        <w:fldChar w:fldCharType="separate"/>
      </w:r>
      <w:r w:rsidR="00D54E74">
        <w:t xml:space="preserve">Figura </w:t>
      </w:r>
      <w:r w:rsidR="00D54E74">
        <w:rPr>
          <w:noProof/>
        </w:rPr>
        <w:t>16</w:t>
      </w:r>
      <w:r>
        <w:fldChar w:fldCharType="end"/>
      </w:r>
      <w:r>
        <w:t>).</w:t>
      </w:r>
    </w:p>
    <w:p w14:paraId="232861C0" w14:textId="4094AB4E" w:rsidR="00B85C76" w:rsidRDefault="00B85C76" w:rsidP="0038627D"/>
    <w:p w14:paraId="6082DFD9" w14:textId="77777777" w:rsidR="00B85C76" w:rsidRDefault="00B85C76" w:rsidP="00B85C76">
      <w:pPr>
        <w:keepNext/>
        <w:spacing w:after="0"/>
        <w:jc w:val="center"/>
      </w:pPr>
      <w:r>
        <w:rPr>
          <w:noProof/>
          <w:lang w:val="en-US" w:eastAsia="en-US"/>
        </w:rPr>
        <w:drawing>
          <wp:inline distT="0" distB="0" distL="0" distR="0" wp14:anchorId="72044DE6" wp14:editId="181CB610">
            <wp:extent cx="4420217" cy="1781424"/>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e4962f0231675ff5cc721893741b312.png"/>
                    <pic:cNvPicPr/>
                  </pic:nvPicPr>
                  <pic:blipFill>
                    <a:blip r:embed="rId79">
                      <a:extLst>
                        <a:ext uri="{28A0092B-C50C-407E-A947-70E740481C1C}">
                          <a14:useLocalDpi xmlns:a14="http://schemas.microsoft.com/office/drawing/2010/main" val="0"/>
                        </a:ext>
                      </a:extLst>
                    </a:blip>
                    <a:stretch>
                      <a:fillRect/>
                    </a:stretch>
                  </pic:blipFill>
                  <pic:spPr>
                    <a:xfrm>
                      <a:off x="0" y="0"/>
                      <a:ext cx="4420217" cy="1781424"/>
                    </a:xfrm>
                    <a:prstGeom prst="rect">
                      <a:avLst/>
                    </a:prstGeom>
                  </pic:spPr>
                </pic:pic>
              </a:graphicData>
            </a:graphic>
          </wp:inline>
        </w:drawing>
      </w:r>
    </w:p>
    <w:p w14:paraId="17D25FCD" w14:textId="7A5B548B" w:rsidR="00B85C76" w:rsidRDefault="00B85C76" w:rsidP="00B85C76">
      <w:pPr>
        <w:pStyle w:val="Caption"/>
        <w:jc w:val="center"/>
      </w:pPr>
      <w:bookmarkStart w:id="963" w:name="_Toc453684260"/>
      <w:bookmarkStart w:id="964" w:name="_Toc453684937"/>
      <w:bookmarkStart w:id="965" w:name="_Ref453669938"/>
      <w:r>
        <w:t xml:space="preserve">Figura </w:t>
      </w:r>
      <w:r>
        <w:fldChar w:fldCharType="begin"/>
      </w:r>
      <w:r>
        <w:instrText xml:space="preserve"> SEQ Figura \* ARABIC </w:instrText>
      </w:r>
      <w:r>
        <w:fldChar w:fldCharType="separate"/>
      </w:r>
      <w:r w:rsidR="00921880">
        <w:rPr>
          <w:noProof/>
        </w:rPr>
        <w:t>16</w:t>
      </w:r>
      <w:bookmarkEnd w:id="963"/>
      <w:bookmarkEnd w:id="964"/>
      <w:r>
        <w:fldChar w:fldCharType="end"/>
      </w:r>
      <w:bookmarkEnd w:id="965"/>
    </w:p>
    <w:p w14:paraId="7D688E20" w14:textId="77777777" w:rsidR="00B85C76" w:rsidRDefault="00B85C76" w:rsidP="00B85C76">
      <w:pPr>
        <w:keepNext/>
        <w:spacing w:after="0"/>
        <w:jc w:val="center"/>
      </w:pPr>
      <w:r>
        <w:rPr>
          <w:noProof/>
          <w:lang w:val="en-US" w:eastAsia="en-US"/>
        </w:rPr>
        <w:drawing>
          <wp:inline distT="0" distB="0" distL="0" distR="0" wp14:anchorId="546562F5" wp14:editId="20813DD0">
            <wp:extent cx="5396230" cy="26365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0e612828f19982d1756ddc78cc5d60e.png"/>
                    <pic:cNvPicPr/>
                  </pic:nvPicPr>
                  <pic:blipFill>
                    <a:blip r:embed="rId80">
                      <a:extLst>
                        <a:ext uri="{28A0092B-C50C-407E-A947-70E740481C1C}">
                          <a14:useLocalDpi xmlns:a14="http://schemas.microsoft.com/office/drawing/2010/main" val="0"/>
                        </a:ext>
                      </a:extLst>
                    </a:blip>
                    <a:stretch>
                      <a:fillRect/>
                    </a:stretch>
                  </pic:blipFill>
                  <pic:spPr>
                    <a:xfrm>
                      <a:off x="0" y="0"/>
                      <a:ext cx="5396230" cy="2636520"/>
                    </a:xfrm>
                    <a:prstGeom prst="rect">
                      <a:avLst/>
                    </a:prstGeom>
                  </pic:spPr>
                </pic:pic>
              </a:graphicData>
            </a:graphic>
          </wp:inline>
        </w:drawing>
      </w:r>
    </w:p>
    <w:p w14:paraId="2F214C8D" w14:textId="2A4F4ACB" w:rsidR="00B85C76" w:rsidRDefault="00B85C76" w:rsidP="00B85C76">
      <w:pPr>
        <w:pStyle w:val="Caption"/>
        <w:jc w:val="center"/>
      </w:pPr>
      <w:bookmarkStart w:id="966" w:name="_Toc453684261"/>
      <w:bookmarkStart w:id="967" w:name="_Toc453684938"/>
      <w:bookmarkStart w:id="968" w:name="_Ref453669970"/>
      <w:r>
        <w:t xml:space="preserve">Figura </w:t>
      </w:r>
      <w:r>
        <w:fldChar w:fldCharType="begin"/>
      </w:r>
      <w:r>
        <w:instrText xml:space="preserve"> SEQ Figura \* ARABIC </w:instrText>
      </w:r>
      <w:r>
        <w:fldChar w:fldCharType="separate"/>
      </w:r>
      <w:r w:rsidR="00921880">
        <w:rPr>
          <w:noProof/>
        </w:rPr>
        <w:t>17</w:t>
      </w:r>
      <w:bookmarkEnd w:id="966"/>
      <w:bookmarkEnd w:id="967"/>
      <w:r>
        <w:fldChar w:fldCharType="end"/>
      </w:r>
      <w:bookmarkEnd w:id="968"/>
    </w:p>
    <w:p w14:paraId="0892C3FF" w14:textId="77777777" w:rsidR="00B85C76" w:rsidRDefault="00B85C76" w:rsidP="00B85C76">
      <w:pPr>
        <w:keepNext/>
        <w:spacing w:after="0"/>
        <w:jc w:val="center"/>
      </w:pPr>
      <w:r>
        <w:rPr>
          <w:noProof/>
          <w:lang w:val="en-US" w:eastAsia="en-US"/>
        </w:rPr>
        <w:drawing>
          <wp:inline distT="0" distB="0" distL="0" distR="0" wp14:anchorId="683D5239" wp14:editId="4281C21F">
            <wp:extent cx="5114926" cy="1668483"/>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f72765abe5a02758f2708387b8f46d6.png"/>
                    <pic:cNvPicPr/>
                  </pic:nvPicPr>
                  <pic:blipFill rotWithShape="1">
                    <a:blip r:embed="rId81">
                      <a:extLst>
                        <a:ext uri="{28A0092B-C50C-407E-A947-70E740481C1C}">
                          <a14:useLocalDpi xmlns:a14="http://schemas.microsoft.com/office/drawing/2010/main" val="0"/>
                        </a:ext>
                      </a:extLst>
                    </a:blip>
                    <a:srcRect b="25460"/>
                    <a:stretch/>
                  </pic:blipFill>
                  <pic:spPr bwMode="auto">
                    <a:xfrm>
                      <a:off x="0" y="0"/>
                      <a:ext cx="5115639" cy="1668716"/>
                    </a:xfrm>
                    <a:prstGeom prst="rect">
                      <a:avLst/>
                    </a:prstGeom>
                    <a:ln>
                      <a:noFill/>
                    </a:ln>
                    <a:extLst>
                      <a:ext uri="{53640926-AAD7-44D8-BBD7-CCE9431645EC}">
                        <a14:shadowObscured xmlns:a14="http://schemas.microsoft.com/office/drawing/2010/main"/>
                      </a:ext>
                    </a:extLst>
                  </pic:spPr>
                </pic:pic>
              </a:graphicData>
            </a:graphic>
          </wp:inline>
        </w:drawing>
      </w:r>
    </w:p>
    <w:p w14:paraId="227CB59D" w14:textId="33F528A1" w:rsidR="00B85C76" w:rsidRPr="00B85C76" w:rsidRDefault="00B85C76" w:rsidP="00B85C76">
      <w:pPr>
        <w:pStyle w:val="Caption"/>
        <w:jc w:val="center"/>
      </w:pPr>
      <w:bookmarkStart w:id="969" w:name="_Toc453684262"/>
      <w:bookmarkStart w:id="970" w:name="_Toc453684939"/>
      <w:bookmarkStart w:id="971" w:name="_Ref453669946"/>
      <w:r>
        <w:t xml:space="preserve">Figura </w:t>
      </w:r>
      <w:r>
        <w:fldChar w:fldCharType="begin"/>
      </w:r>
      <w:r>
        <w:instrText xml:space="preserve"> SEQ Figura \* ARABIC </w:instrText>
      </w:r>
      <w:r>
        <w:fldChar w:fldCharType="separate"/>
      </w:r>
      <w:r w:rsidR="00921880">
        <w:rPr>
          <w:noProof/>
        </w:rPr>
        <w:t>18</w:t>
      </w:r>
      <w:bookmarkEnd w:id="969"/>
      <w:bookmarkEnd w:id="970"/>
      <w:r>
        <w:fldChar w:fldCharType="end"/>
      </w:r>
      <w:bookmarkEnd w:id="971"/>
    </w:p>
    <w:p w14:paraId="369DF5CC" w14:textId="77777777" w:rsidR="003A31B9" w:rsidRDefault="00B84DE7" w:rsidP="003A31B9">
      <w:pPr>
        <w:pStyle w:val="Heading1"/>
        <w:numPr>
          <w:ilvl w:val="0"/>
          <w:numId w:val="1"/>
        </w:numPr>
      </w:pPr>
      <w:bookmarkStart w:id="972" w:name="_Toc451013014"/>
      <w:bookmarkStart w:id="973" w:name="_Toc453002209"/>
      <w:bookmarkStart w:id="974" w:name="_Toc453779506"/>
      <w:r>
        <w:lastRenderedPageBreak/>
        <w:t>Conclusiones y f</w:t>
      </w:r>
      <w:r w:rsidR="003A31B9">
        <w:t>uturo</w:t>
      </w:r>
      <w:bookmarkEnd w:id="972"/>
      <w:bookmarkEnd w:id="973"/>
      <w:bookmarkEnd w:id="974"/>
    </w:p>
    <w:p w14:paraId="64EB66E1" w14:textId="77777777" w:rsidR="003A31B9" w:rsidRDefault="003A31B9" w:rsidP="003A31B9"/>
    <w:p w14:paraId="35D6ADE4" w14:textId="77777777" w:rsidR="003A31B9" w:rsidRDefault="00855B50" w:rsidP="00855B50">
      <w:pPr>
        <w:pStyle w:val="Heading1"/>
        <w:numPr>
          <w:ilvl w:val="0"/>
          <w:numId w:val="1"/>
        </w:numPr>
      </w:pPr>
      <w:bookmarkStart w:id="975" w:name="_Toc453779507"/>
      <w:r>
        <w:lastRenderedPageBreak/>
        <w:t>Cronograma</w:t>
      </w:r>
      <w:bookmarkEnd w:id="975"/>
    </w:p>
    <w:p w14:paraId="07D9C9BD" w14:textId="77777777" w:rsidR="008F48F3" w:rsidRPr="00F024EF" w:rsidRDefault="00F024EF" w:rsidP="00F024EF">
      <w:pPr>
        <w:pStyle w:val="Heading1"/>
        <w:numPr>
          <w:ilvl w:val="0"/>
          <w:numId w:val="1"/>
        </w:numPr>
      </w:pPr>
      <w:bookmarkStart w:id="976" w:name="_Toc453779508"/>
      <w:r>
        <w:lastRenderedPageBreak/>
        <w:t>Bibliografía</w:t>
      </w:r>
      <w:bookmarkEnd w:id="976"/>
    </w:p>
    <w:p w14:paraId="50F5C113" w14:textId="0F816091" w:rsidR="00A81868" w:rsidRPr="00D4323F" w:rsidRDefault="001F3D68" w:rsidP="00A81868">
      <w:pPr>
        <w:widowControl w:val="0"/>
        <w:autoSpaceDE w:val="0"/>
        <w:autoSpaceDN w:val="0"/>
        <w:adjustRightInd w:val="0"/>
        <w:ind w:left="640" w:hanging="640"/>
        <w:rPr>
          <w:noProof/>
          <w:lang w:val="en-US"/>
        </w:rPr>
      </w:pPr>
      <w:r>
        <w:fldChar w:fldCharType="begin" w:fldLock="1"/>
      </w:r>
      <w:r w:rsidRPr="001F3D68">
        <w:rPr>
          <w:lang w:val="en-US"/>
        </w:rPr>
        <w:instrText xml:space="preserve">ADDIN Mendeley Bibliography CSL_BIBLIOGRAPHY </w:instrText>
      </w:r>
      <w:r>
        <w:fldChar w:fldCharType="separate"/>
      </w:r>
      <w:r w:rsidR="00A81868" w:rsidRPr="00D4323F">
        <w:rPr>
          <w:noProof/>
          <w:lang w:val="en-US"/>
        </w:rPr>
        <w:t>[1]</w:t>
      </w:r>
      <w:r w:rsidR="00A81868" w:rsidRPr="00D4323F">
        <w:rPr>
          <w:noProof/>
          <w:lang w:val="en-US"/>
        </w:rPr>
        <w:tab/>
        <w:t>I. G. Dorado, “Focused Crawling: algorithm survey and new approaches with a manual analysis,” 2008.</w:t>
      </w:r>
    </w:p>
    <w:p w14:paraId="7EFCE28B" w14:textId="77777777" w:rsidR="00A81868" w:rsidRPr="00D4323F" w:rsidRDefault="00A81868" w:rsidP="00A81868">
      <w:pPr>
        <w:widowControl w:val="0"/>
        <w:autoSpaceDE w:val="0"/>
        <w:autoSpaceDN w:val="0"/>
        <w:adjustRightInd w:val="0"/>
        <w:ind w:left="640" w:hanging="640"/>
        <w:rPr>
          <w:noProof/>
          <w:lang w:val="en-US"/>
        </w:rPr>
      </w:pPr>
      <w:r w:rsidRPr="00D4323F">
        <w:rPr>
          <w:noProof/>
          <w:lang w:val="en-US"/>
        </w:rPr>
        <w:t>[2]</w:t>
      </w:r>
      <w:r w:rsidRPr="00D4323F">
        <w:rPr>
          <w:noProof/>
          <w:lang w:val="en-US"/>
        </w:rPr>
        <w:tab/>
        <w:t>B. Novak, “A SURVEY OF FOCUSED WEB CRAWLING ALGORITHMS.”</w:t>
      </w:r>
    </w:p>
    <w:p w14:paraId="468BFD3C" w14:textId="77777777" w:rsidR="00A81868" w:rsidRPr="00D4323F" w:rsidRDefault="00A81868" w:rsidP="00A81868">
      <w:pPr>
        <w:widowControl w:val="0"/>
        <w:autoSpaceDE w:val="0"/>
        <w:autoSpaceDN w:val="0"/>
        <w:adjustRightInd w:val="0"/>
        <w:ind w:left="640" w:hanging="640"/>
        <w:rPr>
          <w:noProof/>
          <w:lang w:val="en-US"/>
        </w:rPr>
      </w:pPr>
      <w:r w:rsidRPr="00D4323F">
        <w:rPr>
          <w:noProof/>
          <w:lang w:val="en-US"/>
        </w:rPr>
        <w:t>[3]</w:t>
      </w:r>
      <w:r w:rsidRPr="00D4323F">
        <w:rPr>
          <w:noProof/>
          <w:lang w:val="en-US"/>
        </w:rPr>
        <w:tab/>
        <w:t>Wikipedia, “Web Crawler.”</w:t>
      </w:r>
    </w:p>
    <w:p w14:paraId="037EC1B0" w14:textId="77777777" w:rsidR="00A81868" w:rsidRPr="00D4323F" w:rsidRDefault="00A81868" w:rsidP="00A81868">
      <w:pPr>
        <w:widowControl w:val="0"/>
        <w:autoSpaceDE w:val="0"/>
        <w:autoSpaceDN w:val="0"/>
        <w:adjustRightInd w:val="0"/>
        <w:ind w:left="640" w:hanging="640"/>
        <w:rPr>
          <w:noProof/>
          <w:lang w:val="en-US"/>
        </w:rPr>
      </w:pPr>
      <w:r w:rsidRPr="00D4323F">
        <w:rPr>
          <w:noProof/>
          <w:lang w:val="en-US"/>
        </w:rPr>
        <w:t>[4]</w:t>
      </w:r>
      <w:r w:rsidRPr="00D4323F">
        <w:rPr>
          <w:noProof/>
          <w:lang w:val="en-US"/>
        </w:rPr>
        <w:tab/>
        <w:t>Google, “Google Guides robots.txt.”</w:t>
      </w:r>
    </w:p>
    <w:p w14:paraId="30D93D14" w14:textId="77777777" w:rsidR="00A81868" w:rsidRPr="00D4323F" w:rsidRDefault="00A81868" w:rsidP="00A81868">
      <w:pPr>
        <w:widowControl w:val="0"/>
        <w:autoSpaceDE w:val="0"/>
        <w:autoSpaceDN w:val="0"/>
        <w:adjustRightInd w:val="0"/>
        <w:ind w:left="640" w:hanging="640"/>
        <w:rPr>
          <w:noProof/>
          <w:lang w:val="en-US"/>
        </w:rPr>
      </w:pPr>
      <w:r w:rsidRPr="00D4323F">
        <w:rPr>
          <w:noProof/>
          <w:lang w:val="en-US"/>
        </w:rPr>
        <w:t>[5]</w:t>
      </w:r>
      <w:r w:rsidRPr="00D4323F">
        <w:rPr>
          <w:noProof/>
          <w:lang w:val="en-US"/>
        </w:rPr>
        <w:tab/>
        <w:t>M. Koster, “Internet draft: A Method for Web Robots Control,” 1996.</w:t>
      </w:r>
    </w:p>
    <w:p w14:paraId="1908EE54" w14:textId="77777777" w:rsidR="00A81868" w:rsidRPr="00D4323F" w:rsidRDefault="00A81868" w:rsidP="00A81868">
      <w:pPr>
        <w:widowControl w:val="0"/>
        <w:autoSpaceDE w:val="0"/>
        <w:autoSpaceDN w:val="0"/>
        <w:adjustRightInd w:val="0"/>
        <w:ind w:left="640" w:hanging="640"/>
        <w:rPr>
          <w:noProof/>
          <w:lang w:val="en-US"/>
        </w:rPr>
      </w:pPr>
      <w:r w:rsidRPr="00D4323F">
        <w:rPr>
          <w:noProof/>
          <w:lang w:val="en-US"/>
        </w:rPr>
        <w:t>[6]</w:t>
      </w:r>
      <w:r w:rsidRPr="00D4323F">
        <w:rPr>
          <w:noProof/>
          <w:lang w:val="en-US"/>
        </w:rPr>
        <w:tab/>
        <w:t>“Robots.txt About.”</w:t>
      </w:r>
    </w:p>
    <w:p w14:paraId="06ABB9A0" w14:textId="77777777" w:rsidR="00A81868" w:rsidRPr="00D4323F" w:rsidRDefault="00A81868" w:rsidP="00A81868">
      <w:pPr>
        <w:widowControl w:val="0"/>
        <w:autoSpaceDE w:val="0"/>
        <w:autoSpaceDN w:val="0"/>
        <w:adjustRightInd w:val="0"/>
        <w:ind w:left="640" w:hanging="640"/>
        <w:rPr>
          <w:noProof/>
          <w:lang w:val="en-US"/>
        </w:rPr>
      </w:pPr>
      <w:r w:rsidRPr="00D4323F">
        <w:rPr>
          <w:noProof/>
          <w:lang w:val="en-US"/>
        </w:rPr>
        <w:t>[7]</w:t>
      </w:r>
      <w:r w:rsidRPr="00D4323F">
        <w:rPr>
          <w:noProof/>
          <w:lang w:val="en-US"/>
        </w:rPr>
        <w:tab/>
        <w:t>S. Conner, “An Extended Standard for Robot Exclusion.”</w:t>
      </w:r>
    </w:p>
    <w:p w14:paraId="04FCEFF1" w14:textId="77777777" w:rsidR="00A81868" w:rsidRPr="00A81868" w:rsidRDefault="00A81868" w:rsidP="00A81868">
      <w:pPr>
        <w:widowControl w:val="0"/>
        <w:autoSpaceDE w:val="0"/>
        <w:autoSpaceDN w:val="0"/>
        <w:adjustRightInd w:val="0"/>
        <w:ind w:left="640" w:hanging="640"/>
        <w:rPr>
          <w:noProof/>
        </w:rPr>
      </w:pPr>
      <w:r w:rsidRPr="00A81868">
        <w:rPr>
          <w:noProof/>
        </w:rPr>
        <w:t>[8]</w:t>
      </w:r>
      <w:r w:rsidRPr="00A81868">
        <w:rPr>
          <w:noProof/>
        </w:rPr>
        <w:tab/>
        <w:t>Wikipedia, “Apache Nutch.”</w:t>
      </w:r>
    </w:p>
    <w:p w14:paraId="768DA898" w14:textId="77777777" w:rsidR="00A81868" w:rsidRPr="00D4323F" w:rsidRDefault="00A81868" w:rsidP="00A81868">
      <w:pPr>
        <w:widowControl w:val="0"/>
        <w:autoSpaceDE w:val="0"/>
        <w:autoSpaceDN w:val="0"/>
        <w:adjustRightInd w:val="0"/>
        <w:ind w:left="640" w:hanging="640"/>
        <w:rPr>
          <w:noProof/>
          <w:lang w:val="en-US"/>
        </w:rPr>
      </w:pPr>
      <w:r w:rsidRPr="00D4323F">
        <w:rPr>
          <w:noProof/>
          <w:lang w:val="en-US"/>
        </w:rPr>
        <w:t>[9]</w:t>
      </w:r>
      <w:r w:rsidRPr="00D4323F">
        <w:rPr>
          <w:noProof/>
          <w:lang w:val="en-US"/>
        </w:rPr>
        <w:tab/>
        <w:t>Librosweb, “DOM.”</w:t>
      </w:r>
    </w:p>
    <w:p w14:paraId="3389CA54" w14:textId="77777777" w:rsidR="00A81868" w:rsidRPr="00D4323F" w:rsidRDefault="00A81868" w:rsidP="00A81868">
      <w:pPr>
        <w:widowControl w:val="0"/>
        <w:autoSpaceDE w:val="0"/>
        <w:autoSpaceDN w:val="0"/>
        <w:adjustRightInd w:val="0"/>
        <w:ind w:left="640" w:hanging="640"/>
        <w:rPr>
          <w:noProof/>
          <w:lang w:val="en-US"/>
        </w:rPr>
      </w:pPr>
      <w:r w:rsidRPr="00D4323F">
        <w:rPr>
          <w:noProof/>
          <w:lang w:val="en-US"/>
        </w:rPr>
        <w:t>[10]</w:t>
      </w:r>
      <w:r w:rsidRPr="00D4323F">
        <w:rPr>
          <w:noProof/>
          <w:lang w:val="en-US"/>
        </w:rPr>
        <w:tab/>
        <w:t>Wikipedia, “MapReduce.”</w:t>
      </w:r>
    </w:p>
    <w:p w14:paraId="4823BCC6" w14:textId="77777777" w:rsidR="00A81868" w:rsidRPr="00D4323F" w:rsidRDefault="00A81868" w:rsidP="00A81868">
      <w:pPr>
        <w:widowControl w:val="0"/>
        <w:autoSpaceDE w:val="0"/>
        <w:autoSpaceDN w:val="0"/>
        <w:adjustRightInd w:val="0"/>
        <w:ind w:left="640" w:hanging="640"/>
        <w:rPr>
          <w:noProof/>
          <w:lang w:val="en-US"/>
        </w:rPr>
      </w:pPr>
      <w:r w:rsidRPr="00D4323F">
        <w:rPr>
          <w:noProof/>
          <w:lang w:val="en-US"/>
        </w:rPr>
        <w:t>[11]</w:t>
      </w:r>
      <w:r w:rsidRPr="00D4323F">
        <w:rPr>
          <w:noProof/>
          <w:lang w:val="en-US"/>
        </w:rPr>
        <w:tab/>
        <w:t>A. Foundation, “Apache Ant User Manual.”</w:t>
      </w:r>
    </w:p>
    <w:p w14:paraId="1E0DE3FB" w14:textId="77777777" w:rsidR="00A81868" w:rsidRPr="00D4323F" w:rsidRDefault="00A81868" w:rsidP="00A81868">
      <w:pPr>
        <w:widowControl w:val="0"/>
        <w:autoSpaceDE w:val="0"/>
        <w:autoSpaceDN w:val="0"/>
        <w:adjustRightInd w:val="0"/>
        <w:ind w:left="640" w:hanging="640"/>
        <w:rPr>
          <w:noProof/>
          <w:lang w:val="en-US"/>
        </w:rPr>
      </w:pPr>
      <w:r w:rsidRPr="00D4323F">
        <w:rPr>
          <w:noProof/>
          <w:lang w:val="en-US"/>
        </w:rPr>
        <w:t>[12]</w:t>
      </w:r>
      <w:r w:rsidRPr="00D4323F">
        <w:rPr>
          <w:noProof/>
          <w:lang w:val="en-US"/>
        </w:rPr>
        <w:tab/>
        <w:t>Apache Foundation, “Apache Ivy Documentation.”</w:t>
      </w:r>
    </w:p>
    <w:p w14:paraId="15EFC4D1" w14:textId="77777777" w:rsidR="00A81868" w:rsidRPr="00D4323F" w:rsidRDefault="00A81868" w:rsidP="00A81868">
      <w:pPr>
        <w:widowControl w:val="0"/>
        <w:autoSpaceDE w:val="0"/>
        <w:autoSpaceDN w:val="0"/>
        <w:adjustRightInd w:val="0"/>
        <w:ind w:left="640" w:hanging="640"/>
        <w:rPr>
          <w:noProof/>
          <w:lang w:val="en-US"/>
        </w:rPr>
      </w:pPr>
      <w:r w:rsidRPr="00D4323F">
        <w:rPr>
          <w:noProof/>
          <w:lang w:val="en-US"/>
        </w:rPr>
        <w:t>[13]</w:t>
      </w:r>
      <w:r w:rsidRPr="00D4323F">
        <w:rPr>
          <w:noProof/>
          <w:lang w:val="en-US"/>
        </w:rPr>
        <w:tab/>
        <w:t>M. J. Michael Hersovici, D. P. Yoelle S. Maarek, and S. U. Menachem Shtalhaim, “THE SHARK-SEARCH ALGORITHM AN APPLICATION: TAILORED WEB SITE MAPPING.”</w:t>
      </w:r>
    </w:p>
    <w:p w14:paraId="36976D6E" w14:textId="77777777" w:rsidR="009D4B04" w:rsidRPr="001F3D68" w:rsidRDefault="001F3D68" w:rsidP="009D4B04">
      <w:pPr>
        <w:rPr>
          <w:lang w:val="en-US"/>
        </w:rPr>
      </w:pPr>
      <w:r>
        <w:fldChar w:fldCharType="end"/>
      </w:r>
    </w:p>
    <w:p w14:paraId="6A4DD3AC" w14:textId="404B6367" w:rsidR="009D4B04" w:rsidRDefault="00FD3C78" w:rsidP="003E12F7">
      <w:pPr>
        <w:pStyle w:val="Heading1"/>
      </w:pPr>
      <w:bookmarkStart w:id="977" w:name="_Ref451008114"/>
      <w:bookmarkStart w:id="978" w:name="_Toc451013016"/>
      <w:bookmarkStart w:id="979" w:name="_Toc453002211"/>
      <w:bookmarkStart w:id="980" w:name="_Toc453779509"/>
      <w:r>
        <w:lastRenderedPageBreak/>
        <w:t>Anexo A</w:t>
      </w:r>
      <w:r w:rsidR="009D4B04">
        <w:t xml:space="preserve"> – Operaciones de Nutch</w:t>
      </w:r>
      <w:bookmarkEnd w:id="977"/>
      <w:bookmarkEnd w:id="978"/>
      <w:bookmarkEnd w:id="979"/>
      <w:bookmarkEnd w:id="980"/>
    </w:p>
    <w:p w14:paraId="12B3A86A" w14:textId="77777777" w:rsidR="009D4B04" w:rsidRDefault="00FD3C78" w:rsidP="003E12F7">
      <w:pPr>
        <w:pStyle w:val="Heading1"/>
      </w:pPr>
      <w:bookmarkStart w:id="981" w:name="_Ref451008318"/>
      <w:bookmarkStart w:id="982" w:name="_Ref451008497"/>
      <w:bookmarkStart w:id="983" w:name="_Toc451013017"/>
      <w:bookmarkStart w:id="984" w:name="_Toc453002212"/>
      <w:bookmarkStart w:id="985" w:name="_Toc453779510"/>
      <w:r>
        <w:lastRenderedPageBreak/>
        <w:t>Anexo B</w:t>
      </w:r>
      <w:r w:rsidR="009D4B04">
        <w:t xml:space="preserve"> – Manual de </w:t>
      </w:r>
      <w:bookmarkEnd w:id="981"/>
      <w:r w:rsidR="009D4B04">
        <w:t>GeoCrawler</w:t>
      </w:r>
      <w:bookmarkEnd w:id="982"/>
      <w:bookmarkEnd w:id="983"/>
      <w:bookmarkEnd w:id="984"/>
      <w:bookmarkEnd w:id="985"/>
    </w:p>
    <w:p w14:paraId="1150A435" w14:textId="77777777" w:rsidR="004729FF" w:rsidRDefault="004729FF" w:rsidP="004729FF"/>
    <w:p w14:paraId="5DB8337C" w14:textId="463545C5" w:rsidR="004729FF" w:rsidRDefault="00FD3C78" w:rsidP="003E12F7">
      <w:pPr>
        <w:pStyle w:val="Heading1"/>
      </w:pPr>
      <w:bookmarkStart w:id="986" w:name="_Ref452752476"/>
      <w:bookmarkStart w:id="987" w:name="_Toc453002213"/>
      <w:bookmarkStart w:id="988" w:name="_Toc453779511"/>
      <w:r>
        <w:lastRenderedPageBreak/>
        <w:t>Anexo C</w:t>
      </w:r>
      <w:r w:rsidR="004729FF">
        <w:t xml:space="preserve"> – Tipos de recursos OGC</w:t>
      </w:r>
      <w:bookmarkEnd w:id="986"/>
      <w:bookmarkEnd w:id="987"/>
      <w:bookmarkEnd w:id="988"/>
    </w:p>
    <w:p w14:paraId="72A28E0A" w14:textId="77777777" w:rsidR="003E12F7" w:rsidRPr="003E12F7" w:rsidRDefault="003E12F7" w:rsidP="003E12F7">
      <w:pPr>
        <w:pStyle w:val="Heading3"/>
        <w:rPr>
          <w:lang w:val="en-US"/>
        </w:rPr>
      </w:pPr>
      <w:bookmarkStart w:id="989" w:name="_Toc453002195"/>
      <w:bookmarkStart w:id="990" w:name="_Toc453779512"/>
      <w:r w:rsidRPr="003E12F7">
        <w:rPr>
          <w:lang w:val="en-US"/>
        </w:rPr>
        <w:t>WPS</w:t>
      </w:r>
      <w:bookmarkEnd w:id="989"/>
      <w:bookmarkEnd w:id="990"/>
    </w:p>
    <w:p w14:paraId="61301888" w14:textId="77777777" w:rsidR="003E12F7" w:rsidRPr="003E12F7" w:rsidRDefault="003E12F7" w:rsidP="003E12F7">
      <w:pPr>
        <w:rPr>
          <w:lang w:val="en-US"/>
        </w:rPr>
      </w:pPr>
    </w:p>
    <w:p w14:paraId="0D29FFD6" w14:textId="77777777" w:rsidR="003E12F7" w:rsidRPr="003E12F7" w:rsidRDefault="003E12F7" w:rsidP="003E12F7">
      <w:pPr>
        <w:pStyle w:val="Heading3"/>
        <w:rPr>
          <w:lang w:val="en-US"/>
        </w:rPr>
      </w:pPr>
      <w:bookmarkStart w:id="991" w:name="_Toc453002196"/>
      <w:bookmarkStart w:id="992" w:name="_Toc453779513"/>
      <w:r w:rsidRPr="003E12F7">
        <w:rPr>
          <w:lang w:val="en-US"/>
        </w:rPr>
        <w:t>WCTS</w:t>
      </w:r>
      <w:bookmarkEnd w:id="991"/>
      <w:bookmarkEnd w:id="992"/>
    </w:p>
    <w:p w14:paraId="1F4873D6" w14:textId="77777777" w:rsidR="003E12F7" w:rsidRPr="003E12F7" w:rsidRDefault="003E12F7" w:rsidP="003E12F7">
      <w:pPr>
        <w:rPr>
          <w:lang w:val="en-US"/>
        </w:rPr>
      </w:pPr>
    </w:p>
    <w:p w14:paraId="399089F9" w14:textId="77777777" w:rsidR="003E12F7" w:rsidRPr="003E12F7" w:rsidRDefault="003E12F7" w:rsidP="003E12F7">
      <w:pPr>
        <w:pStyle w:val="Heading3"/>
        <w:rPr>
          <w:lang w:val="en-US"/>
        </w:rPr>
      </w:pPr>
      <w:bookmarkStart w:id="993" w:name="_Toc453002197"/>
      <w:bookmarkStart w:id="994" w:name="_Toc453779514"/>
      <w:r w:rsidRPr="003E12F7">
        <w:rPr>
          <w:lang w:val="en-US"/>
        </w:rPr>
        <w:t>WMS</w:t>
      </w:r>
      <w:bookmarkEnd w:id="993"/>
      <w:bookmarkEnd w:id="994"/>
    </w:p>
    <w:p w14:paraId="7909D5E4" w14:textId="77777777" w:rsidR="003E12F7" w:rsidRPr="003E12F7" w:rsidRDefault="003E12F7" w:rsidP="003E12F7">
      <w:pPr>
        <w:rPr>
          <w:lang w:val="en-US"/>
        </w:rPr>
      </w:pPr>
    </w:p>
    <w:p w14:paraId="095F9420" w14:textId="77777777" w:rsidR="003E12F7" w:rsidRPr="003E12F7" w:rsidRDefault="003E12F7" w:rsidP="003E12F7">
      <w:pPr>
        <w:pStyle w:val="Heading3"/>
        <w:rPr>
          <w:lang w:val="en-US"/>
        </w:rPr>
      </w:pPr>
      <w:bookmarkStart w:id="995" w:name="_Toc453002198"/>
      <w:bookmarkStart w:id="996" w:name="_Toc453779515"/>
      <w:r w:rsidRPr="003E12F7">
        <w:rPr>
          <w:lang w:val="en-US"/>
        </w:rPr>
        <w:t>WFS</w:t>
      </w:r>
      <w:bookmarkEnd w:id="995"/>
      <w:bookmarkEnd w:id="996"/>
    </w:p>
    <w:p w14:paraId="32C252B0" w14:textId="77777777" w:rsidR="003E12F7" w:rsidRPr="003E12F7" w:rsidRDefault="003E12F7" w:rsidP="003E12F7">
      <w:pPr>
        <w:rPr>
          <w:lang w:val="en-US"/>
        </w:rPr>
      </w:pPr>
    </w:p>
    <w:p w14:paraId="63EAF337" w14:textId="77777777" w:rsidR="003E12F7" w:rsidRPr="003E12F7" w:rsidRDefault="003E12F7" w:rsidP="003E12F7">
      <w:pPr>
        <w:pStyle w:val="Heading3"/>
        <w:rPr>
          <w:lang w:val="en-US"/>
        </w:rPr>
      </w:pPr>
      <w:bookmarkStart w:id="997" w:name="_Toc453002199"/>
      <w:bookmarkStart w:id="998" w:name="_Toc453779516"/>
      <w:r w:rsidRPr="003E12F7">
        <w:rPr>
          <w:lang w:val="en-US"/>
        </w:rPr>
        <w:t>WMTS</w:t>
      </w:r>
      <w:bookmarkEnd w:id="997"/>
      <w:bookmarkEnd w:id="998"/>
    </w:p>
    <w:p w14:paraId="4781778C" w14:textId="77777777" w:rsidR="003E12F7" w:rsidRPr="003E12F7" w:rsidRDefault="003E12F7" w:rsidP="003E12F7">
      <w:pPr>
        <w:rPr>
          <w:lang w:val="en-US"/>
        </w:rPr>
      </w:pPr>
    </w:p>
    <w:p w14:paraId="4CD40548" w14:textId="77777777" w:rsidR="003E12F7" w:rsidRPr="003E12F7" w:rsidRDefault="003E12F7" w:rsidP="003E12F7">
      <w:pPr>
        <w:pStyle w:val="Heading3"/>
        <w:rPr>
          <w:lang w:val="en-US"/>
        </w:rPr>
      </w:pPr>
      <w:bookmarkStart w:id="999" w:name="_Toc453002200"/>
      <w:bookmarkStart w:id="1000" w:name="_Toc453779517"/>
      <w:r w:rsidRPr="003E12F7">
        <w:rPr>
          <w:lang w:val="en-US"/>
        </w:rPr>
        <w:t>WCS</w:t>
      </w:r>
      <w:bookmarkEnd w:id="999"/>
      <w:bookmarkEnd w:id="1000"/>
    </w:p>
    <w:p w14:paraId="7CDB89AC" w14:textId="77777777" w:rsidR="003E12F7" w:rsidRPr="003E12F7" w:rsidRDefault="003E12F7" w:rsidP="003E12F7">
      <w:pPr>
        <w:rPr>
          <w:lang w:val="en-US"/>
        </w:rPr>
      </w:pPr>
    </w:p>
    <w:p w14:paraId="0D3D889E" w14:textId="77777777" w:rsidR="003E12F7" w:rsidRPr="003E12F7" w:rsidRDefault="003E12F7" w:rsidP="003E12F7">
      <w:pPr>
        <w:pStyle w:val="Heading3"/>
        <w:rPr>
          <w:lang w:val="es-ES"/>
        </w:rPr>
      </w:pPr>
      <w:bookmarkStart w:id="1001" w:name="_Toc453002201"/>
      <w:bookmarkStart w:id="1002" w:name="_Toc453779518"/>
      <w:r w:rsidRPr="003E12F7">
        <w:rPr>
          <w:lang w:val="es-ES"/>
        </w:rPr>
        <w:t>CSW</w:t>
      </w:r>
      <w:bookmarkEnd w:id="1001"/>
      <w:bookmarkEnd w:id="1002"/>
    </w:p>
    <w:p w14:paraId="7E9BF8A8" w14:textId="77777777" w:rsidR="004C77FC" w:rsidRDefault="004C77FC" w:rsidP="004C77FC"/>
    <w:p w14:paraId="409F325A" w14:textId="77777777" w:rsidR="004C77FC" w:rsidRPr="004C77FC" w:rsidRDefault="004C77FC" w:rsidP="003E12F7">
      <w:pPr>
        <w:pStyle w:val="Heading1"/>
      </w:pPr>
      <w:bookmarkStart w:id="1003" w:name="_Ref453009080"/>
      <w:bookmarkStart w:id="1004" w:name="_Toc453779519"/>
      <w:r>
        <w:lastRenderedPageBreak/>
        <w:t>Anexo D – Código de interés</w:t>
      </w:r>
      <w:bookmarkEnd w:id="1003"/>
      <w:bookmarkEnd w:id="1004"/>
    </w:p>
    <w:p w14:paraId="365B8122" w14:textId="77777777" w:rsidR="009D4B04" w:rsidRPr="009D4B04" w:rsidRDefault="009D4B04" w:rsidP="009D4B04"/>
    <w:sectPr w:rsidR="009D4B04" w:rsidRPr="009D4B04" w:rsidSect="00B52B78">
      <w:footerReference w:type="default" r:id="rId82"/>
      <w:footerReference w:type="first" r:id="rId83"/>
      <w:pgSz w:w="11900" w:h="16840"/>
      <w:pgMar w:top="1417" w:right="1701" w:bottom="1417" w:left="1701" w:header="708" w:footer="708" w:gutter="0"/>
      <w:pgNumType w:start="1"/>
      <w:cols w:space="708"/>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C6C27F" w14:textId="77777777" w:rsidR="00433B1E" w:rsidRDefault="00433B1E" w:rsidP="00E23636">
      <w:r>
        <w:separator/>
      </w:r>
    </w:p>
  </w:endnote>
  <w:endnote w:type="continuationSeparator" w:id="0">
    <w:p w14:paraId="61CD6E6C" w14:textId="77777777" w:rsidR="00433B1E" w:rsidRDefault="00433B1E" w:rsidP="00E23636">
      <w:r>
        <w:continuationSeparator/>
      </w:r>
    </w:p>
  </w:endnote>
  <w:endnote w:type="continuationNotice" w:id="1">
    <w:p w14:paraId="4C255A0C" w14:textId="77777777" w:rsidR="00433B1E" w:rsidRDefault="00433B1E" w:rsidP="00DB3A94">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Myriad Pro">
    <w:panose1 w:val="020B0503030403020204"/>
    <w:charset w:val="00"/>
    <w:family w:val="auto"/>
    <w:pitch w:val="variable"/>
    <w:sig w:usb0="20000287" w:usb1="00000001"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Consolas">
    <w:panose1 w:val="020B0609020204030204"/>
    <w:charset w:val="00"/>
    <w:family w:val="auto"/>
    <w:pitch w:val="variable"/>
    <w:sig w:usb0="E10002FF" w:usb1="4000FCFF" w:usb2="00000009" w:usb3="00000000" w:csb0="0000019F"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F9427" w14:textId="6D402ED3" w:rsidR="00BA3DC4" w:rsidRDefault="00BA3DC4">
    <w:pPr>
      <w:pStyle w:val="Footer"/>
      <w:jc w:val="right"/>
    </w:pPr>
  </w:p>
  <w:p w14:paraId="3098A858" w14:textId="77777777" w:rsidR="00BA3DC4" w:rsidRDefault="00BA3DC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45B61C" w14:textId="0AEF9053" w:rsidR="00BA3DC4" w:rsidRDefault="00BA3DC4">
    <w:pPr>
      <w:pStyle w:val="Footer"/>
      <w:jc w:val="right"/>
    </w:pPr>
  </w:p>
  <w:p w14:paraId="246808E5" w14:textId="77777777" w:rsidR="00BA3DC4" w:rsidRDefault="00BA3DC4">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298852"/>
      <w:docPartObj>
        <w:docPartGallery w:val="Page Numbers (Bottom of Page)"/>
        <w:docPartUnique/>
      </w:docPartObj>
    </w:sdtPr>
    <w:sdtContent>
      <w:p w14:paraId="7279C431" w14:textId="207A7F2D" w:rsidR="00BA3DC4" w:rsidRDefault="00BA3DC4">
        <w:pPr>
          <w:pStyle w:val="Footer"/>
          <w:jc w:val="right"/>
        </w:pPr>
        <w:r>
          <w:fldChar w:fldCharType="begin"/>
        </w:r>
        <w:r>
          <w:instrText>PAGE   \* MERGEFORMAT</w:instrText>
        </w:r>
        <w:r>
          <w:fldChar w:fldCharType="separate"/>
        </w:r>
        <w:r w:rsidR="00A9328A" w:rsidRPr="00A9328A">
          <w:rPr>
            <w:noProof/>
            <w:lang w:val="es-ES"/>
          </w:rPr>
          <w:t>45</w:t>
        </w:r>
        <w:r>
          <w:fldChar w:fldCharType="end"/>
        </w:r>
      </w:p>
    </w:sdtContent>
  </w:sdt>
  <w:p w14:paraId="44688842" w14:textId="77777777" w:rsidR="00BA3DC4" w:rsidRDefault="00BA3DC4">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2228245"/>
      <w:docPartObj>
        <w:docPartGallery w:val="Page Numbers (Bottom of Page)"/>
        <w:docPartUnique/>
      </w:docPartObj>
    </w:sdtPr>
    <w:sdtContent>
      <w:p w14:paraId="18E2F37D" w14:textId="77777777" w:rsidR="00BA3DC4" w:rsidRDefault="00BA3DC4">
        <w:pPr>
          <w:pStyle w:val="Footer"/>
          <w:jc w:val="right"/>
        </w:pPr>
        <w:r>
          <w:fldChar w:fldCharType="begin"/>
        </w:r>
        <w:r>
          <w:instrText>PAGE   \* MERGEFORMAT</w:instrText>
        </w:r>
        <w:r>
          <w:fldChar w:fldCharType="separate"/>
        </w:r>
        <w:r w:rsidRPr="00B52B78">
          <w:rPr>
            <w:noProof/>
            <w:lang w:val="es-ES"/>
          </w:rPr>
          <w:t>1</w:t>
        </w:r>
        <w:r>
          <w:fldChar w:fldCharType="end"/>
        </w:r>
      </w:p>
    </w:sdtContent>
  </w:sdt>
  <w:p w14:paraId="55A3B763" w14:textId="77777777" w:rsidR="00BA3DC4" w:rsidRDefault="00BA3DC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867896" w14:textId="77777777" w:rsidR="00433B1E" w:rsidRDefault="00433B1E" w:rsidP="00E23636">
      <w:r>
        <w:separator/>
      </w:r>
    </w:p>
  </w:footnote>
  <w:footnote w:type="continuationSeparator" w:id="0">
    <w:p w14:paraId="7917B01C" w14:textId="77777777" w:rsidR="00433B1E" w:rsidRDefault="00433B1E" w:rsidP="00E23636">
      <w:r>
        <w:continuationSeparator/>
      </w:r>
    </w:p>
  </w:footnote>
  <w:footnote w:type="continuationNotice" w:id="1">
    <w:p w14:paraId="5C0DC8B1" w14:textId="77777777" w:rsidR="00433B1E" w:rsidRDefault="00433B1E" w:rsidP="00DB3A94">
      <w:pPr>
        <w:spacing w:before="0" w:after="0"/>
      </w:pPr>
    </w:p>
  </w:footnote>
  <w:footnote w:id="2">
    <w:p w14:paraId="76F96185" w14:textId="77777777" w:rsidR="00BA3DC4" w:rsidRPr="00776873" w:rsidRDefault="00BA3DC4" w:rsidP="00722739">
      <w:pPr>
        <w:pStyle w:val="FootnoteText"/>
      </w:pPr>
      <w:r w:rsidRPr="000E566C">
        <w:rPr>
          <w:rStyle w:val="FootnoteReference"/>
        </w:rPr>
        <w:footnoteRef/>
      </w:r>
      <w:r>
        <w:t xml:space="preserve"> Desarrollador también de Lucene y Hadoop</w:t>
      </w:r>
    </w:p>
  </w:footnote>
  <w:footnote w:id="3">
    <w:p w14:paraId="581F23A6" w14:textId="77777777" w:rsidR="00BA3DC4" w:rsidRPr="00776873" w:rsidRDefault="00BA3DC4" w:rsidP="00722739">
      <w:pPr>
        <w:pStyle w:val="FootnoteText"/>
      </w:pPr>
      <w:r w:rsidRPr="000E566C">
        <w:rPr>
          <w:rStyle w:val="FootnoteReference"/>
        </w:rPr>
        <w:footnoteRef/>
      </w:r>
      <w:r>
        <w:t xml:space="preserve"> </w:t>
      </w:r>
      <w:r>
        <w:t>Programa de candidatos para convertirse un parte de la fundación Apache.</w:t>
      </w:r>
    </w:p>
  </w:footnote>
  <w:footnote w:id="4">
    <w:p w14:paraId="3DA78CB8" w14:textId="77777777" w:rsidR="00BA3DC4" w:rsidRPr="00000DC7" w:rsidRDefault="00BA3DC4">
      <w:pPr>
        <w:pStyle w:val="FootnoteText"/>
        <w:rPr>
          <w:lang w:val="es-ES"/>
        </w:rPr>
      </w:pPr>
      <w:r w:rsidRPr="000E566C">
        <w:rPr>
          <w:rStyle w:val="FootnoteReference"/>
        </w:rPr>
        <w:footnoteRef/>
      </w:r>
      <w:r>
        <w:t xml:space="preserve"> </w:t>
      </w:r>
      <w:r>
        <w:rPr>
          <w:lang w:val="es-ES"/>
        </w:rPr>
        <w:t>Anchor: Nombre con el que aparecen los enlaces en el navegador.</w:t>
      </w:r>
    </w:p>
  </w:footnote>
  <w:footnote w:id="5">
    <w:p w14:paraId="5FCE3A85" w14:textId="77777777" w:rsidR="00BA3DC4" w:rsidRPr="009C481F" w:rsidRDefault="00BA3DC4">
      <w:pPr>
        <w:pStyle w:val="FootnoteText"/>
        <w:rPr>
          <w:lang w:val="en-US"/>
        </w:rPr>
      </w:pPr>
      <w:r w:rsidRPr="000E566C">
        <w:rPr>
          <w:rStyle w:val="FootnoteReference"/>
        </w:rPr>
        <w:footnoteRef/>
      </w:r>
      <w:r w:rsidRPr="009C481F">
        <w:rPr>
          <w:lang w:val="en-US"/>
        </w:rPr>
        <w:t xml:space="preserve"> </w:t>
      </w:r>
      <w:r w:rsidRPr="009C481F">
        <w:rPr>
          <w:rFonts w:cs="Arial"/>
          <w:color w:val="252525"/>
          <w:sz w:val="21"/>
          <w:szCs w:val="21"/>
          <w:shd w:val="clear" w:color="auto" w:fill="FFFFFF"/>
          <w:lang w:val="en-US"/>
        </w:rPr>
        <w:t>e</w:t>
      </w:r>
      <w:r w:rsidRPr="009C481F">
        <w:rPr>
          <w:rFonts w:cs="Arial"/>
          <w:b/>
          <w:bCs/>
          <w:i/>
          <w:iCs/>
          <w:color w:val="252525"/>
          <w:sz w:val="21"/>
          <w:szCs w:val="21"/>
          <w:shd w:val="clear" w:color="auto" w:fill="FFFFFF"/>
          <w:lang w:val="en-US"/>
        </w:rPr>
        <w:t>X</w:t>
      </w:r>
      <w:r w:rsidRPr="009C481F">
        <w:rPr>
          <w:rFonts w:cs="Arial"/>
          <w:i/>
          <w:iCs/>
          <w:color w:val="252525"/>
          <w:sz w:val="21"/>
          <w:szCs w:val="21"/>
          <w:shd w:val="clear" w:color="auto" w:fill="FFFFFF"/>
          <w:lang w:val="en-US"/>
        </w:rPr>
        <w:t>tensible</w:t>
      </w:r>
      <w:r w:rsidRPr="00DB3A94">
        <w:rPr>
          <w:i/>
          <w:color w:val="252525"/>
          <w:sz w:val="21"/>
          <w:shd w:val="clear" w:color="auto" w:fill="FFFFFF"/>
          <w:lang w:val="en-US"/>
        </w:rPr>
        <w:t> </w:t>
      </w:r>
      <w:r w:rsidRPr="009C481F">
        <w:rPr>
          <w:rFonts w:cs="Arial"/>
          <w:b/>
          <w:bCs/>
          <w:i/>
          <w:iCs/>
          <w:color w:val="252525"/>
          <w:sz w:val="21"/>
          <w:szCs w:val="21"/>
          <w:shd w:val="clear" w:color="auto" w:fill="FFFFFF"/>
          <w:lang w:val="en-US"/>
        </w:rPr>
        <w:t>M</w:t>
      </w:r>
      <w:r w:rsidRPr="009C481F">
        <w:rPr>
          <w:rFonts w:cs="Arial"/>
          <w:i/>
          <w:iCs/>
          <w:color w:val="252525"/>
          <w:sz w:val="21"/>
          <w:szCs w:val="21"/>
          <w:shd w:val="clear" w:color="auto" w:fill="FFFFFF"/>
          <w:lang w:val="en-US"/>
        </w:rPr>
        <w:t>arkup</w:t>
      </w:r>
      <w:r w:rsidRPr="00FF0822">
        <w:rPr>
          <w:i/>
          <w:color w:val="252525"/>
          <w:sz w:val="21"/>
          <w:shd w:val="clear" w:color="auto" w:fill="FFFFFF"/>
          <w:lang w:val="en-US"/>
        </w:rPr>
        <w:t> </w:t>
      </w:r>
      <w:r w:rsidRPr="009C481F">
        <w:rPr>
          <w:rFonts w:cs="Arial"/>
          <w:b/>
          <w:bCs/>
          <w:i/>
          <w:iCs/>
          <w:color w:val="252525"/>
          <w:sz w:val="21"/>
          <w:szCs w:val="21"/>
          <w:shd w:val="clear" w:color="auto" w:fill="FFFFFF"/>
          <w:lang w:val="en-US"/>
        </w:rPr>
        <w:t>L</w:t>
      </w:r>
      <w:r w:rsidRPr="009C481F">
        <w:rPr>
          <w:rFonts w:cs="Arial"/>
          <w:i/>
          <w:iCs/>
          <w:color w:val="252525"/>
          <w:sz w:val="21"/>
          <w:szCs w:val="21"/>
          <w:shd w:val="clear" w:color="auto" w:fill="FFFFFF"/>
          <w:lang w:val="en-US"/>
        </w:rPr>
        <w:t>anguage</w:t>
      </w:r>
    </w:p>
  </w:footnote>
  <w:footnote w:id="6">
    <w:p w14:paraId="05A7EBB1" w14:textId="77777777" w:rsidR="00BA3DC4" w:rsidRPr="009C481F" w:rsidRDefault="00BA3DC4">
      <w:pPr>
        <w:pStyle w:val="FootnoteText"/>
        <w:rPr>
          <w:lang w:val="en-US"/>
        </w:rPr>
      </w:pPr>
      <w:r w:rsidRPr="000E566C">
        <w:rPr>
          <w:rStyle w:val="FootnoteReference"/>
        </w:rPr>
        <w:footnoteRef/>
      </w:r>
      <w:r w:rsidRPr="009C481F">
        <w:rPr>
          <w:lang w:val="en-US"/>
        </w:rPr>
        <w:t xml:space="preserve"> Document Object Model</w:t>
      </w:r>
    </w:p>
  </w:footnote>
  <w:footnote w:id="7">
    <w:p w14:paraId="1609A3F2" w14:textId="77777777" w:rsidR="00BA3DC4" w:rsidRPr="000E566C" w:rsidRDefault="00BA3DC4">
      <w:pPr>
        <w:pStyle w:val="FootnoteText"/>
        <w:rPr>
          <w:lang w:val="en-US"/>
        </w:rPr>
      </w:pPr>
      <w:r w:rsidRPr="000E566C">
        <w:rPr>
          <w:rStyle w:val="FootnoteReference"/>
        </w:rPr>
        <w:footnoteRef/>
      </w:r>
      <w:r w:rsidRPr="000E566C">
        <w:rPr>
          <w:lang w:val="en-US"/>
        </w:rPr>
        <w:t xml:space="preserve"> Open Geo Spatial - </w:t>
      </w:r>
      <w:hyperlink r:id="rId1" w:history="1">
        <w:r w:rsidRPr="000E566C">
          <w:rPr>
            <w:rStyle w:val="Hyperlink"/>
            <w:lang w:val="en-US"/>
          </w:rPr>
          <w:t>http://www.opengeospatial.org</w:t>
        </w:r>
      </w:hyperlink>
      <w:r w:rsidRPr="000E566C">
        <w:rPr>
          <w:lang w:val="en-US"/>
        </w:rPr>
        <w:t xml:space="preserve"> </w:t>
      </w:r>
    </w:p>
  </w:footnote>
  <w:footnote w:id="8">
    <w:p w14:paraId="0AE328B3" w14:textId="77777777" w:rsidR="00BA3DC4" w:rsidRPr="000C3809" w:rsidRDefault="00BA3DC4">
      <w:pPr>
        <w:pStyle w:val="FootnoteText"/>
        <w:rPr>
          <w:lang w:val="es-ES"/>
        </w:rPr>
      </w:pPr>
      <w:r w:rsidRPr="000E566C">
        <w:rPr>
          <w:rStyle w:val="FootnoteReference"/>
        </w:rPr>
        <w:footnoteRef/>
      </w:r>
      <w:r>
        <w:t xml:space="preserve"> </w:t>
      </w:r>
      <w:r>
        <w:t xml:space="preserve">Tesauro: </w:t>
      </w:r>
      <w:r>
        <w:rPr>
          <w:lang w:val="es-ES"/>
        </w:rPr>
        <w:t>Lista de palabras o términos utilizados para representar conceptos.</w:t>
      </w:r>
    </w:p>
  </w:footnote>
  <w:footnote w:id="9">
    <w:p w14:paraId="479D0DD4" w14:textId="77777777" w:rsidR="00BA3DC4" w:rsidRPr="009631D8" w:rsidRDefault="00BA3DC4">
      <w:pPr>
        <w:pStyle w:val="FootnoteText"/>
        <w:rPr>
          <w:lang w:val="es-ES"/>
        </w:rPr>
      </w:pPr>
      <w:r w:rsidRPr="000E566C">
        <w:rPr>
          <w:rStyle w:val="FootnoteReference"/>
        </w:rPr>
        <w:footnoteRef/>
      </w:r>
      <w:r>
        <w:t xml:space="preserve"> </w:t>
      </w:r>
      <w:r>
        <w:t>Lista de palabra que deben ser ignoradas en estos cálculos (de, el, la, y…)</w:t>
      </w:r>
    </w:p>
  </w:footnote>
  <w:footnote w:id="10">
    <w:p w14:paraId="6F285DB2" w14:textId="77777777" w:rsidR="00BA3DC4" w:rsidRPr="0018380A" w:rsidRDefault="00BA3DC4">
      <w:pPr>
        <w:pStyle w:val="FootnoteText"/>
        <w:rPr>
          <w:lang w:val="en-US"/>
        </w:rPr>
      </w:pPr>
      <w:r w:rsidRPr="000E566C">
        <w:rPr>
          <w:rStyle w:val="FootnoteReference"/>
        </w:rPr>
        <w:footnoteRef/>
      </w:r>
      <w:r w:rsidRPr="0018380A">
        <w:rPr>
          <w:lang w:val="en-US"/>
        </w:rPr>
        <w:t xml:space="preserve"> Simple Knowledge Organization System</w:t>
      </w:r>
    </w:p>
  </w:footnote>
  <w:footnote w:id="11">
    <w:p w14:paraId="7A9F7424" w14:textId="77777777" w:rsidR="00BA3DC4" w:rsidRPr="0018380A" w:rsidRDefault="00BA3DC4">
      <w:pPr>
        <w:pStyle w:val="FootnoteText"/>
        <w:rPr>
          <w:lang w:val="en-US"/>
        </w:rPr>
      </w:pPr>
      <w:r w:rsidRPr="000E566C">
        <w:rPr>
          <w:rStyle w:val="FootnoteReference"/>
        </w:rPr>
        <w:footnoteRef/>
      </w:r>
      <w:r w:rsidRPr="0018380A">
        <w:rPr>
          <w:lang w:val="en-US"/>
        </w:rPr>
        <w:t xml:space="preserve"> World Wide Web Consortium</w:t>
      </w:r>
    </w:p>
  </w:footnote>
  <w:footnote w:id="12">
    <w:p w14:paraId="52377A4B" w14:textId="77777777" w:rsidR="00BA3DC4" w:rsidRPr="008E2B8A" w:rsidRDefault="00BA3DC4">
      <w:pPr>
        <w:pStyle w:val="FootnoteText"/>
        <w:rPr>
          <w:lang w:val="es-ES"/>
        </w:rPr>
      </w:pPr>
      <w:r w:rsidRPr="000E566C">
        <w:rPr>
          <w:rStyle w:val="FootnoteReference"/>
        </w:rPr>
        <w:footnoteRef/>
      </w:r>
      <w:r>
        <w:t xml:space="preserve"> </w:t>
      </w:r>
      <w:r>
        <w:rPr>
          <w:lang w:val="es-ES"/>
        </w:rPr>
        <w:t>Linked Open Data</w:t>
      </w:r>
    </w:p>
  </w:footnote>
  <w:footnote w:id="13">
    <w:p w14:paraId="355B7AC5" w14:textId="77777777" w:rsidR="00BA3DC4" w:rsidRPr="00743077" w:rsidRDefault="00BA3DC4">
      <w:pPr>
        <w:pStyle w:val="FootnoteText"/>
        <w:rPr>
          <w:lang w:val="es-ES"/>
        </w:rPr>
      </w:pPr>
      <w:r w:rsidRPr="000E566C">
        <w:rPr>
          <w:rStyle w:val="FootnoteReference"/>
        </w:rPr>
        <w:footnoteRef/>
      </w:r>
      <w:r>
        <w:t xml:space="preserve"> </w:t>
      </w:r>
      <w:r>
        <w:rPr>
          <w:lang w:val="es-ES"/>
        </w:rPr>
        <w:t xml:space="preserve">El </w:t>
      </w:r>
      <w:r>
        <w:rPr>
          <w:i/>
          <w:lang w:val="es-ES"/>
        </w:rPr>
        <w:t>es</w:t>
      </w:r>
      <w:r>
        <w:rPr>
          <w:lang w:val="es-ES"/>
        </w:rPr>
        <w:t xml:space="preserve"> referencia al idioma español, existen para los 22 idiomas soportados.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3D95B7" w14:textId="77777777" w:rsidR="00BA3DC4" w:rsidRDefault="00BA3DC4" w:rsidP="00074A8E">
    <w:pPr>
      <w:pStyle w:val="Heade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2B606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2"/>
    <w:multiLevelType w:val="singleLevel"/>
    <w:tmpl w:val="1F3A3502"/>
    <w:lvl w:ilvl="0">
      <w:start w:val="1"/>
      <w:numFmt w:val="bullet"/>
      <w:pStyle w:val="ListBullet3"/>
      <w:lvlText w:val=""/>
      <w:lvlJc w:val="left"/>
      <w:pPr>
        <w:tabs>
          <w:tab w:val="num" w:pos="926"/>
        </w:tabs>
        <w:ind w:left="926" w:hanging="360"/>
      </w:pPr>
      <w:rPr>
        <w:rFonts w:ascii="Symbol" w:hAnsi="Symbol" w:hint="default"/>
      </w:rPr>
    </w:lvl>
  </w:abstractNum>
  <w:abstractNum w:abstractNumId="2">
    <w:nsid w:val="FFFFFF83"/>
    <w:multiLevelType w:val="singleLevel"/>
    <w:tmpl w:val="E7AEB414"/>
    <w:lvl w:ilvl="0">
      <w:start w:val="1"/>
      <w:numFmt w:val="bullet"/>
      <w:pStyle w:val="ListBullet2"/>
      <w:lvlText w:val=""/>
      <w:lvlJc w:val="left"/>
      <w:pPr>
        <w:tabs>
          <w:tab w:val="num" w:pos="643"/>
        </w:tabs>
        <w:ind w:left="643" w:hanging="360"/>
      </w:pPr>
      <w:rPr>
        <w:rFonts w:ascii="Symbol" w:hAnsi="Symbol" w:hint="default"/>
      </w:rPr>
    </w:lvl>
  </w:abstractNum>
  <w:abstractNum w:abstractNumId="3">
    <w:nsid w:val="01CA637C"/>
    <w:multiLevelType w:val="hybridMultilevel"/>
    <w:tmpl w:val="A880CF4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nsid w:val="0B9D2FE4"/>
    <w:multiLevelType w:val="hybridMultilevel"/>
    <w:tmpl w:val="13D425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0C8C1645"/>
    <w:multiLevelType w:val="hybridMultilevel"/>
    <w:tmpl w:val="3664E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59C40C3"/>
    <w:multiLevelType w:val="hybridMultilevel"/>
    <w:tmpl w:val="5CC66B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30A7FEC"/>
    <w:multiLevelType w:val="hybridMultilevel"/>
    <w:tmpl w:val="993647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38C5CF1"/>
    <w:multiLevelType w:val="hybridMultilevel"/>
    <w:tmpl w:val="4B846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8C67759"/>
    <w:multiLevelType w:val="multilevel"/>
    <w:tmpl w:val="CCE6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8E23252"/>
    <w:multiLevelType w:val="hybridMultilevel"/>
    <w:tmpl w:val="4DC84F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AF7617"/>
    <w:multiLevelType w:val="hybridMultilevel"/>
    <w:tmpl w:val="7BDADB1E"/>
    <w:lvl w:ilvl="0" w:tplc="A3C090F4">
      <w:start w:val="1"/>
      <w:numFmt w:val="bullet"/>
      <w:pStyle w:val="Ficherosycarpetas"/>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0DE751A"/>
    <w:multiLevelType w:val="hybridMultilevel"/>
    <w:tmpl w:val="7398F8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nsid w:val="357F0D92"/>
    <w:multiLevelType w:val="hybridMultilevel"/>
    <w:tmpl w:val="AA1ED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8350897"/>
    <w:multiLevelType w:val="multilevel"/>
    <w:tmpl w:val="5F46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B073056"/>
    <w:multiLevelType w:val="hybridMultilevel"/>
    <w:tmpl w:val="359C02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BD941D5"/>
    <w:multiLevelType w:val="multilevel"/>
    <w:tmpl w:val="F0B4C420"/>
    <w:lvl w:ilvl="0">
      <w:start w:val="1"/>
      <w:numFmt w:val="decimal"/>
      <w:pStyle w:val="Style1"/>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nsid w:val="3ED3758D"/>
    <w:multiLevelType w:val="hybridMultilevel"/>
    <w:tmpl w:val="E482E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7DA2DA7"/>
    <w:multiLevelType w:val="hybridMultilevel"/>
    <w:tmpl w:val="69FEC92A"/>
    <w:lvl w:ilvl="0" w:tplc="E4F2DDF0">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9">
    <w:nsid w:val="48FB145B"/>
    <w:multiLevelType w:val="hybridMultilevel"/>
    <w:tmpl w:val="2D962E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97F509E"/>
    <w:multiLevelType w:val="hybridMultilevel"/>
    <w:tmpl w:val="F1C49D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D266156"/>
    <w:multiLevelType w:val="hybridMultilevel"/>
    <w:tmpl w:val="EEB40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F49694D"/>
    <w:multiLevelType w:val="multilevel"/>
    <w:tmpl w:val="FEA0F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7B32479"/>
    <w:multiLevelType w:val="hybridMultilevel"/>
    <w:tmpl w:val="EB1C4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8493B6F"/>
    <w:multiLevelType w:val="multilevel"/>
    <w:tmpl w:val="7F42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FB77F73"/>
    <w:multiLevelType w:val="hybridMultilevel"/>
    <w:tmpl w:val="5F5E3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177410F"/>
    <w:multiLevelType w:val="hybridMultilevel"/>
    <w:tmpl w:val="293A00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56B6408"/>
    <w:multiLevelType w:val="hybridMultilevel"/>
    <w:tmpl w:val="80B4E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8F35429"/>
    <w:multiLevelType w:val="hybridMultilevel"/>
    <w:tmpl w:val="F2FE90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B4B37FA"/>
    <w:multiLevelType w:val="hybridMultilevel"/>
    <w:tmpl w:val="66E613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C260760"/>
    <w:multiLevelType w:val="hybridMultilevel"/>
    <w:tmpl w:val="1C1CE1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6"/>
  </w:num>
  <w:num w:numId="2">
    <w:abstractNumId w:val="24"/>
  </w:num>
  <w:num w:numId="3">
    <w:abstractNumId w:val="19"/>
  </w:num>
  <w:num w:numId="4">
    <w:abstractNumId w:val="11"/>
  </w:num>
  <w:num w:numId="5">
    <w:abstractNumId w:val="18"/>
  </w:num>
  <w:num w:numId="6">
    <w:abstractNumId w:val="10"/>
  </w:num>
  <w:num w:numId="7">
    <w:abstractNumId w:val="23"/>
  </w:num>
  <w:num w:numId="8">
    <w:abstractNumId w:val="28"/>
  </w:num>
  <w:num w:numId="9">
    <w:abstractNumId w:val="22"/>
  </w:num>
  <w:num w:numId="10">
    <w:abstractNumId w:val="12"/>
  </w:num>
  <w:num w:numId="11">
    <w:abstractNumId w:val="7"/>
  </w:num>
  <w:num w:numId="12">
    <w:abstractNumId w:val="3"/>
  </w:num>
  <w:num w:numId="13">
    <w:abstractNumId w:val="20"/>
  </w:num>
  <w:num w:numId="14">
    <w:abstractNumId w:val="15"/>
  </w:num>
  <w:num w:numId="15">
    <w:abstractNumId w:val="13"/>
  </w:num>
  <w:num w:numId="16">
    <w:abstractNumId w:val="30"/>
  </w:num>
  <w:num w:numId="17">
    <w:abstractNumId w:val="21"/>
  </w:num>
  <w:num w:numId="18">
    <w:abstractNumId w:val="2"/>
  </w:num>
  <w:num w:numId="19">
    <w:abstractNumId w:val="1"/>
  </w:num>
  <w:num w:numId="20">
    <w:abstractNumId w:val="25"/>
  </w:num>
  <w:num w:numId="21">
    <w:abstractNumId w:val="5"/>
  </w:num>
  <w:num w:numId="22">
    <w:abstractNumId w:val="8"/>
  </w:num>
  <w:num w:numId="23">
    <w:abstractNumId w:val="9"/>
  </w:num>
  <w:num w:numId="24">
    <w:abstractNumId w:val="4"/>
  </w:num>
  <w:num w:numId="25">
    <w:abstractNumId w:val="17"/>
  </w:num>
  <w:num w:numId="26">
    <w:abstractNumId w:val="29"/>
  </w:num>
  <w:num w:numId="27">
    <w:abstractNumId w:val="14"/>
  </w:num>
  <w:num w:numId="28">
    <w:abstractNumId w:val="27"/>
  </w:num>
  <w:num w:numId="29">
    <w:abstractNumId w:val="0"/>
  </w:num>
  <w:num w:numId="30">
    <w:abstractNumId w:val="26"/>
  </w:num>
  <w:num w:numId="31">
    <w:abstractNumId w:val="6"/>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rancisco J Lopez Pellicer">
    <w15:presenceInfo w15:providerId="Windows Live" w15:userId="e3a885b06c2abe2e"/>
  </w15:person>
  <w15:person w15:author="Jorge Cáncer Gil">
    <w15:presenceInfo w15:providerId="Windows Live" w15:userId="de2d7f97c1f106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embedSystemFonts/>
  <w:activeWritingStyle w:appName="MSWord" w:lang="es-ES_tradnl" w:vendorID="64" w:dllVersion="131078" w:nlCheck="1" w:checkStyle="0"/>
  <w:activeWritingStyle w:appName="MSWord" w:lang="es-ES" w:vendorID="64" w:dllVersion="131078" w:nlCheck="1" w:checkStyle="0"/>
  <w:activeWritingStyle w:appName="MSWord" w:lang="en-US" w:vendorID="64" w:dllVersion="131078" w:nlCheck="1" w:checkStyle="0"/>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636"/>
    <w:rsid w:val="00000DC7"/>
    <w:rsid w:val="0000480C"/>
    <w:rsid w:val="00006D0C"/>
    <w:rsid w:val="00011D83"/>
    <w:rsid w:val="000212A8"/>
    <w:rsid w:val="00024724"/>
    <w:rsid w:val="0002638C"/>
    <w:rsid w:val="00034561"/>
    <w:rsid w:val="000465D2"/>
    <w:rsid w:val="00052409"/>
    <w:rsid w:val="0006245E"/>
    <w:rsid w:val="000626F1"/>
    <w:rsid w:val="00064443"/>
    <w:rsid w:val="00072F22"/>
    <w:rsid w:val="00074A8E"/>
    <w:rsid w:val="00080324"/>
    <w:rsid w:val="00082ED0"/>
    <w:rsid w:val="00087245"/>
    <w:rsid w:val="000942D3"/>
    <w:rsid w:val="00095AE2"/>
    <w:rsid w:val="000B31EA"/>
    <w:rsid w:val="000B3565"/>
    <w:rsid w:val="000B3E1E"/>
    <w:rsid w:val="000B7B47"/>
    <w:rsid w:val="000C1810"/>
    <w:rsid w:val="000C3809"/>
    <w:rsid w:val="000C7370"/>
    <w:rsid w:val="000D2FF5"/>
    <w:rsid w:val="000E566C"/>
    <w:rsid w:val="000E56A9"/>
    <w:rsid w:val="000E7F5C"/>
    <w:rsid w:val="000F5314"/>
    <w:rsid w:val="001201CB"/>
    <w:rsid w:val="00125678"/>
    <w:rsid w:val="0013575C"/>
    <w:rsid w:val="00156BD7"/>
    <w:rsid w:val="00163F69"/>
    <w:rsid w:val="00164F47"/>
    <w:rsid w:val="0018380A"/>
    <w:rsid w:val="00190AA7"/>
    <w:rsid w:val="0019136B"/>
    <w:rsid w:val="00193F2E"/>
    <w:rsid w:val="00194AD1"/>
    <w:rsid w:val="00194FBE"/>
    <w:rsid w:val="001A4E7E"/>
    <w:rsid w:val="001B2B38"/>
    <w:rsid w:val="001B2D57"/>
    <w:rsid w:val="001B37D5"/>
    <w:rsid w:val="001B4ADA"/>
    <w:rsid w:val="001B4FA1"/>
    <w:rsid w:val="001C619E"/>
    <w:rsid w:val="001D4C11"/>
    <w:rsid w:val="001E2206"/>
    <w:rsid w:val="001E6EEC"/>
    <w:rsid w:val="001E7C4F"/>
    <w:rsid w:val="001F326B"/>
    <w:rsid w:val="001F3D68"/>
    <w:rsid w:val="001F3FF8"/>
    <w:rsid w:val="0020247F"/>
    <w:rsid w:val="002138B2"/>
    <w:rsid w:val="0022714D"/>
    <w:rsid w:val="002360B4"/>
    <w:rsid w:val="002367F4"/>
    <w:rsid w:val="00237E0E"/>
    <w:rsid w:val="00241409"/>
    <w:rsid w:val="002441BF"/>
    <w:rsid w:val="00246E1E"/>
    <w:rsid w:val="00247648"/>
    <w:rsid w:val="002478C4"/>
    <w:rsid w:val="00247C15"/>
    <w:rsid w:val="00251770"/>
    <w:rsid w:val="0027033D"/>
    <w:rsid w:val="002736AA"/>
    <w:rsid w:val="0027571F"/>
    <w:rsid w:val="002763C8"/>
    <w:rsid w:val="00280272"/>
    <w:rsid w:val="00284894"/>
    <w:rsid w:val="00293F00"/>
    <w:rsid w:val="00295827"/>
    <w:rsid w:val="002A6C9F"/>
    <w:rsid w:val="002B6704"/>
    <w:rsid w:val="002D67E9"/>
    <w:rsid w:val="002E616A"/>
    <w:rsid w:val="002F5E3F"/>
    <w:rsid w:val="002F6749"/>
    <w:rsid w:val="00302AEC"/>
    <w:rsid w:val="00334916"/>
    <w:rsid w:val="00334B49"/>
    <w:rsid w:val="003374C5"/>
    <w:rsid w:val="00342FF5"/>
    <w:rsid w:val="00351361"/>
    <w:rsid w:val="00377B78"/>
    <w:rsid w:val="0038435D"/>
    <w:rsid w:val="0038627D"/>
    <w:rsid w:val="003A013F"/>
    <w:rsid w:val="003A31B9"/>
    <w:rsid w:val="003A371B"/>
    <w:rsid w:val="003A4FF8"/>
    <w:rsid w:val="003A674A"/>
    <w:rsid w:val="003A7FE7"/>
    <w:rsid w:val="003C086B"/>
    <w:rsid w:val="003C7ADF"/>
    <w:rsid w:val="003E12F7"/>
    <w:rsid w:val="003F5363"/>
    <w:rsid w:val="004023A8"/>
    <w:rsid w:val="004032E9"/>
    <w:rsid w:val="00426267"/>
    <w:rsid w:val="004321AA"/>
    <w:rsid w:val="004328B4"/>
    <w:rsid w:val="00433B1E"/>
    <w:rsid w:val="00442EAB"/>
    <w:rsid w:val="0045101F"/>
    <w:rsid w:val="00451541"/>
    <w:rsid w:val="00451DA4"/>
    <w:rsid w:val="00455C9F"/>
    <w:rsid w:val="004570E1"/>
    <w:rsid w:val="004729FF"/>
    <w:rsid w:val="00477602"/>
    <w:rsid w:val="00485593"/>
    <w:rsid w:val="004957C0"/>
    <w:rsid w:val="004A4917"/>
    <w:rsid w:val="004A6974"/>
    <w:rsid w:val="004A7F92"/>
    <w:rsid w:val="004B2535"/>
    <w:rsid w:val="004B78CE"/>
    <w:rsid w:val="004C2A1B"/>
    <w:rsid w:val="004C77FC"/>
    <w:rsid w:val="0051229E"/>
    <w:rsid w:val="00513B82"/>
    <w:rsid w:val="00514A11"/>
    <w:rsid w:val="00515DA9"/>
    <w:rsid w:val="00520DCC"/>
    <w:rsid w:val="00521D5C"/>
    <w:rsid w:val="00523161"/>
    <w:rsid w:val="00535C18"/>
    <w:rsid w:val="00560326"/>
    <w:rsid w:val="005669EA"/>
    <w:rsid w:val="005714D2"/>
    <w:rsid w:val="00572A19"/>
    <w:rsid w:val="00582DF3"/>
    <w:rsid w:val="00583227"/>
    <w:rsid w:val="00584AB4"/>
    <w:rsid w:val="00586114"/>
    <w:rsid w:val="005B721C"/>
    <w:rsid w:val="005C1D7B"/>
    <w:rsid w:val="005C6A0B"/>
    <w:rsid w:val="005E30AD"/>
    <w:rsid w:val="005E536D"/>
    <w:rsid w:val="005F1BE2"/>
    <w:rsid w:val="005F607A"/>
    <w:rsid w:val="006035B9"/>
    <w:rsid w:val="006052B3"/>
    <w:rsid w:val="0060786F"/>
    <w:rsid w:val="006107A5"/>
    <w:rsid w:val="00612C9C"/>
    <w:rsid w:val="006159F4"/>
    <w:rsid w:val="0062563E"/>
    <w:rsid w:val="00635F08"/>
    <w:rsid w:val="00645084"/>
    <w:rsid w:val="006532FD"/>
    <w:rsid w:val="006714EE"/>
    <w:rsid w:val="0067156C"/>
    <w:rsid w:val="00673A99"/>
    <w:rsid w:val="0069390E"/>
    <w:rsid w:val="00693F8E"/>
    <w:rsid w:val="0069537B"/>
    <w:rsid w:val="006A1CB5"/>
    <w:rsid w:val="006B025D"/>
    <w:rsid w:val="006C1133"/>
    <w:rsid w:val="006C14DA"/>
    <w:rsid w:val="006C2E2C"/>
    <w:rsid w:val="006C3404"/>
    <w:rsid w:val="006D326A"/>
    <w:rsid w:val="006E0718"/>
    <w:rsid w:val="006E2469"/>
    <w:rsid w:val="006F08A1"/>
    <w:rsid w:val="00711E64"/>
    <w:rsid w:val="0071662B"/>
    <w:rsid w:val="00722739"/>
    <w:rsid w:val="00732575"/>
    <w:rsid w:val="00733248"/>
    <w:rsid w:val="00741255"/>
    <w:rsid w:val="00743077"/>
    <w:rsid w:val="00762A8B"/>
    <w:rsid w:val="007662F0"/>
    <w:rsid w:val="007668EB"/>
    <w:rsid w:val="00772006"/>
    <w:rsid w:val="00772EAF"/>
    <w:rsid w:val="007755B9"/>
    <w:rsid w:val="00776873"/>
    <w:rsid w:val="007822BB"/>
    <w:rsid w:val="00782CE5"/>
    <w:rsid w:val="0079539C"/>
    <w:rsid w:val="007A1925"/>
    <w:rsid w:val="007A546A"/>
    <w:rsid w:val="007A6612"/>
    <w:rsid w:val="007B6C2D"/>
    <w:rsid w:val="007B7C75"/>
    <w:rsid w:val="007D10E2"/>
    <w:rsid w:val="007D1D52"/>
    <w:rsid w:val="007F1650"/>
    <w:rsid w:val="00805B88"/>
    <w:rsid w:val="00806449"/>
    <w:rsid w:val="00812585"/>
    <w:rsid w:val="00820CC0"/>
    <w:rsid w:val="008303E3"/>
    <w:rsid w:val="00834FFF"/>
    <w:rsid w:val="00836924"/>
    <w:rsid w:val="00836A2B"/>
    <w:rsid w:val="00837704"/>
    <w:rsid w:val="008378D9"/>
    <w:rsid w:val="00837C5E"/>
    <w:rsid w:val="0084568D"/>
    <w:rsid w:val="008473AB"/>
    <w:rsid w:val="008544DF"/>
    <w:rsid w:val="00855B50"/>
    <w:rsid w:val="00855F0D"/>
    <w:rsid w:val="008655D9"/>
    <w:rsid w:val="008810F8"/>
    <w:rsid w:val="0088308C"/>
    <w:rsid w:val="00884E73"/>
    <w:rsid w:val="008850B6"/>
    <w:rsid w:val="008A0898"/>
    <w:rsid w:val="008A6B3C"/>
    <w:rsid w:val="008A6E2A"/>
    <w:rsid w:val="008B1E86"/>
    <w:rsid w:val="008B4F6E"/>
    <w:rsid w:val="008B7333"/>
    <w:rsid w:val="008D0CBF"/>
    <w:rsid w:val="008D78FC"/>
    <w:rsid w:val="008E0B20"/>
    <w:rsid w:val="008E1D94"/>
    <w:rsid w:val="008E2B8A"/>
    <w:rsid w:val="008E3A4C"/>
    <w:rsid w:val="008F212B"/>
    <w:rsid w:val="008F48F3"/>
    <w:rsid w:val="008F62B4"/>
    <w:rsid w:val="00900959"/>
    <w:rsid w:val="00911204"/>
    <w:rsid w:val="00915538"/>
    <w:rsid w:val="00921880"/>
    <w:rsid w:val="00923C56"/>
    <w:rsid w:val="00926622"/>
    <w:rsid w:val="009355F9"/>
    <w:rsid w:val="0093584C"/>
    <w:rsid w:val="00936783"/>
    <w:rsid w:val="00941F65"/>
    <w:rsid w:val="009631D8"/>
    <w:rsid w:val="0098437C"/>
    <w:rsid w:val="00985F97"/>
    <w:rsid w:val="00995225"/>
    <w:rsid w:val="009A69F2"/>
    <w:rsid w:val="009B5C8D"/>
    <w:rsid w:val="009C23DF"/>
    <w:rsid w:val="009C481F"/>
    <w:rsid w:val="009C4F13"/>
    <w:rsid w:val="009C6B81"/>
    <w:rsid w:val="009D1148"/>
    <w:rsid w:val="009D1896"/>
    <w:rsid w:val="009D1C87"/>
    <w:rsid w:val="009D2DC3"/>
    <w:rsid w:val="009D4B04"/>
    <w:rsid w:val="009E4EA2"/>
    <w:rsid w:val="009F2E71"/>
    <w:rsid w:val="009F7B04"/>
    <w:rsid w:val="00A12282"/>
    <w:rsid w:val="00A26AB6"/>
    <w:rsid w:val="00A53786"/>
    <w:rsid w:val="00A56245"/>
    <w:rsid w:val="00A771E4"/>
    <w:rsid w:val="00A81868"/>
    <w:rsid w:val="00A8332F"/>
    <w:rsid w:val="00A8341A"/>
    <w:rsid w:val="00A838D1"/>
    <w:rsid w:val="00A84936"/>
    <w:rsid w:val="00A8533A"/>
    <w:rsid w:val="00A855A0"/>
    <w:rsid w:val="00A867CD"/>
    <w:rsid w:val="00A90DA0"/>
    <w:rsid w:val="00A9328A"/>
    <w:rsid w:val="00AB7ED1"/>
    <w:rsid w:val="00AD0A45"/>
    <w:rsid w:val="00AD1ED5"/>
    <w:rsid w:val="00AF1389"/>
    <w:rsid w:val="00AF2604"/>
    <w:rsid w:val="00B0076A"/>
    <w:rsid w:val="00B069BD"/>
    <w:rsid w:val="00B23BF0"/>
    <w:rsid w:val="00B2656A"/>
    <w:rsid w:val="00B2776A"/>
    <w:rsid w:val="00B32125"/>
    <w:rsid w:val="00B34F9C"/>
    <w:rsid w:val="00B365EB"/>
    <w:rsid w:val="00B516AA"/>
    <w:rsid w:val="00B52B78"/>
    <w:rsid w:val="00B53F0A"/>
    <w:rsid w:val="00B57CF8"/>
    <w:rsid w:val="00B65B50"/>
    <w:rsid w:val="00B664B9"/>
    <w:rsid w:val="00B75BEB"/>
    <w:rsid w:val="00B77571"/>
    <w:rsid w:val="00B844DD"/>
    <w:rsid w:val="00B84DE7"/>
    <w:rsid w:val="00B85C76"/>
    <w:rsid w:val="00B86701"/>
    <w:rsid w:val="00B90438"/>
    <w:rsid w:val="00BA3DC4"/>
    <w:rsid w:val="00BA62EA"/>
    <w:rsid w:val="00BB4D3C"/>
    <w:rsid w:val="00BC6B81"/>
    <w:rsid w:val="00BF6A6A"/>
    <w:rsid w:val="00BF7299"/>
    <w:rsid w:val="00C124BE"/>
    <w:rsid w:val="00C24DF5"/>
    <w:rsid w:val="00C24EC8"/>
    <w:rsid w:val="00C2581D"/>
    <w:rsid w:val="00C311E3"/>
    <w:rsid w:val="00C3155C"/>
    <w:rsid w:val="00C316B3"/>
    <w:rsid w:val="00C35B8F"/>
    <w:rsid w:val="00C40B90"/>
    <w:rsid w:val="00C41601"/>
    <w:rsid w:val="00C44581"/>
    <w:rsid w:val="00C478A4"/>
    <w:rsid w:val="00C602F1"/>
    <w:rsid w:val="00C67F3E"/>
    <w:rsid w:val="00C749D3"/>
    <w:rsid w:val="00C74F39"/>
    <w:rsid w:val="00C86C01"/>
    <w:rsid w:val="00C911E3"/>
    <w:rsid w:val="00C9758A"/>
    <w:rsid w:val="00C97BE8"/>
    <w:rsid w:val="00CA5ACD"/>
    <w:rsid w:val="00CB6ACA"/>
    <w:rsid w:val="00CC5867"/>
    <w:rsid w:val="00CF0F78"/>
    <w:rsid w:val="00CF22DB"/>
    <w:rsid w:val="00CF76C8"/>
    <w:rsid w:val="00D01AE6"/>
    <w:rsid w:val="00D266F5"/>
    <w:rsid w:val="00D30DD5"/>
    <w:rsid w:val="00D36F1D"/>
    <w:rsid w:val="00D4323F"/>
    <w:rsid w:val="00D47A3C"/>
    <w:rsid w:val="00D515E5"/>
    <w:rsid w:val="00D51BE1"/>
    <w:rsid w:val="00D54E74"/>
    <w:rsid w:val="00D5706B"/>
    <w:rsid w:val="00D60614"/>
    <w:rsid w:val="00D62871"/>
    <w:rsid w:val="00D730EA"/>
    <w:rsid w:val="00D74D2D"/>
    <w:rsid w:val="00D9183D"/>
    <w:rsid w:val="00D92345"/>
    <w:rsid w:val="00D96CF3"/>
    <w:rsid w:val="00D9777B"/>
    <w:rsid w:val="00DA225B"/>
    <w:rsid w:val="00DB34F7"/>
    <w:rsid w:val="00DB3A94"/>
    <w:rsid w:val="00DB464F"/>
    <w:rsid w:val="00DC17B9"/>
    <w:rsid w:val="00DC46A8"/>
    <w:rsid w:val="00DC7DD8"/>
    <w:rsid w:val="00DE033E"/>
    <w:rsid w:val="00DE3971"/>
    <w:rsid w:val="00DE74C0"/>
    <w:rsid w:val="00E03753"/>
    <w:rsid w:val="00E20F92"/>
    <w:rsid w:val="00E23636"/>
    <w:rsid w:val="00E35B4D"/>
    <w:rsid w:val="00E41047"/>
    <w:rsid w:val="00E45E60"/>
    <w:rsid w:val="00E51734"/>
    <w:rsid w:val="00E575CE"/>
    <w:rsid w:val="00E6215B"/>
    <w:rsid w:val="00E83181"/>
    <w:rsid w:val="00E84FA8"/>
    <w:rsid w:val="00E85CF2"/>
    <w:rsid w:val="00E92E9C"/>
    <w:rsid w:val="00E94AC1"/>
    <w:rsid w:val="00EA74D8"/>
    <w:rsid w:val="00EB3741"/>
    <w:rsid w:val="00EB6ED8"/>
    <w:rsid w:val="00ED3496"/>
    <w:rsid w:val="00ED413F"/>
    <w:rsid w:val="00EE6475"/>
    <w:rsid w:val="00EE69F2"/>
    <w:rsid w:val="00EE7164"/>
    <w:rsid w:val="00EF427B"/>
    <w:rsid w:val="00EF5C01"/>
    <w:rsid w:val="00F024EF"/>
    <w:rsid w:val="00F055B2"/>
    <w:rsid w:val="00F07439"/>
    <w:rsid w:val="00F07B42"/>
    <w:rsid w:val="00F15EC6"/>
    <w:rsid w:val="00F1634A"/>
    <w:rsid w:val="00F21AF0"/>
    <w:rsid w:val="00F23EFD"/>
    <w:rsid w:val="00F53FA8"/>
    <w:rsid w:val="00F54B98"/>
    <w:rsid w:val="00F559D9"/>
    <w:rsid w:val="00F7520B"/>
    <w:rsid w:val="00F87E88"/>
    <w:rsid w:val="00F94FAA"/>
    <w:rsid w:val="00FB2A4D"/>
    <w:rsid w:val="00FB4B61"/>
    <w:rsid w:val="00FC6409"/>
    <w:rsid w:val="00FD3C78"/>
    <w:rsid w:val="00FE1A05"/>
    <w:rsid w:val="00FE7A38"/>
    <w:rsid w:val="00FF0822"/>
    <w:rsid w:val="00FF63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74A49F0F"/>
  <w14:defaultImageDpi w14:val="330"/>
  <w15:chartTrackingRefBased/>
  <w15:docId w15:val="{88DE08D3-AB31-4523-B699-1FB8BE8B4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s-ES" w:eastAsia="es-E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3DC4"/>
    <w:pPr>
      <w:spacing w:before="120" w:after="120"/>
      <w:jc w:val="both"/>
    </w:pPr>
    <w:rPr>
      <w:rFonts w:ascii="Myriad Pro" w:hAnsi="Myriad Pro"/>
      <w:sz w:val="24"/>
      <w:szCs w:val="24"/>
      <w:lang w:val="es-ES_tradnl" w:eastAsia="es-ES_tradnl"/>
    </w:rPr>
  </w:style>
  <w:style w:type="paragraph" w:styleId="Heading1">
    <w:name w:val="heading 1"/>
    <w:basedOn w:val="Normal"/>
    <w:next w:val="Normal"/>
    <w:link w:val="Heading1Char"/>
    <w:uiPriority w:val="9"/>
    <w:qFormat/>
    <w:rsid w:val="00247C15"/>
    <w:pPr>
      <w:keepNext/>
      <w:pageBreakBefore/>
      <w:spacing w:before="240" w:after="240"/>
      <w:outlineLvl w:val="0"/>
    </w:pPr>
    <w:rPr>
      <w:rFonts w:eastAsia="Times New Roman"/>
      <w:b/>
      <w:bCs/>
      <w:color w:val="538135"/>
      <w:kern w:val="32"/>
      <w:sz w:val="32"/>
      <w:szCs w:val="32"/>
    </w:rPr>
  </w:style>
  <w:style w:type="paragraph" w:styleId="Heading2">
    <w:name w:val="heading 2"/>
    <w:basedOn w:val="Normal"/>
    <w:next w:val="Normal"/>
    <w:link w:val="Heading2Char"/>
    <w:uiPriority w:val="9"/>
    <w:unhideWhenUsed/>
    <w:qFormat/>
    <w:rsid w:val="002763C8"/>
    <w:pPr>
      <w:keepNext/>
      <w:spacing w:before="240" w:after="60"/>
      <w:outlineLvl w:val="1"/>
    </w:pPr>
    <w:rPr>
      <w:rFonts w:eastAsia="Times New Roman"/>
      <w:b/>
      <w:bCs/>
      <w:i/>
      <w:iCs/>
      <w:color w:val="6FAB47"/>
      <w:sz w:val="28"/>
      <w:szCs w:val="28"/>
    </w:rPr>
  </w:style>
  <w:style w:type="paragraph" w:styleId="Heading3">
    <w:name w:val="heading 3"/>
    <w:basedOn w:val="Normal"/>
    <w:next w:val="Normal"/>
    <w:link w:val="Heading3Char"/>
    <w:uiPriority w:val="9"/>
    <w:unhideWhenUsed/>
    <w:qFormat/>
    <w:rsid w:val="00D9777B"/>
    <w:pPr>
      <w:keepNext/>
      <w:spacing w:before="240" w:after="60"/>
      <w:outlineLvl w:val="2"/>
    </w:pPr>
    <w:rPr>
      <w:rFonts w:eastAsia="Times New Roman"/>
      <w:b/>
      <w:bCs/>
      <w:color w:val="A8D08D"/>
      <w:szCs w:val="26"/>
    </w:rPr>
  </w:style>
  <w:style w:type="paragraph" w:styleId="Heading4">
    <w:name w:val="heading 4"/>
    <w:basedOn w:val="Normal"/>
    <w:next w:val="Normal"/>
    <w:link w:val="Heading4Char"/>
    <w:uiPriority w:val="9"/>
    <w:unhideWhenUsed/>
    <w:qFormat/>
    <w:rsid w:val="00B86701"/>
    <w:pPr>
      <w:keepNext/>
      <w:keepLines/>
      <w:spacing w:before="40"/>
      <w:outlineLvl w:val="3"/>
    </w:pPr>
    <w:rPr>
      <w:rFonts w:asciiTheme="majorHAnsi" w:eastAsiaTheme="majorEastAsia" w:hAnsiTheme="majorHAnsi" w:cstheme="majorBidi"/>
      <w:i/>
      <w:iCs/>
      <w:color w:val="538135" w:themeColor="accent6" w:themeShade="BF"/>
    </w:rPr>
  </w:style>
  <w:style w:type="paragraph" w:styleId="Heading5">
    <w:name w:val="heading 5"/>
    <w:basedOn w:val="Normal"/>
    <w:next w:val="Normal"/>
    <w:link w:val="Heading5Char"/>
    <w:uiPriority w:val="9"/>
    <w:unhideWhenUsed/>
    <w:qFormat/>
    <w:rsid w:val="00DC17B9"/>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23636"/>
    <w:rPr>
      <w:rFonts w:ascii="Lucida Grande" w:hAnsi="Lucida Grande" w:cs="Lucida Grande"/>
      <w:sz w:val="18"/>
      <w:szCs w:val="18"/>
    </w:rPr>
  </w:style>
  <w:style w:type="character" w:customStyle="1" w:styleId="BalloonTextChar">
    <w:name w:val="Balloon Text Char"/>
    <w:link w:val="BalloonText"/>
    <w:uiPriority w:val="99"/>
    <w:semiHidden/>
    <w:rsid w:val="00E23636"/>
    <w:rPr>
      <w:rFonts w:ascii="Lucida Grande" w:hAnsi="Lucida Grande" w:cs="Lucida Grande"/>
      <w:sz w:val="18"/>
      <w:szCs w:val="18"/>
      <w:lang w:eastAsia="es-ES_tradnl"/>
    </w:rPr>
  </w:style>
  <w:style w:type="paragraph" w:styleId="Header">
    <w:name w:val="header"/>
    <w:basedOn w:val="Normal"/>
    <w:link w:val="HeaderChar"/>
    <w:uiPriority w:val="99"/>
    <w:unhideWhenUsed/>
    <w:rsid w:val="00E23636"/>
    <w:pPr>
      <w:tabs>
        <w:tab w:val="center" w:pos="4252"/>
        <w:tab w:val="right" w:pos="8504"/>
      </w:tabs>
    </w:pPr>
  </w:style>
  <w:style w:type="character" w:customStyle="1" w:styleId="HeaderChar">
    <w:name w:val="Header Char"/>
    <w:link w:val="Header"/>
    <w:uiPriority w:val="99"/>
    <w:rsid w:val="00E23636"/>
    <w:rPr>
      <w:sz w:val="24"/>
      <w:szCs w:val="24"/>
      <w:lang w:eastAsia="es-ES_tradnl"/>
    </w:rPr>
  </w:style>
  <w:style w:type="paragraph" w:styleId="Footer">
    <w:name w:val="footer"/>
    <w:basedOn w:val="Normal"/>
    <w:link w:val="FooterChar"/>
    <w:uiPriority w:val="99"/>
    <w:unhideWhenUsed/>
    <w:rsid w:val="00E23636"/>
    <w:pPr>
      <w:tabs>
        <w:tab w:val="center" w:pos="4252"/>
        <w:tab w:val="right" w:pos="8504"/>
      </w:tabs>
    </w:pPr>
  </w:style>
  <w:style w:type="character" w:customStyle="1" w:styleId="FooterChar">
    <w:name w:val="Footer Char"/>
    <w:link w:val="Footer"/>
    <w:uiPriority w:val="99"/>
    <w:rsid w:val="00E23636"/>
    <w:rPr>
      <w:sz w:val="24"/>
      <w:szCs w:val="24"/>
      <w:lang w:eastAsia="es-ES_tradnl"/>
    </w:rPr>
  </w:style>
  <w:style w:type="table" w:customStyle="1" w:styleId="Citadestacada1">
    <w:name w:val="Cita destacada1"/>
    <w:basedOn w:val="TableNormal"/>
    <w:uiPriority w:val="60"/>
    <w:qFormat/>
    <w:rsid w:val="00E23636"/>
    <w:rPr>
      <w:rFonts w:ascii="Cambria" w:hAnsi="Cambria"/>
      <w:color w:val="365F91"/>
      <w:sz w:val="22"/>
      <w:szCs w:val="2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Hyperlink">
    <w:name w:val="Hyperlink"/>
    <w:uiPriority w:val="99"/>
    <w:unhideWhenUsed/>
    <w:rsid w:val="004B78CE"/>
    <w:rPr>
      <w:color w:val="0000FF"/>
      <w:u w:val="single"/>
    </w:rPr>
  </w:style>
  <w:style w:type="character" w:styleId="FollowedHyperlink">
    <w:name w:val="FollowedHyperlink"/>
    <w:uiPriority w:val="99"/>
    <w:semiHidden/>
    <w:unhideWhenUsed/>
    <w:rsid w:val="004B78CE"/>
    <w:rPr>
      <w:color w:val="800080"/>
      <w:u w:val="single"/>
    </w:rPr>
  </w:style>
  <w:style w:type="character" w:customStyle="1" w:styleId="Heading1Char">
    <w:name w:val="Heading 1 Char"/>
    <w:link w:val="Heading1"/>
    <w:uiPriority w:val="9"/>
    <w:rsid w:val="00A855A0"/>
    <w:rPr>
      <w:rFonts w:ascii="Myriad Pro" w:eastAsia="Times New Roman" w:hAnsi="Myriad Pro"/>
      <w:b/>
      <w:bCs/>
      <w:color w:val="538135"/>
      <w:kern w:val="32"/>
      <w:sz w:val="32"/>
      <w:szCs w:val="32"/>
      <w:lang w:val="es-ES_tradnl" w:eastAsia="es-ES_tradnl"/>
    </w:rPr>
  </w:style>
  <w:style w:type="paragraph" w:styleId="TOCHeading">
    <w:name w:val="TOC Heading"/>
    <w:basedOn w:val="Heading1"/>
    <w:next w:val="Normal"/>
    <w:uiPriority w:val="39"/>
    <w:unhideWhenUsed/>
    <w:qFormat/>
    <w:rsid w:val="00247C15"/>
    <w:pPr>
      <w:keepLines/>
      <w:spacing w:before="480" w:line="259" w:lineRule="auto"/>
      <w:outlineLvl w:val="9"/>
    </w:pPr>
    <w:rPr>
      <w:b w:val="0"/>
      <w:bCs w:val="0"/>
      <w:kern w:val="0"/>
      <w:lang w:val="es-ES" w:eastAsia="es-ES"/>
    </w:rPr>
  </w:style>
  <w:style w:type="character" w:customStyle="1" w:styleId="Heading2Char">
    <w:name w:val="Heading 2 Char"/>
    <w:link w:val="Heading2"/>
    <w:uiPriority w:val="9"/>
    <w:rsid w:val="002763C8"/>
    <w:rPr>
      <w:rFonts w:ascii="Myriad Pro" w:eastAsia="Times New Roman" w:hAnsi="Myriad Pro"/>
      <w:b/>
      <w:bCs/>
      <w:i/>
      <w:iCs/>
      <w:color w:val="6FAB47"/>
      <w:sz w:val="28"/>
      <w:szCs w:val="28"/>
      <w:lang w:val="es-ES_tradnl" w:eastAsia="es-ES_tradnl"/>
    </w:rPr>
  </w:style>
  <w:style w:type="paragraph" w:styleId="Title">
    <w:name w:val="Title"/>
    <w:basedOn w:val="Normal"/>
    <w:next w:val="Normal"/>
    <w:link w:val="TitleChar"/>
    <w:uiPriority w:val="10"/>
    <w:qFormat/>
    <w:rsid w:val="001E7C4F"/>
    <w:pPr>
      <w:spacing w:before="240" w:after="60"/>
      <w:jc w:val="center"/>
      <w:outlineLvl w:val="0"/>
    </w:pPr>
    <w:rPr>
      <w:rFonts w:eastAsia="Times New Roman"/>
      <w:b/>
      <w:bCs/>
      <w:color w:val="A8D08D"/>
      <w:kern w:val="28"/>
      <w:sz w:val="32"/>
      <w:szCs w:val="32"/>
    </w:rPr>
  </w:style>
  <w:style w:type="character" w:customStyle="1" w:styleId="TitleChar">
    <w:name w:val="Title Char"/>
    <w:link w:val="Title"/>
    <w:uiPriority w:val="10"/>
    <w:rsid w:val="001E7C4F"/>
    <w:rPr>
      <w:rFonts w:ascii="Myriad Pro" w:eastAsia="Times New Roman" w:hAnsi="Myriad Pro" w:cs="Times New Roman"/>
      <w:b/>
      <w:bCs/>
      <w:color w:val="A8D08D"/>
      <w:kern w:val="28"/>
      <w:sz w:val="32"/>
      <w:szCs w:val="32"/>
      <w:lang w:val="es-ES_tradnl" w:eastAsia="es-ES_tradnl"/>
    </w:rPr>
  </w:style>
  <w:style w:type="paragraph" w:styleId="Subtitle">
    <w:name w:val="Subtitle"/>
    <w:basedOn w:val="Normal"/>
    <w:next w:val="Normal"/>
    <w:link w:val="SubtitleChar"/>
    <w:uiPriority w:val="11"/>
    <w:qFormat/>
    <w:rsid w:val="001E7C4F"/>
    <w:pPr>
      <w:spacing w:after="60"/>
      <w:jc w:val="center"/>
      <w:outlineLvl w:val="1"/>
    </w:pPr>
    <w:rPr>
      <w:rFonts w:eastAsia="Times New Roman"/>
    </w:rPr>
  </w:style>
  <w:style w:type="character" w:customStyle="1" w:styleId="SubtitleChar">
    <w:name w:val="Subtitle Char"/>
    <w:link w:val="Subtitle"/>
    <w:uiPriority w:val="11"/>
    <w:rsid w:val="001E7C4F"/>
    <w:rPr>
      <w:rFonts w:ascii="Myriad Pro" w:eastAsia="Times New Roman" w:hAnsi="Myriad Pro" w:cs="Times New Roman"/>
      <w:sz w:val="24"/>
      <w:szCs w:val="24"/>
      <w:lang w:val="es-ES_tradnl" w:eastAsia="es-ES_tradnl"/>
    </w:rPr>
  </w:style>
  <w:style w:type="paragraph" w:styleId="TOC1">
    <w:name w:val="toc 1"/>
    <w:basedOn w:val="Normal"/>
    <w:next w:val="Normal"/>
    <w:autoRedefine/>
    <w:uiPriority w:val="39"/>
    <w:unhideWhenUsed/>
    <w:rsid w:val="00247C15"/>
    <w:pPr>
      <w:spacing w:before="0" w:after="0"/>
    </w:pPr>
  </w:style>
  <w:style w:type="paragraph" w:styleId="TOC2">
    <w:name w:val="toc 2"/>
    <w:basedOn w:val="Normal"/>
    <w:next w:val="Normal"/>
    <w:autoRedefine/>
    <w:uiPriority w:val="39"/>
    <w:unhideWhenUsed/>
    <w:rsid w:val="00247C15"/>
    <w:pPr>
      <w:spacing w:before="0" w:after="0"/>
      <w:ind w:left="280"/>
    </w:pPr>
  </w:style>
  <w:style w:type="character" w:customStyle="1" w:styleId="Heading3Char">
    <w:name w:val="Heading 3 Char"/>
    <w:link w:val="Heading3"/>
    <w:uiPriority w:val="9"/>
    <w:rsid w:val="00D9777B"/>
    <w:rPr>
      <w:rFonts w:ascii="Myriad Pro" w:eastAsia="Times New Roman" w:hAnsi="Myriad Pro"/>
      <w:b/>
      <w:bCs/>
      <w:color w:val="A8D08D"/>
      <w:sz w:val="24"/>
      <w:szCs w:val="26"/>
      <w:lang w:val="es-ES_tradnl" w:eastAsia="es-ES_tradnl"/>
    </w:rPr>
  </w:style>
  <w:style w:type="paragraph" w:styleId="TOC3">
    <w:name w:val="toc 3"/>
    <w:basedOn w:val="Normal"/>
    <w:next w:val="Normal"/>
    <w:autoRedefine/>
    <w:uiPriority w:val="39"/>
    <w:unhideWhenUsed/>
    <w:rsid w:val="00247C15"/>
    <w:pPr>
      <w:spacing w:before="0" w:after="0"/>
      <w:ind w:left="560"/>
    </w:pPr>
  </w:style>
  <w:style w:type="paragraph" w:styleId="NormalWeb">
    <w:name w:val="Normal (Web)"/>
    <w:basedOn w:val="Normal"/>
    <w:uiPriority w:val="99"/>
    <w:semiHidden/>
    <w:unhideWhenUsed/>
    <w:rsid w:val="003A674A"/>
    <w:pPr>
      <w:spacing w:before="100" w:beforeAutospacing="1" w:after="100" w:afterAutospacing="1"/>
      <w:jc w:val="left"/>
    </w:pPr>
    <w:rPr>
      <w:rFonts w:ascii="Times New Roman" w:eastAsia="Times New Roman" w:hAnsi="Times New Roman"/>
      <w:lang w:val="es-ES" w:eastAsia="es-ES"/>
    </w:rPr>
  </w:style>
  <w:style w:type="paragraph" w:styleId="TOC5">
    <w:name w:val="toc 5"/>
    <w:basedOn w:val="Normal"/>
    <w:next w:val="Normal"/>
    <w:autoRedefine/>
    <w:uiPriority w:val="39"/>
    <w:semiHidden/>
    <w:unhideWhenUsed/>
    <w:rsid w:val="00B23BF0"/>
    <w:pPr>
      <w:ind w:left="1120"/>
    </w:pPr>
  </w:style>
  <w:style w:type="paragraph" w:styleId="Caption">
    <w:name w:val="caption"/>
    <w:basedOn w:val="Normal"/>
    <w:next w:val="Normal"/>
    <w:uiPriority w:val="35"/>
    <w:unhideWhenUsed/>
    <w:qFormat/>
    <w:rsid w:val="00C602F1"/>
    <w:pPr>
      <w:spacing w:before="0" w:after="0"/>
    </w:pPr>
    <w:rPr>
      <w:b/>
      <w:bCs/>
      <w:sz w:val="20"/>
      <w:szCs w:val="20"/>
    </w:rPr>
  </w:style>
  <w:style w:type="paragraph" w:styleId="TableofFigures">
    <w:name w:val="table of figures"/>
    <w:basedOn w:val="Normal"/>
    <w:next w:val="Normal"/>
    <w:uiPriority w:val="99"/>
    <w:unhideWhenUsed/>
    <w:rsid w:val="009F2E71"/>
  </w:style>
  <w:style w:type="paragraph" w:styleId="HTMLPreformatted">
    <w:name w:val="HTML Preformatted"/>
    <w:basedOn w:val="Normal"/>
    <w:link w:val="HTMLPreformattedChar"/>
    <w:uiPriority w:val="99"/>
    <w:semiHidden/>
    <w:unhideWhenUsed/>
    <w:rsid w:val="00C74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s-ES" w:eastAsia="es-ES"/>
    </w:rPr>
  </w:style>
  <w:style w:type="character" w:customStyle="1" w:styleId="HTMLPreformattedChar">
    <w:name w:val="HTML Preformatted Char"/>
    <w:link w:val="HTMLPreformatted"/>
    <w:uiPriority w:val="99"/>
    <w:semiHidden/>
    <w:rsid w:val="00C74F39"/>
    <w:rPr>
      <w:rFonts w:ascii="Courier New" w:eastAsia="Times New Roman" w:hAnsi="Courier New" w:cs="Courier New"/>
    </w:rPr>
  </w:style>
  <w:style w:type="paragraph" w:styleId="ListParagraph">
    <w:name w:val="List Paragraph"/>
    <w:basedOn w:val="Normal"/>
    <w:uiPriority w:val="72"/>
    <w:qFormat/>
    <w:rsid w:val="00080324"/>
    <w:pPr>
      <w:ind w:left="720"/>
      <w:contextualSpacing/>
    </w:pPr>
  </w:style>
  <w:style w:type="paragraph" w:styleId="FootnoteText">
    <w:name w:val="footnote text"/>
    <w:basedOn w:val="Normal"/>
    <w:link w:val="FootnoteTextChar"/>
    <w:uiPriority w:val="99"/>
    <w:semiHidden/>
    <w:unhideWhenUsed/>
    <w:rsid w:val="00000DC7"/>
    <w:rPr>
      <w:sz w:val="20"/>
      <w:szCs w:val="20"/>
    </w:rPr>
  </w:style>
  <w:style w:type="character" w:customStyle="1" w:styleId="FootnoteTextChar">
    <w:name w:val="Footnote Text Char"/>
    <w:basedOn w:val="DefaultParagraphFont"/>
    <w:link w:val="FootnoteText"/>
    <w:uiPriority w:val="99"/>
    <w:semiHidden/>
    <w:rsid w:val="00000DC7"/>
    <w:rPr>
      <w:rFonts w:ascii="Myriad Pro" w:hAnsi="Myriad Pro"/>
      <w:lang w:val="es-ES_tradnl" w:eastAsia="es-ES_tradnl"/>
    </w:rPr>
  </w:style>
  <w:style w:type="character" w:styleId="FootnoteReference">
    <w:name w:val="footnote reference"/>
    <w:basedOn w:val="DefaultParagraphFont"/>
    <w:uiPriority w:val="99"/>
    <w:semiHidden/>
    <w:unhideWhenUsed/>
    <w:rsid w:val="00000DC7"/>
    <w:rPr>
      <w:vertAlign w:val="superscript"/>
    </w:rPr>
  </w:style>
  <w:style w:type="character" w:styleId="Emphasis">
    <w:name w:val="Emphasis"/>
    <w:basedOn w:val="DefaultParagraphFont"/>
    <w:uiPriority w:val="20"/>
    <w:qFormat/>
    <w:rsid w:val="00B664B9"/>
    <w:rPr>
      <w:i/>
      <w:iCs/>
    </w:rPr>
  </w:style>
  <w:style w:type="character" w:customStyle="1" w:styleId="Heading4Char">
    <w:name w:val="Heading 4 Char"/>
    <w:basedOn w:val="DefaultParagraphFont"/>
    <w:link w:val="Heading4"/>
    <w:uiPriority w:val="9"/>
    <w:rsid w:val="00B86701"/>
    <w:rPr>
      <w:rFonts w:asciiTheme="majorHAnsi" w:eastAsiaTheme="majorEastAsia" w:hAnsiTheme="majorHAnsi" w:cstheme="majorBidi"/>
      <w:i/>
      <w:iCs/>
      <w:color w:val="538135" w:themeColor="accent6" w:themeShade="BF"/>
      <w:sz w:val="26"/>
      <w:szCs w:val="24"/>
      <w:lang w:val="es-ES_tradnl" w:eastAsia="es-ES_tradnl"/>
    </w:rPr>
  </w:style>
  <w:style w:type="paragraph" w:styleId="List">
    <w:name w:val="List"/>
    <w:basedOn w:val="Normal"/>
    <w:uiPriority w:val="99"/>
    <w:unhideWhenUsed/>
    <w:rsid w:val="002736AA"/>
    <w:pPr>
      <w:ind w:left="283" w:hanging="283"/>
      <w:contextualSpacing/>
    </w:pPr>
  </w:style>
  <w:style w:type="paragraph" w:styleId="Salutation">
    <w:name w:val="Salutation"/>
    <w:basedOn w:val="Normal"/>
    <w:next w:val="Normal"/>
    <w:link w:val="SalutationChar"/>
    <w:uiPriority w:val="99"/>
    <w:unhideWhenUsed/>
    <w:rsid w:val="002736AA"/>
  </w:style>
  <w:style w:type="character" w:customStyle="1" w:styleId="SalutationChar">
    <w:name w:val="Salutation Char"/>
    <w:basedOn w:val="DefaultParagraphFont"/>
    <w:link w:val="Salutation"/>
    <w:uiPriority w:val="99"/>
    <w:rsid w:val="002736AA"/>
    <w:rPr>
      <w:rFonts w:ascii="Myriad Pro" w:hAnsi="Myriad Pro"/>
      <w:sz w:val="26"/>
      <w:szCs w:val="24"/>
      <w:lang w:val="es-ES_tradnl" w:eastAsia="es-ES_tradnl"/>
    </w:rPr>
  </w:style>
  <w:style w:type="paragraph" w:styleId="ListBullet2">
    <w:name w:val="List Bullet 2"/>
    <w:basedOn w:val="Normal"/>
    <w:uiPriority w:val="99"/>
    <w:unhideWhenUsed/>
    <w:rsid w:val="002736AA"/>
    <w:pPr>
      <w:numPr>
        <w:numId w:val="18"/>
      </w:numPr>
      <w:contextualSpacing/>
    </w:pPr>
  </w:style>
  <w:style w:type="paragraph" w:styleId="ListBullet3">
    <w:name w:val="List Bullet 3"/>
    <w:basedOn w:val="Normal"/>
    <w:uiPriority w:val="99"/>
    <w:unhideWhenUsed/>
    <w:rsid w:val="002736AA"/>
    <w:pPr>
      <w:numPr>
        <w:numId w:val="19"/>
      </w:numPr>
      <w:contextualSpacing/>
    </w:pPr>
  </w:style>
  <w:style w:type="paragraph" w:styleId="BodyTextIndent">
    <w:name w:val="Body Text Indent"/>
    <w:basedOn w:val="Normal"/>
    <w:link w:val="BodyTextIndentChar"/>
    <w:uiPriority w:val="99"/>
    <w:unhideWhenUsed/>
    <w:rsid w:val="002736AA"/>
    <w:pPr>
      <w:ind w:left="283"/>
    </w:pPr>
  </w:style>
  <w:style w:type="character" w:customStyle="1" w:styleId="BodyTextIndentChar">
    <w:name w:val="Body Text Indent Char"/>
    <w:basedOn w:val="DefaultParagraphFont"/>
    <w:link w:val="BodyTextIndent"/>
    <w:uiPriority w:val="99"/>
    <w:rsid w:val="002736AA"/>
    <w:rPr>
      <w:rFonts w:ascii="Myriad Pro" w:hAnsi="Myriad Pro"/>
      <w:sz w:val="26"/>
      <w:szCs w:val="24"/>
      <w:lang w:val="es-ES_tradnl" w:eastAsia="es-ES_tradnl"/>
    </w:rPr>
  </w:style>
  <w:style w:type="paragraph" w:customStyle="1" w:styleId="Ficherosycarpetas">
    <w:name w:val="Ficheros y carpetas"/>
    <w:basedOn w:val="Normal"/>
    <w:link w:val="FicherosycarpetasCar"/>
    <w:qFormat/>
    <w:rsid w:val="00D36F1D"/>
    <w:pPr>
      <w:numPr>
        <w:numId w:val="4"/>
      </w:numPr>
    </w:pPr>
    <w:rPr>
      <w:rFonts w:ascii="Consolas" w:hAnsi="Consolas"/>
    </w:rPr>
  </w:style>
  <w:style w:type="character" w:customStyle="1" w:styleId="Heading5Char">
    <w:name w:val="Heading 5 Char"/>
    <w:basedOn w:val="DefaultParagraphFont"/>
    <w:link w:val="Heading5"/>
    <w:uiPriority w:val="9"/>
    <w:rsid w:val="00DC17B9"/>
    <w:rPr>
      <w:rFonts w:asciiTheme="majorHAnsi" w:eastAsiaTheme="majorEastAsia" w:hAnsiTheme="majorHAnsi" w:cstheme="majorBidi"/>
      <w:color w:val="2E74B5" w:themeColor="accent1" w:themeShade="BF"/>
      <w:sz w:val="24"/>
      <w:szCs w:val="24"/>
      <w:lang w:val="es-ES_tradnl" w:eastAsia="es-ES_tradnl"/>
    </w:rPr>
  </w:style>
  <w:style w:type="character" w:customStyle="1" w:styleId="FicherosycarpetasCar">
    <w:name w:val="Ficheros y carpetas Car"/>
    <w:basedOn w:val="DefaultParagraphFont"/>
    <w:link w:val="Ficherosycarpetas"/>
    <w:rsid w:val="00D36F1D"/>
    <w:rPr>
      <w:rFonts w:ascii="Consolas" w:hAnsi="Consolas"/>
      <w:sz w:val="24"/>
      <w:szCs w:val="24"/>
      <w:lang w:val="es-ES_tradnl" w:eastAsia="es-ES_tradnl"/>
    </w:rPr>
  </w:style>
  <w:style w:type="character" w:styleId="PlaceholderText">
    <w:name w:val="Placeholder Text"/>
    <w:basedOn w:val="DefaultParagraphFont"/>
    <w:uiPriority w:val="99"/>
    <w:unhideWhenUsed/>
    <w:rsid w:val="009631D8"/>
    <w:rPr>
      <w:color w:val="808080"/>
    </w:rPr>
  </w:style>
  <w:style w:type="paragraph" w:customStyle="1" w:styleId="Style1">
    <w:name w:val="Style1"/>
    <w:basedOn w:val="Heading1"/>
    <w:qFormat/>
    <w:rsid w:val="00A855A0"/>
    <w:pPr>
      <w:keepLines/>
      <w:numPr>
        <w:numId w:val="1"/>
      </w:numPr>
      <w:spacing w:before="600" w:after="420"/>
      <w:ind w:left="357" w:hanging="357"/>
    </w:pPr>
  </w:style>
  <w:style w:type="character" w:customStyle="1" w:styleId="apple-converted-space">
    <w:name w:val="apple-converted-space"/>
    <w:rsid w:val="00247C15"/>
  </w:style>
  <w:style w:type="paragraph" w:styleId="BodyText">
    <w:name w:val="Body Text"/>
    <w:basedOn w:val="Normal"/>
    <w:link w:val="BodyTextChar"/>
    <w:uiPriority w:val="99"/>
    <w:unhideWhenUsed/>
    <w:rsid w:val="00247C15"/>
    <w:pPr>
      <w:spacing w:before="0"/>
    </w:pPr>
  </w:style>
  <w:style w:type="character" w:customStyle="1" w:styleId="BodyTextChar">
    <w:name w:val="Body Text Char"/>
    <w:basedOn w:val="DefaultParagraphFont"/>
    <w:link w:val="BodyText"/>
    <w:uiPriority w:val="99"/>
    <w:rsid w:val="00247C15"/>
    <w:rPr>
      <w:rFonts w:ascii="Myriad Pro" w:hAnsi="Myriad Pro"/>
      <w:sz w:val="24"/>
      <w:szCs w:val="24"/>
      <w:lang w:val="es-ES_tradnl" w:eastAsia="es-ES_tradnl"/>
    </w:rPr>
  </w:style>
  <w:style w:type="paragraph" w:styleId="BodyTextFirstIndent2">
    <w:name w:val="Body Text First Indent 2"/>
    <w:basedOn w:val="BodyTextIndent"/>
    <w:link w:val="BodyTextFirstIndent2Char"/>
    <w:uiPriority w:val="99"/>
    <w:unhideWhenUsed/>
    <w:rsid w:val="00247C15"/>
    <w:pPr>
      <w:spacing w:before="0" w:after="0"/>
      <w:ind w:left="360" w:firstLine="360"/>
    </w:pPr>
  </w:style>
  <w:style w:type="character" w:customStyle="1" w:styleId="BodyTextFirstIndent2Char">
    <w:name w:val="Body Text First Indent 2 Char"/>
    <w:basedOn w:val="BodyTextIndentChar"/>
    <w:link w:val="BodyTextFirstIndent2"/>
    <w:uiPriority w:val="99"/>
    <w:rsid w:val="00247C15"/>
    <w:rPr>
      <w:rFonts w:ascii="Myriad Pro" w:hAnsi="Myriad Pro"/>
      <w:sz w:val="24"/>
      <w:szCs w:val="24"/>
      <w:lang w:val="es-ES_tradnl" w:eastAsia="es-ES_tradnl"/>
    </w:rPr>
  </w:style>
  <w:style w:type="paragraph" w:styleId="Revision">
    <w:name w:val="Revision"/>
    <w:hidden/>
    <w:uiPriority w:val="71"/>
    <w:rsid w:val="00DB3A94"/>
    <w:rPr>
      <w:rFonts w:ascii="Myriad Pro" w:hAnsi="Myriad Pro"/>
      <w:sz w:val="24"/>
      <w:szCs w:val="24"/>
      <w:lang w:val="es-ES_tradnl" w:eastAsia="es-ES_tradnl"/>
    </w:rPr>
  </w:style>
  <w:style w:type="character" w:styleId="EndnoteReference">
    <w:name w:val="endnote reference"/>
    <w:basedOn w:val="DefaultParagraphFont"/>
    <w:uiPriority w:val="99"/>
    <w:semiHidden/>
    <w:unhideWhenUsed/>
    <w:rsid w:val="000E566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624454">
      <w:bodyDiv w:val="1"/>
      <w:marLeft w:val="0"/>
      <w:marRight w:val="0"/>
      <w:marTop w:val="0"/>
      <w:marBottom w:val="0"/>
      <w:divBdr>
        <w:top w:val="none" w:sz="0" w:space="0" w:color="auto"/>
        <w:left w:val="none" w:sz="0" w:space="0" w:color="auto"/>
        <w:bottom w:val="none" w:sz="0" w:space="0" w:color="auto"/>
        <w:right w:val="none" w:sz="0" w:space="0" w:color="auto"/>
      </w:divBdr>
    </w:div>
    <w:div w:id="171189013">
      <w:bodyDiv w:val="1"/>
      <w:marLeft w:val="0"/>
      <w:marRight w:val="0"/>
      <w:marTop w:val="0"/>
      <w:marBottom w:val="0"/>
      <w:divBdr>
        <w:top w:val="none" w:sz="0" w:space="0" w:color="auto"/>
        <w:left w:val="none" w:sz="0" w:space="0" w:color="auto"/>
        <w:bottom w:val="none" w:sz="0" w:space="0" w:color="auto"/>
        <w:right w:val="none" w:sz="0" w:space="0" w:color="auto"/>
      </w:divBdr>
    </w:div>
    <w:div w:id="305010761">
      <w:bodyDiv w:val="1"/>
      <w:marLeft w:val="0"/>
      <w:marRight w:val="0"/>
      <w:marTop w:val="0"/>
      <w:marBottom w:val="0"/>
      <w:divBdr>
        <w:top w:val="none" w:sz="0" w:space="0" w:color="auto"/>
        <w:left w:val="none" w:sz="0" w:space="0" w:color="auto"/>
        <w:bottom w:val="none" w:sz="0" w:space="0" w:color="auto"/>
        <w:right w:val="none" w:sz="0" w:space="0" w:color="auto"/>
      </w:divBdr>
      <w:divsChild>
        <w:div w:id="1087580543">
          <w:marLeft w:val="0"/>
          <w:marRight w:val="0"/>
          <w:marTop w:val="0"/>
          <w:marBottom w:val="0"/>
          <w:divBdr>
            <w:top w:val="none" w:sz="0" w:space="0" w:color="auto"/>
            <w:left w:val="none" w:sz="0" w:space="0" w:color="auto"/>
            <w:bottom w:val="none" w:sz="0" w:space="0" w:color="auto"/>
            <w:right w:val="none" w:sz="0" w:space="0" w:color="auto"/>
          </w:divBdr>
        </w:div>
        <w:div w:id="155850984">
          <w:marLeft w:val="0"/>
          <w:marRight w:val="0"/>
          <w:marTop w:val="0"/>
          <w:marBottom w:val="0"/>
          <w:divBdr>
            <w:top w:val="none" w:sz="0" w:space="0" w:color="auto"/>
            <w:left w:val="none" w:sz="0" w:space="0" w:color="auto"/>
            <w:bottom w:val="none" w:sz="0" w:space="0" w:color="auto"/>
            <w:right w:val="none" w:sz="0" w:space="0" w:color="auto"/>
          </w:divBdr>
        </w:div>
        <w:div w:id="2122990544">
          <w:marLeft w:val="0"/>
          <w:marRight w:val="0"/>
          <w:marTop w:val="0"/>
          <w:marBottom w:val="0"/>
          <w:divBdr>
            <w:top w:val="none" w:sz="0" w:space="0" w:color="auto"/>
            <w:left w:val="none" w:sz="0" w:space="0" w:color="auto"/>
            <w:bottom w:val="none" w:sz="0" w:space="0" w:color="auto"/>
            <w:right w:val="none" w:sz="0" w:space="0" w:color="auto"/>
          </w:divBdr>
        </w:div>
        <w:div w:id="424306545">
          <w:marLeft w:val="0"/>
          <w:marRight w:val="0"/>
          <w:marTop w:val="0"/>
          <w:marBottom w:val="0"/>
          <w:divBdr>
            <w:top w:val="none" w:sz="0" w:space="0" w:color="auto"/>
            <w:left w:val="none" w:sz="0" w:space="0" w:color="auto"/>
            <w:bottom w:val="none" w:sz="0" w:space="0" w:color="auto"/>
            <w:right w:val="none" w:sz="0" w:space="0" w:color="auto"/>
          </w:divBdr>
        </w:div>
        <w:div w:id="27683135">
          <w:marLeft w:val="0"/>
          <w:marRight w:val="0"/>
          <w:marTop w:val="0"/>
          <w:marBottom w:val="0"/>
          <w:divBdr>
            <w:top w:val="none" w:sz="0" w:space="0" w:color="auto"/>
            <w:left w:val="none" w:sz="0" w:space="0" w:color="auto"/>
            <w:bottom w:val="none" w:sz="0" w:space="0" w:color="auto"/>
            <w:right w:val="none" w:sz="0" w:space="0" w:color="auto"/>
          </w:divBdr>
        </w:div>
        <w:div w:id="953559147">
          <w:marLeft w:val="0"/>
          <w:marRight w:val="0"/>
          <w:marTop w:val="0"/>
          <w:marBottom w:val="0"/>
          <w:divBdr>
            <w:top w:val="none" w:sz="0" w:space="0" w:color="auto"/>
            <w:left w:val="none" w:sz="0" w:space="0" w:color="auto"/>
            <w:bottom w:val="none" w:sz="0" w:space="0" w:color="auto"/>
            <w:right w:val="none" w:sz="0" w:space="0" w:color="auto"/>
          </w:divBdr>
        </w:div>
        <w:div w:id="796294792">
          <w:marLeft w:val="0"/>
          <w:marRight w:val="0"/>
          <w:marTop w:val="0"/>
          <w:marBottom w:val="0"/>
          <w:divBdr>
            <w:top w:val="none" w:sz="0" w:space="0" w:color="auto"/>
            <w:left w:val="none" w:sz="0" w:space="0" w:color="auto"/>
            <w:bottom w:val="none" w:sz="0" w:space="0" w:color="auto"/>
            <w:right w:val="none" w:sz="0" w:space="0" w:color="auto"/>
          </w:divBdr>
        </w:div>
        <w:div w:id="1419862107">
          <w:marLeft w:val="0"/>
          <w:marRight w:val="0"/>
          <w:marTop w:val="0"/>
          <w:marBottom w:val="0"/>
          <w:divBdr>
            <w:top w:val="none" w:sz="0" w:space="0" w:color="auto"/>
            <w:left w:val="none" w:sz="0" w:space="0" w:color="auto"/>
            <w:bottom w:val="none" w:sz="0" w:space="0" w:color="auto"/>
            <w:right w:val="none" w:sz="0" w:space="0" w:color="auto"/>
          </w:divBdr>
        </w:div>
        <w:div w:id="943465642">
          <w:marLeft w:val="0"/>
          <w:marRight w:val="0"/>
          <w:marTop w:val="0"/>
          <w:marBottom w:val="0"/>
          <w:divBdr>
            <w:top w:val="none" w:sz="0" w:space="0" w:color="auto"/>
            <w:left w:val="none" w:sz="0" w:space="0" w:color="auto"/>
            <w:bottom w:val="none" w:sz="0" w:space="0" w:color="auto"/>
            <w:right w:val="none" w:sz="0" w:space="0" w:color="auto"/>
          </w:divBdr>
        </w:div>
        <w:div w:id="330647440">
          <w:marLeft w:val="0"/>
          <w:marRight w:val="0"/>
          <w:marTop w:val="0"/>
          <w:marBottom w:val="0"/>
          <w:divBdr>
            <w:top w:val="none" w:sz="0" w:space="0" w:color="auto"/>
            <w:left w:val="none" w:sz="0" w:space="0" w:color="auto"/>
            <w:bottom w:val="none" w:sz="0" w:space="0" w:color="auto"/>
            <w:right w:val="none" w:sz="0" w:space="0" w:color="auto"/>
          </w:divBdr>
        </w:div>
        <w:div w:id="2127384794">
          <w:marLeft w:val="0"/>
          <w:marRight w:val="0"/>
          <w:marTop w:val="0"/>
          <w:marBottom w:val="0"/>
          <w:divBdr>
            <w:top w:val="none" w:sz="0" w:space="0" w:color="auto"/>
            <w:left w:val="none" w:sz="0" w:space="0" w:color="auto"/>
            <w:bottom w:val="none" w:sz="0" w:space="0" w:color="auto"/>
            <w:right w:val="none" w:sz="0" w:space="0" w:color="auto"/>
          </w:divBdr>
        </w:div>
        <w:div w:id="1780249728">
          <w:marLeft w:val="0"/>
          <w:marRight w:val="0"/>
          <w:marTop w:val="0"/>
          <w:marBottom w:val="0"/>
          <w:divBdr>
            <w:top w:val="none" w:sz="0" w:space="0" w:color="auto"/>
            <w:left w:val="none" w:sz="0" w:space="0" w:color="auto"/>
            <w:bottom w:val="none" w:sz="0" w:space="0" w:color="auto"/>
            <w:right w:val="none" w:sz="0" w:space="0" w:color="auto"/>
          </w:divBdr>
        </w:div>
        <w:div w:id="1837577404">
          <w:marLeft w:val="0"/>
          <w:marRight w:val="0"/>
          <w:marTop w:val="0"/>
          <w:marBottom w:val="0"/>
          <w:divBdr>
            <w:top w:val="none" w:sz="0" w:space="0" w:color="auto"/>
            <w:left w:val="none" w:sz="0" w:space="0" w:color="auto"/>
            <w:bottom w:val="none" w:sz="0" w:space="0" w:color="auto"/>
            <w:right w:val="none" w:sz="0" w:space="0" w:color="auto"/>
          </w:divBdr>
        </w:div>
        <w:div w:id="943419500">
          <w:marLeft w:val="0"/>
          <w:marRight w:val="0"/>
          <w:marTop w:val="0"/>
          <w:marBottom w:val="0"/>
          <w:divBdr>
            <w:top w:val="none" w:sz="0" w:space="0" w:color="auto"/>
            <w:left w:val="none" w:sz="0" w:space="0" w:color="auto"/>
            <w:bottom w:val="none" w:sz="0" w:space="0" w:color="auto"/>
            <w:right w:val="none" w:sz="0" w:space="0" w:color="auto"/>
          </w:divBdr>
        </w:div>
        <w:div w:id="2098791952">
          <w:marLeft w:val="0"/>
          <w:marRight w:val="0"/>
          <w:marTop w:val="0"/>
          <w:marBottom w:val="0"/>
          <w:divBdr>
            <w:top w:val="none" w:sz="0" w:space="0" w:color="auto"/>
            <w:left w:val="none" w:sz="0" w:space="0" w:color="auto"/>
            <w:bottom w:val="none" w:sz="0" w:space="0" w:color="auto"/>
            <w:right w:val="none" w:sz="0" w:space="0" w:color="auto"/>
          </w:divBdr>
        </w:div>
        <w:div w:id="1584415082">
          <w:marLeft w:val="0"/>
          <w:marRight w:val="0"/>
          <w:marTop w:val="0"/>
          <w:marBottom w:val="0"/>
          <w:divBdr>
            <w:top w:val="none" w:sz="0" w:space="0" w:color="auto"/>
            <w:left w:val="none" w:sz="0" w:space="0" w:color="auto"/>
            <w:bottom w:val="none" w:sz="0" w:space="0" w:color="auto"/>
            <w:right w:val="none" w:sz="0" w:space="0" w:color="auto"/>
          </w:divBdr>
          <w:divsChild>
            <w:div w:id="229775798">
              <w:marLeft w:val="0"/>
              <w:marRight w:val="0"/>
              <w:marTop w:val="0"/>
              <w:marBottom w:val="0"/>
              <w:divBdr>
                <w:top w:val="none" w:sz="0" w:space="0" w:color="auto"/>
                <w:left w:val="none" w:sz="0" w:space="0" w:color="auto"/>
                <w:bottom w:val="none" w:sz="0" w:space="0" w:color="auto"/>
                <w:right w:val="none" w:sz="0" w:space="0" w:color="auto"/>
              </w:divBdr>
            </w:div>
            <w:div w:id="2088305883">
              <w:marLeft w:val="0"/>
              <w:marRight w:val="0"/>
              <w:marTop w:val="0"/>
              <w:marBottom w:val="0"/>
              <w:divBdr>
                <w:top w:val="none" w:sz="0" w:space="0" w:color="auto"/>
                <w:left w:val="none" w:sz="0" w:space="0" w:color="auto"/>
                <w:bottom w:val="none" w:sz="0" w:space="0" w:color="auto"/>
                <w:right w:val="none" w:sz="0" w:space="0" w:color="auto"/>
              </w:divBdr>
            </w:div>
            <w:div w:id="1082752499">
              <w:marLeft w:val="0"/>
              <w:marRight w:val="0"/>
              <w:marTop w:val="0"/>
              <w:marBottom w:val="0"/>
              <w:divBdr>
                <w:top w:val="none" w:sz="0" w:space="0" w:color="auto"/>
                <w:left w:val="none" w:sz="0" w:space="0" w:color="auto"/>
                <w:bottom w:val="none" w:sz="0" w:space="0" w:color="auto"/>
                <w:right w:val="none" w:sz="0" w:space="0" w:color="auto"/>
              </w:divBdr>
            </w:div>
            <w:div w:id="1876580311">
              <w:marLeft w:val="0"/>
              <w:marRight w:val="0"/>
              <w:marTop w:val="0"/>
              <w:marBottom w:val="0"/>
              <w:divBdr>
                <w:top w:val="none" w:sz="0" w:space="0" w:color="auto"/>
                <w:left w:val="none" w:sz="0" w:space="0" w:color="auto"/>
                <w:bottom w:val="none" w:sz="0" w:space="0" w:color="auto"/>
                <w:right w:val="none" w:sz="0" w:space="0" w:color="auto"/>
              </w:divBdr>
            </w:div>
            <w:div w:id="1789425414">
              <w:marLeft w:val="0"/>
              <w:marRight w:val="0"/>
              <w:marTop w:val="0"/>
              <w:marBottom w:val="0"/>
              <w:divBdr>
                <w:top w:val="none" w:sz="0" w:space="0" w:color="auto"/>
                <w:left w:val="none" w:sz="0" w:space="0" w:color="auto"/>
                <w:bottom w:val="none" w:sz="0" w:space="0" w:color="auto"/>
                <w:right w:val="none" w:sz="0" w:space="0" w:color="auto"/>
              </w:divBdr>
            </w:div>
            <w:div w:id="1224564806">
              <w:marLeft w:val="0"/>
              <w:marRight w:val="0"/>
              <w:marTop w:val="0"/>
              <w:marBottom w:val="0"/>
              <w:divBdr>
                <w:top w:val="none" w:sz="0" w:space="0" w:color="auto"/>
                <w:left w:val="none" w:sz="0" w:space="0" w:color="auto"/>
                <w:bottom w:val="none" w:sz="0" w:space="0" w:color="auto"/>
                <w:right w:val="none" w:sz="0" w:space="0" w:color="auto"/>
              </w:divBdr>
            </w:div>
            <w:div w:id="5056600">
              <w:marLeft w:val="0"/>
              <w:marRight w:val="0"/>
              <w:marTop w:val="0"/>
              <w:marBottom w:val="0"/>
              <w:divBdr>
                <w:top w:val="none" w:sz="0" w:space="0" w:color="auto"/>
                <w:left w:val="none" w:sz="0" w:space="0" w:color="auto"/>
                <w:bottom w:val="none" w:sz="0" w:space="0" w:color="auto"/>
                <w:right w:val="none" w:sz="0" w:space="0" w:color="auto"/>
              </w:divBdr>
            </w:div>
            <w:div w:id="1486630361">
              <w:marLeft w:val="0"/>
              <w:marRight w:val="0"/>
              <w:marTop w:val="0"/>
              <w:marBottom w:val="0"/>
              <w:divBdr>
                <w:top w:val="none" w:sz="0" w:space="0" w:color="auto"/>
                <w:left w:val="none" w:sz="0" w:space="0" w:color="auto"/>
                <w:bottom w:val="none" w:sz="0" w:space="0" w:color="auto"/>
                <w:right w:val="none" w:sz="0" w:space="0" w:color="auto"/>
              </w:divBdr>
            </w:div>
            <w:div w:id="2047101361">
              <w:marLeft w:val="0"/>
              <w:marRight w:val="0"/>
              <w:marTop w:val="0"/>
              <w:marBottom w:val="0"/>
              <w:divBdr>
                <w:top w:val="none" w:sz="0" w:space="0" w:color="auto"/>
                <w:left w:val="none" w:sz="0" w:space="0" w:color="auto"/>
                <w:bottom w:val="none" w:sz="0" w:space="0" w:color="auto"/>
                <w:right w:val="none" w:sz="0" w:space="0" w:color="auto"/>
              </w:divBdr>
            </w:div>
            <w:div w:id="435176963">
              <w:marLeft w:val="0"/>
              <w:marRight w:val="0"/>
              <w:marTop w:val="0"/>
              <w:marBottom w:val="0"/>
              <w:divBdr>
                <w:top w:val="none" w:sz="0" w:space="0" w:color="auto"/>
                <w:left w:val="none" w:sz="0" w:space="0" w:color="auto"/>
                <w:bottom w:val="none" w:sz="0" w:space="0" w:color="auto"/>
                <w:right w:val="none" w:sz="0" w:space="0" w:color="auto"/>
              </w:divBdr>
            </w:div>
            <w:div w:id="1884099463">
              <w:marLeft w:val="0"/>
              <w:marRight w:val="0"/>
              <w:marTop w:val="0"/>
              <w:marBottom w:val="0"/>
              <w:divBdr>
                <w:top w:val="none" w:sz="0" w:space="0" w:color="auto"/>
                <w:left w:val="none" w:sz="0" w:space="0" w:color="auto"/>
                <w:bottom w:val="none" w:sz="0" w:space="0" w:color="auto"/>
                <w:right w:val="none" w:sz="0" w:space="0" w:color="auto"/>
              </w:divBdr>
            </w:div>
            <w:div w:id="569732623">
              <w:marLeft w:val="0"/>
              <w:marRight w:val="0"/>
              <w:marTop w:val="0"/>
              <w:marBottom w:val="0"/>
              <w:divBdr>
                <w:top w:val="none" w:sz="0" w:space="0" w:color="auto"/>
                <w:left w:val="none" w:sz="0" w:space="0" w:color="auto"/>
                <w:bottom w:val="none" w:sz="0" w:space="0" w:color="auto"/>
                <w:right w:val="none" w:sz="0" w:space="0" w:color="auto"/>
              </w:divBdr>
            </w:div>
            <w:div w:id="1484005761">
              <w:marLeft w:val="0"/>
              <w:marRight w:val="0"/>
              <w:marTop w:val="0"/>
              <w:marBottom w:val="0"/>
              <w:divBdr>
                <w:top w:val="none" w:sz="0" w:space="0" w:color="auto"/>
                <w:left w:val="none" w:sz="0" w:space="0" w:color="auto"/>
                <w:bottom w:val="none" w:sz="0" w:space="0" w:color="auto"/>
                <w:right w:val="none" w:sz="0" w:space="0" w:color="auto"/>
              </w:divBdr>
            </w:div>
            <w:div w:id="1661883885">
              <w:marLeft w:val="0"/>
              <w:marRight w:val="0"/>
              <w:marTop w:val="0"/>
              <w:marBottom w:val="0"/>
              <w:divBdr>
                <w:top w:val="none" w:sz="0" w:space="0" w:color="auto"/>
                <w:left w:val="none" w:sz="0" w:space="0" w:color="auto"/>
                <w:bottom w:val="none" w:sz="0" w:space="0" w:color="auto"/>
                <w:right w:val="none" w:sz="0" w:space="0" w:color="auto"/>
              </w:divBdr>
            </w:div>
            <w:div w:id="30809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2303">
      <w:bodyDiv w:val="1"/>
      <w:marLeft w:val="0"/>
      <w:marRight w:val="0"/>
      <w:marTop w:val="0"/>
      <w:marBottom w:val="0"/>
      <w:divBdr>
        <w:top w:val="none" w:sz="0" w:space="0" w:color="auto"/>
        <w:left w:val="none" w:sz="0" w:space="0" w:color="auto"/>
        <w:bottom w:val="none" w:sz="0" w:space="0" w:color="auto"/>
        <w:right w:val="none" w:sz="0" w:space="0" w:color="auto"/>
      </w:divBdr>
      <w:divsChild>
        <w:div w:id="2079089334">
          <w:marLeft w:val="0"/>
          <w:marRight w:val="0"/>
          <w:marTop w:val="0"/>
          <w:marBottom w:val="0"/>
          <w:divBdr>
            <w:top w:val="none" w:sz="0" w:space="0" w:color="auto"/>
            <w:left w:val="none" w:sz="0" w:space="0" w:color="auto"/>
            <w:bottom w:val="none" w:sz="0" w:space="0" w:color="auto"/>
            <w:right w:val="none" w:sz="0" w:space="0" w:color="auto"/>
          </w:divBdr>
        </w:div>
        <w:div w:id="2034380763">
          <w:marLeft w:val="0"/>
          <w:marRight w:val="0"/>
          <w:marTop w:val="0"/>
          <w:marBottom w:val="0"/>
          <w:divBdr>
            <w:top w:val="none" w:sz="0" w:space="0" w:color="auto"/>
            <w:left w:val="none" w:sz="0" w:space="0" w:color="auto"/>
            <w:bottom w:val="none" w:sz="0" w:space="0" w:color="auto"/>
            <w:right w:val="none" w:sz="0" w:space="0" w:color="auto"/>
          </w:divBdr>
        </w:div>
        <w:div w:id="2097700276">
          <w:marLeft w:val="0"/>
          <w:marRight w:val="0"/>
          <w:marTop w:val="0"/>
          <w:marBottom w:val="0"/>
          <w:divBdr>
            <w:top w:val="none" w:sz="0" w:space="0" w:color="auto"/>
            <w:left w:val="none" w:sz="0" w:space="0" w:color="auto"/>
            <w:bottom w:val="none" w:sz="0" w:space="0" w:color="auto"/>
            <w:right w:val="none" w:sz="0" w:space="0" w:color="auto"/>
          </w:divBdr>
        </w:div>
        <w:div w:id="1906454384">
          <w:marLeft w:val="0"/>
          <w:marRight w:val="0"/>
          <w:marTop w:val="0"/>
          <w:marBottom w:val="0"/>
          <w:divBdr>
            <w:top w:val="none" w:sz="0" w:space="0" w:color="auto"/>
            <w:left w:val="none" w:sz="0" w:space="0" w:color="auto"/>
            <w:bottom w:val="none" w:sz="0" w:space="0" w:color="auto"/>
            <w:right w:val="none" w:sz="0" w:space="0" w:color="auto"/>
          </w:divBdr>
        </w:div>
        <w:div w:id="2017531670">
          <w:marLeft w:val="0"/>
          <w:marRight w:val="0"/>
          <w:marTop w:val="0"/>
          <w:marBottom w:val="0"/>
          <w:divBdr>
            <w:top w:val="none" w:sz="0" w:space="0" w:color="auto"/>
            <w:left w:val="none" w:sz="0" w:space="0" w:color="auto"/>
            <w:bottom w:val="none" w:sz="0" w:space="0" w:color="auto"/>
            <w:right w:val="none" w:sz="0" w:space="0" w:color="auto"/>
          </w:divBdr>
        </w:div>
        <w:div w:id="913667608">
          <w:marLeft w:val="0"/>
          <w:marRight w:val="0"/>
          <w:marTop w:val="0"/>
          <w:marBottom w:val="0"/>
          <w:divBdr>
            <w:top w:val="none" w:sz="0" w:space="0" w:color="auto"/>
            <w:left w:val="none" w:sz="0" w:space="0" w:color="auto"/>
            <w:bottom w:val="none" w:sz="0" w:space="0" w:color="auto"/>
            <w:right w:val="none" w:sz="0" w:space="0" w:color="auto"/>
          </w:divBdr>
        </w:div>
        <w:div w:id="652831902">
          <w:marLeft w:val="0"/>
          <w:marRight w:val="0"/>
          <w:marTop w:val="0"/>
          <w:marBottom w:val="0"/>
          <w:divBdr>
            <w:top w:val="none" w:sz="0" w:space="0" w:color="auto"/>
            <w:left w:val="none" w:sz="0" w:space="0" w:color="auto"/>
            <w:bottom w:val="none" w:sz="0" w:space="0" w:color="auto"/>
            <w:right w:val="none" w:sz="0" w:space="0" w:color="auto"/>
          </w:divBdr>
        </w:div>
        <w:div w:id="174541067">
          <w:marLeft w:val="0"/>
          <w:marRight w:val="0"/>
          <w:marTop w:val="0"/>
          <w:marBottom w:val="0"/>
          <w:divBdr>
            <w:top w:val="none" w:sz="0" w:space="0" w:color="auto"/>
            <w:left w:val="none" w:sz="0" w:space="0" w:color="auto"/>
            <w:bottom w:val="none" w:sz="0" w:space="0" w:color="auto"/>
            <w:right w:val="none" w:sz="0" w:space="0" w:color="auto"/>
          </w:divBdr>
        </w:div>
        <w:div w:id="1037050506">
          <w:marLeft w:val="0"/>
          <w:marRight w:val="0"/>
          <w:marTop w:val="0"/>
          <w:marBottom w:val="0"/>
          <w:divBdr>
            <w:top w:val="none" w:sz="0" w:space="0" w:color="auto"/>
            <w:left w:val="none" w:sz="0" w:space="0" w:color="auto"/>
            <w:bottom w:val="none" w:sz="0" w:space="0" w:color="auto"/>
            <w:right w:val="none" w:sz="0" w:space="0" w:color="auto"/>
          </w:divBdr>
        </w:div>
        <w:div w:id="168643160">
          <w:marLeft w:val="0"/>
          <w:marRight w:val="0"/>
          <w:marTop w:val="0"/>
          <w:marBottom w:val="0"/>
          <w:divBdr>
            <w:top w:val="none" w:sz="0" w:space="0" w:color="auto"/>
            <w:left w:val="none" w:sz="0" w:space="0" w:color="auto"/>
            <w:bottom w:val="none" w:sz="0" w:space="0" w:color="auto"/>
            <w:right w:val="none" w:sz="0" w:space="0" w:color="auto"/>
          </w:divBdr>
        </w:div>
        <w:div w:id="656349116">
          <w:marLeft w:val="0"/>
          <w:marRight w:val="0"/>
          <w:marTop w:val="0"/>
          <w:marBottom w:val="0"/>
          <w:divBdr>
            <w:top w:val="none" w:sz="0" w:space="0" w:color="auto"/>
            <w:left w:val="none" w:sz="0" w:space="0" w:color="auto"/>
            <w:bottom w:val="none" w:sz="0" w:space="0" w:color="auto"/>
            <w:right w:val="none" w:sz="0" w:space="0" w:color="auto"/>
          </w:divBdr>
        </w:div>
        <w:div w:id="571236943">
          <w:marLeft w:val="0"/>
          <w:marRight w:val="0"/>
          <w:marTop w:val="0"/>
          <w:marBottom w:val="0"/>
          <w:divBdr>
            <w:top w:val="none" w:sz="0" w:space="0" w:color="auto"/>
            <w:left w:val="none" w:sz="0" w:space="0" w:color="auto"/>
            <w:bottom w:val="none" w:sz="0" w:space="0" w:color="auto"/>
            <w:right w:val="none" w:sz="0" w:space="0" w:color="auto"/>
          </w:divBdr>
        </w:div>
        <w:div w:id="138809660">
          <w:marLeft w:val="0"/>
          <w:marRight w:val="0"/>
          <w:marTop w:val="0"/>
          <w:marBottom w:val="0"/>
          <w:divBdr>
            <w:top w:val="none" w:sz="0" w:space="0" w:color="auto"/>
            <w:left w:val="none" w:sz="0" w:space="0" w:color="auto"/>
            <w:bottom w:val="none" w:sz="0" w:space="0" w:color="auto"/>
            <w:right w:val="none" w:sz="0" w:space="0" w:color="auto"/>
          </w:divBdr>
        </w:div>
        <w:div w:id="927233470">
          <w:marLeft w:val="0"/>
          <w:marRight w:val="0"/>
          <w:marTop w:val="0"/>
          <w:marBottom w:val="0"/>
          <w:divBdr>
            <w:top w:val="none" w:sz="0" w:space="0" w:color="auto"/>
            <w:left w:val="none" w:sz="0" w:space="0" w:color="auto"/>
            <w:bottom w:val="none" w:sz="0" w:space="0" w:color="auto"/>
            <w:right w:val="none" w:sz="0" w:space="0" w:color="auto"/>
          </w:divBdr>
        </w:div>
        <w:div w:id="362756517">
          <w:marLeft w:val="0"/>
          <w:marRight w:val="0"/>
          <w:marTop w:val="0"/>
          <w:marBottom w:val="0"/>
          <w:divBdr>
            <w:top w:val="none" w:sz="0" w:space="0" w:color="auto"/>
            <w:left w:val="none" w:sz="0" w:space="0" w:color="auto"/>
            <w:bottom w:val="none" w:sz="0" w:space="0" w:color="auto"/>
            <w:right w:val="none" w:sz="0" w:space="0" w:color="auto"/>
          </w:divBdr>
        </w:div>
      </w:divsChild>
    </w:div>
    <w:div w:id="520516415">
      <w:bodyDiv w:val="1"/>
      <w:marLeft w:val="0"/>
      <w:marRight w:val="0"/>
      <w:marTop w:val="0"/>
      <w:marBottom w:val="0"/>
      <w:divBdr>
        <w:top w:val="none" w:sz="0" w:space="0" w:color="auto"/>
        <w:left w:val="none" w:sz="0" w:space="0" w:color="auto"/>
        <w:bottom w:val="none" w:sz="0" w:space="0" w:color="auto"/>
        <w:right w:val="none" w:sz="0" w:space="0" w:color="auto"/>
      </w:divBdr>
      <w:divsChild>
        <w:div w:id="1116175900">
          <w:marLeft w:val="0"/>
          <w:marRight w:val="0"/>
          <w:marTop w:val="0"/>
          <w:marBottom w:val="0"/>
          <w:divBdr>
            <w:top w:val="none" w:sz="0" w:space="0" w:color="auto"/>
            <w:left w:val="none" w:sz="0" w:space="0" w:color="auto"/>
            <w:bottom w:val="none" w:sz="0" w:space="0" w:color="auto"/>
            <w:right w:val="none" w:sz="0" w:space="0" w:color="auto"/>
          </w:divBdr>
        </w:div>
        <w:div w:id="631520941">
          <w:marLeft w:val="0"/>
          <w:marRight w:val="0"/>
          <w:marTop w:val="0"/>
          <w:marBottom w:val="0"/>
          <w:divBdr>
            <w:top w:val="none" w:sz="0" w:space="0" w:color="auto"/>
            <w:left w:val="none" w:sz="0" w:space="0" w:color="auto"/>
            <w:bottom w:val="none" w:sz="0" w:space="0" w:color="auto"/>
            <w:right w:val="none" w:sz="0" w:space="0" w:color="auto"/>
          </w:divBdr>
        </w:div>
        <w:div w:id="248077815">
          <w:marLeft w:val="0"/>
          <w:marRight w:val="0"/>
          <w:marTop w:val="0"/>
          <w:marBottom w:val="0"/>
          <w:divBdr>
            <w:top w:val="none" w:sz="0" w:space="0" w:color="auto"/>
            <w:left w:val="none" w:sz="0" w:space="0" w:color="auto"/>
            <w:bottom w:val="none" w:sz="0" w:space="0" w:color="auto"/>
            <w:right w:val="none" w:sz="0" w:space="0" w:color="auto"/>
          </w:divBdr>
        </w:div>
        <w:div w:id="1619991482">
          <w:marLeft w:val="0"/>
          <w:marRight w:val="0"/>
          <w:marTop w:val="0"/>
          <w:marBottom w:val="0"/>
          <w:divBdr>
            <w:top w:val="none" w:sz="0" w:space="0" w:color="auto"/>
            <w:left w:val="none" w:sz="0" w:space="0" w:color="auto"/>
            <w:bottom w:val="none" w:sz="0" w:space="0" w:color="auto"/>
            <w:right w:val="none" w:sz="0" w:space="0" w:color="auto"/>
          </w:divBdr>
        </w:div>
        <w:div w:id="1280798534">
          <w:marLeft w:val="0"/>
          <w:marRight w:val="0"/>
          <w:marTop w:val="0"/>
          <w:marBottom w:val="0"/>
          <w:divBdr>
            <w:top w:val="none" w:sz="0" w:space="0" w:color="auto"/>
            <w:left w:val="none" w:sz="0" w:space="0" w:color="auto"/>
            <w:bottom w:val="none" w:sz="0" w:space="0" w:color="auto"/>
            <w:right w:val="none" w:sz="0" w:space="0" w:color="auto"/>
          </w:divBdr>
        </w:div>
        <w:div w:id="2026976343">
          <w:marLeft w:val="0"/>
          <w:marRight w:val="0"/>
          <w:marTop w:val="0"/>
          <w:marBottom w:val="0"/>
          <w:divBdr>
            <w:top w:val="none" w:sz="0" w:space="0" w:color="auto"/>
            <w:left w:val="none" w:sz="0" w:space="0" w:color="auto"/>
            <w:bottom w:val="none" w:sz="0" w:space="0" w:color="auto"/>
            <w:right w:val="none" w:sz="0" w:space="0" w:color="auto"/>
          </w:divBdr>
        </w:div>
        <w:div w:id="22288421">
          <w:marLeft w:val="0"/>
          <w:marRight w:val="0"/>
          <w:marTop w:val="0"/>
          <w:marBottom w:val="0"/>
          <w:divBdr>
            <w:top w:val="none" w:sz="0" w:space="0" w:color="auto"/>
            <w:left w:val="none" w:sz="0" w:space="0" w:color="auto"/>
            <w:bottom w:val="none" w:sz="0" w:space="0" w:color="auto"/>
            <w:right w:val="none" w:sz="0" w:space="0" w:color="auto"/>
          </w:divBdr>
        </w:div>
        <w:div w:id="1359505689">
          <w:marLeft w:val="0"/>
          <w:marRight w:val="0"/>
          <w:marTop w:val="0"/>
          <w:marBottom w:val="0"/>
          <w:divBdr>
            <w:top w:val="none" w:sz="0" w:space="0" w:color="auto"/>
            <w:left w:val="none" w:sz="0" w:space="0" w:color="auto"/>
            <w:bottom w:val="none" w:sz="0" w:space="0" w:color="auto"/>
            <w:right w:val="none" w:sz="0" w:space="0" w:color="auto"/>
          </w:divBdr>
        </w:div>
        <w:div w:id="379130285">
          <w:marLeft w:val="0"/>
          <w:marRight w:val="0"/>
          <w:marTop w:val="0"/>
          <w:marBottom w:val="0"/>
          <w:divBdr>
            <w:top w:val="none" w:sz="0" w:space="0" w:color="auto"/>
            <w:left w:val="none" w:sz="0" w:space="0" w:color="auto"/>
            <w:bottom w:val="none" w:sz="0" w:space="0" w:color="auto"/>
            <w:right w:val="none" w:sz="0" w:space="0" w:color="auto"/>
          </w:divBdr>
        </w:div>
        <w:div w:id="686173778">
          <w:marLeft w:val="0"/>
          <w:marRight w:val="0"/>
          <w:marTop w:val="0"/>
          <w:marBottom w:val="0"/>
          <w:divBdr>
            <w:top w:val="none" w:sz="0" w:space="0" w:color="auto"/>
            <w:left w:val="none" w:sz="0" w:space="0" w:color="auto"/>
            <w:bottom w:val="none" w:sz="0" w:space="0" w:color="auto"/>
            <w:right w:val="none" w:sz="0" w:space="0" w:color="auto"/>
          </w:divBdr>
        </w:div>
        <w:div w:id="681005847">
          <w:marLeft w:val="0"/>
          <w:marRight w:val="0"/>
          <w:marTop w:val="0"/>
          <w:marBottom w:val="0"/>
          <w:divBdr>
            <w:top w:val="none" w:sz="0" w:space="0" w:color="auto"/>
            <w:left w:val="none" w:sz="0" w:space="0" w:color="auto"/>
            <w:bottom w:val="none" w:sz="0" w:space="0" w:color="auto"/>
            <w:right w:val="none" w:sz="0" w:space="0" w:color="auto"/>
          </w:divBdr>
        </w:div>
        <w:div w:id="1233928202">
          <w:marLeft w:val="0"/>
          <w:marRight w:val="0"/>
          <w:marTop w:val="0"/>
          <w:marBottom w:val="0"/>
          <w:divBdr>
            <w:top w:val="none" w:sz="0" w:space="0" w:color="auto"/>
            <w:left w:val="none" w:sz="0" w:space="0" w:color="auto"/>
            <w:bottom w:val="none" w:sz="0" w:space="0" w:color="auto"/>
            <w:right w:val="none" w:sz="0" w:space="0" w:color="auto"/>
          </w:divBdr>
        </w:div>
        <w:div w:id="1348100348">
          <w:marLeft w:val="0"/>
          <w:marRight w:val="0"/>
          <w:marTop w:val="0"/>
          <w:marBottom w:val="0"/>
          <w:divBdr>
            <w:top w:val="none" w:sz="0" w:space="0" w:color="auto"/>
            <w:left w:val="none" w:sz="0" w:space="0" w:color="auto"/>
            <w:bottom w:val="none" w:sz="0" w:space="0" w:color="auto"/>
            <w:right w:val="none" w:sz="0" w:space="0" w:color="auto"/>
          </w:divBdr>
        </w:div>
        <w:div w:id="998918918">
          <w:marLeft w:val="0"/>
          <w:marRight w:val="0"/>
          <w:marTop w:val="0"/>
          <w:marBottom w:val="0"/>
          <w:divBdr>
            <w:top w:val="none" w:sz="0" w:space="0" w:color="auto"/>
            <w:left w:val="none" w:sz="0" w:space="0" w:color="auto"/>
            <w:bottom w:val="none" w:sz="0" w:space="0" w:color="auto"/>
            <w:right w:val="none" w:sz="0" w:space="0" w:color="auto"/>
          </w:divBdr>
        </w:div>
        <w:div w:id="816655154">
          <w:marLeft w:val="0"/>
          <w:marRight w:val="0"/>
          <w:marTop w:val="0"/>
          <w:marBottom w:val="0"/>
          <w:divBdr>
            <w:top w:val="none" w:sz="0" w:space="0" w:color="auto"/>
            <w:left w:val="none" w:sz="0" w:space="0" w:color="auto"/>
            <w:bottom w:val="none" w:sz="0" w:space="0" w:color="auto"/>
            <w:right w:val="none" w:sz="0" w:space="0" w:color="auto"/>
          </w:divBdr>
        </w:div>
      </w:divsChild>
    </w:div>
    <w:div w:id="544177863">
      <w:bodyDiv w:val="1"/>
      <w:marLeft w:val="0"/>
      <w:marRight w:val="0"/>
      <w:marTop w:val="0"/>
      <w:marBottom w:val="0"/>
      <w:divBdr>
        <w:top w:val="none" w:sz="0" w:space="0" w:color="auto"/>
        <w:left w:val="none" w:sz="0" w:space="0" w:color="auto"/>
        <w:bottom w:val="none" w:sz="0" w:space="0" w:color="auto"/>
        <w:right w:val="none" w:sz="0" w:space="0" w:color="auto"/>
      </w:divBdr>
    </w:div>
    <w:div w:id="547227328">
      <w:bodyDiv w:val="1"/>
      <w:marLeft w:val="0"/>
      <w:marRight w:val="0"/>
      <w:marTop w:val="0"/>
      <w:marBottom w:val="0"/>
      <w:divBdr>
        <w:top w:val="none" w:sz="0" w:space="0" w:color="auto"/>
        <w:left w:val="none" w:sz="0" w:space="0" w:color="auto"/>
        <w:bottom w:val="none" w:sz="0" w:space="0" w:color="auto"/>
        <w:right w:val="none" w:sz="0" w:space="0" w:color="auto"/>
      </w:divBdr>
    </w:div>
    <w:div w:id="591200787">
      <w:bodyDiv w:val="1"/>
      <w:marLeft w:val="0"/>
      <w:marRight w:val="0"/>
      <w:marTop w:val="0"/>
      <w:marBottom w:val="0"/>
      <w:divBdr>
        <w:top w:val="none" w:sz="0" w:space="0" w:color="auto"/>
        <w:left w:val="none" w:sz="0" w:space="0" w:color="auto"/>
        <w:bottom w:val="none" w:sz="0" w:space="0" w:color="auto"/>
        <w:right w:val="none" w:sz="0" w:space="0" w:color="auto"/>
      </w:divBdr>
      <w:divsChild>
        <w:div w:id="1495757490">
          <w:marLeft w:val="0"/>
          <w:marRight w:val="0"/>
          <w:marTop w:val="0"/>
          <w:marBottom w:val="0"/>
          <w:divBdr>
            <w:top w:val="none" w:sz="0" w:space="0" w:color="auto"/>
            <w:left w:val="none" w:sz="0" w:space="0" w:color="auto"/>
            <w:bottom w:val="none" w:sz="0" w:space="0" w:color="auto"/>
            <w:right w:val="none" w:sz="0" w:space="0" w:color="auto"/>
          </w:divBdr>
        </w:div>
        <w:div w:id="1029263052">
          <w:marLeft w:val="0"/>
          <w:marRight w:val="0"/>
          <w:marTop w:val="0"/>
          <w:marBottom w:val="0"/>
          <w:divBdr>
            <w:top w:val="none" w:sz="0" w:space="0" w:color="auto"/>
            <w:left w:val="none" w:sz="0" w:space="0" w:color="auto"/>
            <w:bottom w:val="none" w:sz="0" w:space="0" w:color="auto"/>
            <w:right w:val="none" w:sz="0" w:space="0" w:color="auto"/>
          </w:divBdr>
        </w:div>
        <w:div w:id="1953125927">
          <w:marLeft w:val="0"/>
          <w:marRight w:val="0"/>
          <w:marTop w:val="0"/>
          <w:marBottom w:val="0"/>
          <w:divBdr>
            <w:top w:val="none" w:sz="0" w:space="0" w:color="auto"/>
            <w:left w:val="none" w:sz="0" w:space="0" w:color="auto"/>
            <w:bottom w:val="none" w:sz="0" w:space="0" w:color="auto"/>
            <w:right w:val="none" w:sz="0" w:space="0" w:color="auto"/>
          </w:divBdr>
        </w:div>
        <w:div w:id="828253872">
          <w:marLeft w:val="0"/>
          <w:marRight w:val="0"/>
          <w:marTop w:val="0"/>
          <w:marBottom w:val="0"/>
          <w:divBdr>
            <w:top w:val="none" w:sz="0" w:space="0" w:color="auto"/>
            <w:left w:val="none" w:sz="0" w:space="0" w:color="auto"/>
            <w:bottom w:val="none" w:sz="0" w:space="0" w:color="auto"/>
            <w:right w:val="none" w:sz="0" w:space="0" w:color="auto"/>
          </w:divBdr>
        </w:div>
        <w:div w:id="1194538446">
          <w:marLeft w:val="0"/>
          <w:marRight w:val="0"/>
          <w:marTop w:val="0"/>
          <w:marBottom w:val="0"/>
          <w:divBdr>
            <w:top w:val="none" w:sz="0" w:space="0" w:color="auto"/>
            <w:left w:val="none" w:sz="0" w:space="0" w:color="auto"/>
            <w:bottom w:val="none" w:sz="0" w:space="0" w:color="auto"/>
            <w:right w:val="none" w:sz="0" w:space="0" w:color="auto"/>
          </w:divBdr>
        </w:div>
        <w:div w:id="778136327">
          <w:marLeft w:val="0"/>
          <w:marRight w:val="0"/>
          <w:marTop w:val="0"/>
          <w:marBottom w:val="0"/>
          <w:divBdr>
            <w:top w:val="none" w:sz="0" w:space="0" w:color="auto"/>
            <w:left w:val="none" w:sz="0" w:space="0" w:color="auto"/>
            <w:bottom w:val="none" w:sz="0" w:space="0" w:color="auto"/>
            <w:right w:val="none" w:sz="0" w:space="0" w:color="auto"/>
          </w:divBdr>
        </w:div>
      </w:divsChild>
    </w:div>
    <w:div w:id="710113546">
      <w:bodyDiv w:val="1"/>
      <w:marLeft w:val="0"/>
      <w:marRight w:val="0"/>
      <w:marTop w:val="0"/>
      <w:marBottom w:val="0"/>
      <w:divBdr>
        <w:top w:val="none" w:sz="0" w:space="0" w:color="auto"/>
        <w:left w:val="none" w:sz="0" w:space="0" w:color="auto"/>
        <w:bottom w:val="none" w:sz="0" w:space="0" w:color="auto"/>
        <w:right w:val="none" w:sz="0" w:space="0" w:color="auto"/>
      </w:divBdr>
    </w:div>
    <w:div w:id="777067864">
      <w:bodyDiv w:val="1"/>
      <w:marLeft w:val="0"/>
      <w:marRight w:val="0"/>
      <w:marTop w:val="0"/>
      <w:marBottom w:val="0"/>
      <w:divBdr>
        <w:top w:val="none" w:sz="0" w:space="0" w:color="auto"/>
        <w:left w:val="none" w:sz="0" w:space="0" w:color="auto"/>
        <w:bottom w:val="none" w:sz="0" w:space="0" w:color="auto"/>
        <w:right w:val="none" w:sz="0" w:space="0" w:color="auto"/>
      </w:divBdr>
    </w:div>
    <w:div w:id="1149860759">
      <w:bodyDiv w:val="1"/>
      <w:marLeft w:val="0"/>
      <w:marRight w:val="0"/>
      <w:marTop w:val="0"/>
      <w:marBottom w:val="0"/>
      <w:divBdr>
        <w:top w:val="none" w:sz="0" w:space="0" w:color="auto"/>
        <w:left w:val="none" w:sz="0" w:space="0" w:color="auto"/>
        <w:bottom w:val="none" w:sz="0" w:space="0" w:color="auto"/>
        <w:right w:val="none" w:sz="0" w:space="0" w:color="auto"/>
      </w:divBdr>
    </w:div>
    <w:div w:id="1191842345">
      <w:bodyDiv w:val="1"/>
      <w:marLeft w:val="0"/>
      <w:marRight w:val="0"/>
      <w:marTop w:val="0"/>
      <w:marBottom w:val="0"/>
      <w:divBdr>
        <w:top w:val="none" w:sz="0" w:space="0" w:color="auto"/>
        <w:left w:val="none" w:sz="0" w:space="0" w:color="auto"/>
        <w:bottom w:val="none" w:sz="0" w:space="0" w:color="auto"/>
        <w:right w:val="none" w:sz="0" w:space="0" w:color="auto"/>
      </w:divBdr>
    </w:div>
    <w:div w:id="1568614744">
      <w:bodyDiv w:val="1"/>
      <w:marLeft w:val="0"/>
      <w:marRight w:val="0"/>
      <w:marTop w:val="0"/>
      <w:marBottom w:val="0"/>
      <w:divBdr>
        <w:top w:val="none" w:sz="0" w:space="0" w:color="auto"/>
        <w:left w:val="none" w:sz="0" w:space="0" w:color="auto"/>
        <w:bottom w:val="none" w:sz="0" w:space="0" w:color="auto"/>
        <w:right w:val="none" w:sz="0" w:space="0" w:color="auto"/>
      </w:divBdr>
    </w:div>
    <w:div w:id="1593977013">
      <w:bodyDiv w:val="1"/>
      <w:marLeft w:val="0"/>
      <w:marRight w:val="0"/>
      <w:marTop w:val="0"/>
      <w:marBottom w:val="0"/>
      <w:divBdr>
        <w:top w:val="none" w:sz="0" w:space="0" w:color="auto"/>
        <w:left w:val="none" w:sz="0" w:space="0" w:color="auto"/>
        <w:bottom w:val="none" w:sz="0" w:space="0" w:color="auto"/>
        <w:right w:val="none" w:sz="0" w:space="0" w:color="auto"/>
      </w:divBdr>
    </w:div>
    <w:div w:id="1730763938">
      <w:bodyDiv w:val="1"/>
      <w:marLeft w:val="0"/>
      <w:marRight w:val="0"/>
      <w:marTop w:val="0"/>
      <w:marBottom w:val="0"/>
      <w:divBdr>
        <w:top w:val="none" w:sz="0" w:space="0" w:color="auto"/>
        <w:left w:val="none" w:sz="0" w:space="0" w:color="auto"/>
        <w:bottom w:val="none" w:sz="0" w:space="0" w:color="auto"/>
        <w:right w:val="none" w:sz="0" w:space="0" w:color="auto"/>
      </w:divBdr>
    </w:div>
    <w:div w:id="1809324287">
      <w:bodyDiv w:val="1"/>
      <w:marLeft w:val="0"/>
      <w:marRight w:val="0"/>
      <w:marTop w:val="0"/>
      <w:marBottom w:val="0"/>
      <w:divBdr>
        <w:top w:val="none" w:sz="0" w:space="0" w:color="auto"/>
        <w:left w:val="none" w:sz="0" w:space="0" w:color="auto"/>
        <w:bottom w:val="none" w:sz="0" w:space="0" w:color="auto"/>
        <w:right w:val="none" w:sz="0" w:space="0" w:color="auto"/>
      </w:divBdr>
    </w:div>
    <w:div w:id="1824587876">
      <w:bodyDiv w:val="1"/>
      <w:marLeft w:val="0"/>
      <w:marRight w:val="0"/>
      <w:marTop w:val="0"/>
      <w:marBottom w:val="0"/>
      <w:divBdr>
        <w:top w:val="none" w:sz="0" w:space="0" w:color="auto"/>
        <w:left w:val="none" w:sz="0" w:space="0" w:color="auto"/>
        <w:bottom w:val="none" w:sz="0" w:space="0" w:color="auto"/>
        <w:right w:val="none" w:sz="0" w:space="0" w:color="auto"/>
      </w:divBdr>
    </w:div>
    <w:div w:id="1913008534">
      <w:bodyDiv w:val="1"/>
      <w:marLeft w:val="0"/>
      <w:marRight w:val="0"/>
      <w:marTop w:val="0"/>
      <w:marBottom w:val="0"/>
      <w:divBdr>
        <w:top w:val="none" w:sz="0" w:space="0" w:color="auto"/>
        <w:left w:val="none" w:sz="0" w:space="0" w:color="auto"/>
        <w:bottom w:val="none" w:sz="0" w:space="0" w:color="auto"/>
        <w:right w:val="none" w:sz="0" w:space="0" w:color="auto"/>
      </w:divBdr>
    </w:div>
    <w:div w:id="1981030558">
      <w:bodyDiv w:val="1"/>
      <w:marLeft w:val="0"/>
      <w:marRight w:val="0"/>
      <w:marTop w:val="0"/>
      <w:marBottom w:val="0"/>
      <w:divBdr>
        <w:top w:val="none" w:sz="0" w:space="0" w:color="auto"/>
        <w:left w:val="none" w:sz="0" w:space="0" w:color="auto"/>
        <w:bottom w:val="none" w:sz="0" w:space="0" w:color="auto"/>
        <w:right w:val="none" w:sz="0" w:space="0" w:color="auto"/>
      </w:divBdr>
      <w:divsChild>
        <w:div w:id="979655570">
          <w:marLeft w:val="0"/>
          <w:marRight w:val="0"/>
          <w:marTop w:val="0"/>
          <w:marBottom w:val="0"/>
          <w:divBdr>
            <w:top w:val="none" w:sz="0" w:space="0" w:color="auto"/>
            <w:left w:val="none" w:sz="0" w:space="0" w:color="auto"/>
            <w:bottom w:val="none" w:sz="0" w:space="0" w:color="auto"/>
            <w:right w:val="none" w:sz="0" w:space="0" w:color="auto"/>
          </w:divBdr>
        </w:div>
        <w:div w:id="613056476">
          <w:marLeft w:val="0"/>
          <w:marRight w:val="0"/>
          <w:marTop w:val="0"/>
          <w:marBottom w:val="0"/>
          <w:divBdr>
            <w:top w:val="none" w:sz="0" w:space="0" w:color="auto"/>
            <w:left w:val="none" w:sz="0" w:space="0" w:color="auto"/>
            <w:bottom w:val="none" w:sz="0" w:space="0" w:color="auto"/>
            <w:right w:val="none" w:sz="0" w:space="0" w:color="auto"/>
          </w:divBdr>
        </w:div>
        <w:div w:id="1271165366">
          <w:marLeft w:val="0"/>
          <w:marRight w:val="0"/>
          <w:marTop w:val="0"/>
          <w:marBottom w:val="0"/>
          <w:divBdr>
            <w:top w:val="none" w:sz="0" w:space="0" w:color="auto"/>
            <w:left w:val="none" w:sz="0" w:space="0" w:color="auto"/>
            <w:bottom w:val="none" w:sz="0" w:space="0" w:color="auto"/>
            <w:right w:val="none" w:sz="0" w:space="0" w:color="auto"/>
          </w:divBdr>
        </w:div>
        <w:div w:id="261031813">
          <w:marLeft w:val="0"/>
          <w:marRight w:val="0"/>
          <w:marTop w:val="0"/>
          <w:marBottom w:val="0"/>
          <w:divBdr>
            <w:top w:val="none" w:sz="0" w:space="0" w:color="auto"/>
            <w:left w:val="none" w:sz="0" w:space="0" w:color="auto"/>
            <w:bottom w:val="none" w:sz="0" w:space="0" w:color="auto"/>
            <w:right w:val="none" w:sz="0" w:space="0" w:color="auto"/>
          </w:divBdr>
        </w:div>
        <w:div w:id="285234104">
          <w:marLeft w:val="0"/>
          <w:marRight w:val="0"/>
          <w:marTop w:val="0"/>
          <w:marBottom w:val="0"/>
          <w:divBdr>
            <w:top w:val="none" w:sz="0" w:space="0" w:color="auto"/>
            <w:left w:val="none" w:sz="0" w:space="0" w:color="auto"/>
            <w:bottom w:val="none" w:sz="0" w:space="0" w:color="auto"/>
            <w:right w:val="none" w:sz="0" w:space="0" w:color="auto"/>
          </w:divBdr>
        </w:div>
        <w:div w:id="1437676393">
          <w:marLeft w:val="0"/>
          <w:marRight w:val="0"/>
          <w:marTop w:val="0"/>
          <w:marBottom w:val="0"/>
          <w:divBdr>
            <w:top w:val="none" w:sz="0" w:space="0" w:color="auto"/>
            <w:left w:val="none" w:sz="0" w:space="0" w:color="auto"/>
            <w:bottom w:val="none" w:sz="0" w:space="0" w:color="auto"/>
            <w:right w:val="none" w:sz="0" w:space="0" w:color="auto"/>
          </w:divBdr>
        </w:div>
        <w:div w:id="1694575911">
          <w:marLeft w:val="0"/>
          <w:marRight w:val="0"/>
          <w:marTop w:val="0"/>
          <w:marBottom w:val="0"/>
          <w:divBdr>
            <w:top w:val="none" w:sz="0" w:space="0" w:color="auto"/>
            <w:left w:val="none" w:sz="0" w:space="0" w:color="auto"/>
            <w:bottom w:val="none" w:sz="0" w:space="0" w:color="auto"/>
            <w:right w:val="none" w:sz="0" w:space="0" w:color="auto"/>
          </w:divBdr>
        </w:div>
        <w:div w:id="1397973558">
          <w:marLeft w:val="0"/>
          <w:marRight w:val="0"/>
          <w:marTop w:val="0"/>
          <w:marBottom w:val="0"/>
          <w:divBdr>
            <w:top w:val="none" w:sz="0" w:space="0" w:color="auto"/>
            <w:left w:val="none" w:sz="0" w:space="0" w:color="auto"/>
            <w:bottom w:val="none" w:sz="0" w:space="0" w:color="auto"/>
            <w:right w:val="none" w:sz="0" w:space="0" w:color="auto"/>
          </w:divBdr>
        </w:div>
        <w:div w:id="1442262599">
          <w:marLeft w:val="0"/>
          <w:marRight w:val="0"/>
          <w:marTop w:val="0"/>
          <w:marBottom w:val="0"/>
          <w:divBdr>
            <w:top w:val="none" w:sz="0" w:space="0" w:color="auto"/>
            <w:left w:val="none" w:sz="0" w:space="0" w:color="auto"/>
            <w:bottom w:val="none" w:sz="0" w:space="0" w:color="auto"/>
            <w:right w:val="none" w:sz="0" w:space="0" w:color="auto"/>
          </w:divBdr>
        </w:div>
        <w:div w:id="1816801311">
          <w:marLeft w:val="0"/>
          <w:marRight w:val="0"/>
          <w:marTop w:val="0"/>
          <w:marBottom w:val="0"/>
          <w:divBdr>
            <w:top w:val="none" w:sz="0" w:space="0" w:color="auto"/>
            <w:left w:val="none" w:sz="0" w:space="0" w:color="auto"/>
            <w:bottom w:val="none" w:sz="0" w:space="0" w:color="auto"/>
            <w:right w:val="none" w:sz="0" w:space="0" w:color="auto"/>
          </w:divBdr>
        </w:div>
        <w:div w:id="450049996">
          <w:marLeft w:val="0"/>
          <w:marRight w:val="0"/>
          <w:marTop w:val="0"/>
          <w:marBottom w:val="0"/>
          <w:divBdr>
            <w:top w:val="none" w:sz="0" w:space="0" w:color="auto"/>
            <w:left w:val="none" w:sz="0" w:space="0" w:color="auto"/>
            <w:bottom w:val="none" w:sz="0" w:space="0" w:color="auto"/>
            <w:right w:val="none" w:sz="0" w:space="0" w:color="auto"/>
          </w:divBdr>
        </w:div>
        <w:div w:id="846865431">
          <w:marLeft w:val="0"/>
          <w:marRight w:val="0"/>
          <w:marTop w:val="0"/>
          <w:marBottom w:val="0"/>
          <w:divBdr>
            <w:top w:val="none" w:sz="0" w:space="0" w:color="auto"/>
            <w:left w:val="none" w:sz="0" w:space="0" w:color="auto"/>
            <w:bottom w:val="none" w:sz="0" w:space="0" w:color="auto"/>
            <w:right w:val="none" w:sz="0" w:space="0" w:color="auto"/>
          </w:divBdr>
        </w:div>
        <w:div w:id="230391741">
          <w:marLeft w:val="0"/>
          <w:marRight w:val="0"/>
          <w:marTop w:val="0"/>
          <w:marBottom w:val="0"/>
          <w:divBdr>
            <w:top w:val="none" w:sz="0" w:space="0" w:color="auto"/>
            <w:left w:val="none" w:sz="0" w:space="0" w:color="auto"/>
            <w:bottom w:val="none" w:sz="0" w:space="0" w:color="auto"/>
            <w:right w:val="none" w:sz="0" w:space="0" w:color="auto"/>
          </w:divBdr>
        </w:div>
        <w:div w:id="764694433">
          <w:marLeft w:val="0"/>
          <w:marRight w:val="0"/>
          <w:marTop w:val="0"/>
          <w:marBottom w:val="0"/>
          <w:divBdr>
            <w:top w:val="none" w:sz="0" w:space="0" w:color="auto"/>
            <w:left w:val="none" w:sz="0" w:space="0" w:color="auto"/>
            <w:bottom w:val="none" w:sz="0" w:space="0" w:color="auto"/>
            <w:right w:val="none" w:sz="0" w:space="0" w:color="auto"/>
          </w:divBdr>
        </w:div>
      </w:divsChild>
    </w:div>
    <w:div w:id="1989819842">
      <w:bodyDiv w:val="1"/>
      <w:marLeft w:val="0"/>
      <w:marRight w:val="0"/>
      <w:marTop w:val="0"/>
      <w:marBottom w:val="0"/>
      <w:divBdr>
        <w:top w:val="none" w:sz="0" w:space="0" w:color="auto"/>
        <w:left w:val="none" w:sz="0" w:space="0" w:color="auto"/>
        <w:bottom w:val="none" w:sz="0" w:space="0" w:color="auto"/>
        <w:right w:val="none" w:sz="0" w:space="0" w:color="auto"/>
      </w:divBdr>
    </w:div>
    <w:div w:id="199996305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www.opengis.net/spec/WCS_service-model_scaling+interpolation/1.0/conf/scaling+interpolation" TargetMode="External"/><Relationship Id="rId18" Type="http://schemas.openxmlformats.org/officeDocument/2006/relationships/hyperlink" Target="http://www.opengis.net/spec/WCS_service-model_scaling+interpolation/1.0/conf/scaling+interpolation" TargetMode="External"/><Relationship Id="rId19" Type="http://schemas.openxmlformats.org/officeDocument/2006/relationships/hyperlink" Target="http://www.opengis.net/spec/WCS_service-model_scaling+interpolation/1.0/conf/scaling+interpolation" TargetMode="External"/><Relationship Id="rId30" Type="http://schemas.openxmlformats.org/officeDocument/2006/relationships/image" Target="media/image8.emf"/><Relationship Id="rId31" Type="http://schemas.openxmlformats.org/officeDocument/2006/relationships/oleObject" Target="embeddings/oleObject1.bin"/><Relationship Id="rId32" Type="http://schemas.openxmlformats.org/officeDocument/2006/relationships/image" Target="media/image9.emf"/><Relationship Id="rId33" Type="http://schemas.openxmlformats.org/officeDocument/2006/relationships/oleObject" Target="embeddings/oleObject2.bin"/><Relationship Id="rId34" Type="http://schemas.openxmlformats.org/officeDocument/2006/relationships/image" Target="media/image10.emf"/><Relationship Id="rId35" Type="http://schemas.openxmlformats.org/officeDocument/2006/relationships/oleObject" Target="embeddings/oleObject3.bin"/><Relationship Id="rId36" Type="http://schemas.openxmlformats.org/officeDocument/2006/relationships/image" Target="media/image11.emf"/><Relationship Id="rId37" Type="http://schemas.openxmlformats.org/officeDocument/2006/relationships/oleObject" Target="embeddings/oleObject4.bin"/><Relationship Id="rId38" Type="http://schemas.openxmlformats.org/officeDocument/2006/relationships/image" Target="media/image12.png"/><Relationship Id="rId39" Type="http://schemas.openxmlformats.org/officeDocument/2006/relationships/image" Target="media/image13.emf"/><Relationship Id="rId50" Type="http://schemas.openxmlformats.org/officeDocument/2006/relationships/oleObject" Target="embeddings/oleObject10.bin"/><Relationship Id="rId51" Type="http://schemas.openxmlformats.org/officeDocument/2006/relationships/image" Target="media/image19.emf"/><Relationship Id="rId52" Type="http://schemas.openxmlformats.org/officeDocument/2006/relationships/oleObject" Target="embeddings/oleObject11.bin"/><Relationship Id="rId53" Type="http://schemas.openxmlformats.org/officeDocument/2006/relationships/image" Target="media/image20.png"/><Relationship Id="rId54" Type="http://schemas.openxmlformats.org/officeDocument/2006/relationships/image" Target="media/image21.png"/><Relationship Id="rId55" Type="http://schemas.openxmlformats.org/officeDocument/2006/relationships/image" Target="media/image22.emf"/><Relationship Id="rId56" Type="http://schemas.openxmlformats.org/officeDocument/2006/relationships/oleObject" Target="embeddings/oleObject12.bin"/><Relationship Id="rId57" Type="http://schemas.openxmlformats.org/officeDocument/2006/relationships/image" Target="media/image23.png"/><Relationship Id="rId58" Type="http://schemas.openxmlformats.org/officeDocument/2006/relationships/image" Target="media/image24.emf"/><Relationship Id="rId59" Type="http://schemas.openxmlformats.org/officeDocument/2006/relationships/oleObject" Target="embeddings/oleObject13.bin"/><Relationship Id="rId70" Type="http://schemas.openxmlformats.org/officeDocument/2006/relationships/image" Target="media/image31.emf"/><Relationship Id="rId71" Type="http://schemas.openxmlformats.org/officeDocument/2006/relationships/oleObject" Target="embeddings/oleObject18.bin"/><Relationship Id="rId72" Type="http://schemas.openxmlformats.org/officeDocument/2006/relationships/image" Target="media/image32.emf"/><Relationship Id="rId73" Type="http://schemas.openxmlformats.org/officeDocument/2006/relationships/oleObject" Target="embeddings/oleObject19.bin"/><Relationship Id="rId74" Type="http://schemas.openxmlformats.org/officeDocument/2006/relationships/image" Target="media/image33.emf"/><Relationship Id="rId75" Type="http://schemas.openxmlformats.org/officeDocument/2006/relationships/oleObject" Target="embeddings/oleObject20.bin"/><Relationship Id="rId76" Type="http://schemas.openxmlformats.org/officeDocument/2006/relationships/image" Target="media/image34.emf"/><Relationship Id="rId77" Type="http://schemas.openxmlformats.org/officeDocument/2006/relationships/oleObject" Target="embeddings/oleObject21.bin"/><Relationship Id="rId78" Type="http://schemas.openxmlformats.org/officeDocument/2006/relationships/image" Target="media/image35.png"/><Relationship Id="rId79" Type="http://schemas.openxmlformats.org/officeDocument/2006/relationships/image" Target="media/image36.png"/><Relationship Id="rId20" Type="http://schemas.openxmlformats.org/officeDocument/2006/relationships/hyperlink" Target="http://www.opengis.net/spec/WCS_service-model_scaling+interpolation/1.0/conf/scaling+interpolation" TargetMode="External"/><Relationship Id="rId21" Type="http://schemas.openxmlformats.org/officeDocument/2006/relationships/hyperlink" Target="http://www.opengis.uab.es/cgi-bin/IdoneitatPI/MiraMon5_0.cgi?request=GetCapabilities&amp;service=WMS" TargetMode="External"/><Relationship Id="rId22" Type="http://schemas.openxmlformats.org/officeDocument/2006/relationships/hyperlink" Target="http://www.opengis.uab.es/cgi-" TargetMode="External"/><Relationship Id="rId23" Type="http://schemas.openxmlformats.org/officeDocument/2006/relationships/hyperlink" Target="http://www.opengis.uab.es/cgi-bin/IdoneitatPI/MiraMon5_0.cgi" TargetMode="External"/><Relationship Id="rId24" Type="http://schemas.openxmlformats.org/officeDocument/2006/relationships/hyperlink" Target="http://www.opengis.uab.es/cgi-bin/IdoneitatPI/MiraMon5_0.cgi?request=GetCapabilities&amp;service=WMS" TargetMode="External"/><Relationship Id="rId25" Type="http://schemas.openxmlformats.org/officeDocument/2006/relationships/hyperlink" Target="http://www.opengis.uab.es/cgi-" TargetMode="External"/><Relationship Id="rId26" Type="http://schemas.openxmlformats.org/officeDocument/2006/relationships/hyperlink" Target="http://www.opengis.uab.es/cgi-bin/IdoneitatPI/MiraMon5_0.cgi" TargetMode="External"/><Relationship Id="rId27" Type="http://schemas.openxmlformats.org/officeDocument/2006/relationships/hyperlink" Target="http://www.opengis.uab.es/cgi-bin/Educacio/MiraMon.cgi?REQUEST=GetCapabilities&amp;SERVICE=WMS&amp;VERSION=1.3.0" TargetMode="External"/><Relationship Id="rId28" Type="http://schemas.openxmlformats.org/officeDocument/2006/relationships/hyperlink" Target="http://www.opengis.uab.es/cgi-bin/Educacio/MiraMon.cgi?REQUEST=GetCapabilities&amp;SERVICE=WMS&amp;VERSION=1.3.0" TargetMode="External"/><Relationship Id="rId29" Type="http://schemas.openxmlformats.org/officeDocument/2006/relationships/image" Target="media/image7.gif"/><Relationship Id="rId40" Type="http://schemas.openxmlformats.org/officeDocument/2006/relationships/oleObject" Target="embeddings/oleObject5.bin"/><Relationship Id="rId41" Type="http://schemas.openxmlformats.org/officeDocument/2006/relationships/image" Target="media/image14.emf"/><Relationship Id="rId42" Type="http://schemas.openxmlformats.org/officeDocument/2006/relationships/oleObject" Target="embeddings/oleObject6.bin"/><Relationship Id="rId43" Type="http://schemas.openxmlformats.org/officeDocument/2006/relationships/image" Target="media/image15.emf"/><Relationship Id="rId44" Type="http://schemas.openxmlformats.org/officeDocument/2006/relationships/oleObject" Target="embeddings/oleObject7.bin"/><Relationship Id="rId45" Type="http://schemas.openxmlformats.org/officeDocument/2006/relationships/image" Target="media/image16.emf"/><Relationship Id="rId46" Type="http://schemas.openxmlformats.org/officeDocument/2006/relationships/oleObject" Target="embeddings/oleObject8.bin"/><Relationship Id="rId47" Type="http://schemas.openxmlformats.org/officeDocument/2006/relationships/image" Target="media/image17.emf"/><Relationship Id="rId48" Type="http://schemas.openxmlformats.org/officeDocument/2006/relationships/oleObject" Target="embeddings/oleObject9.bin"/><Relationship Id="rId49" Type="http://schemas.openxmlformats.org/officeDocument/2006/relationships/image" Target="media/image18.emf"/><Relationship Id="rId60" Type="http://schemas.openxmlformats.org/officeDocument/2006/relationships/image" Target="media/image25.png"/><Relationship Id="rId61" Type="http://schemas.openxmlformats.org/officeDocument/2006/relationships/image" Target="media/image26.emf"/><Relationship Id="rId62" Type="http://schemas.openxmlformats.org/officeDocument/2006/relationships/oleObject" Target="embeddings/oleObject14.bin"/><Relationship Id="rId63" Type="http://schemas.openxmlformats.org/officeDocument/2006/relationships/image" Target="media/image27.png"/><Relationship Id="rId64" Type="http://schemas.openxmlformats.org/officeDocument/2006/relationships/image" Target="media/image28.emf"/><Relationship Id="rId65" Type="http://schemas.openxmlformats.org/officeDocument/2006/relationships/oleObject" Target="embeddings/oleObject15.bin"/><Relationship Id="rId66" Type="http://schemas.openxmlformats.org/officeDocument/2006/relationships/image" Target="media/image29.emf"/><Relationship Id="rId67" Type="http://schemas.openxmlformats.org/officeDocument/2006/relationships/oleObject" Target="embeddings/oleObject16.bin"/><Relationship Id="rId68" Type="http://schemas.openxmlformats.org/officeDocument/2006/relationships/image" Target="media/image30.emf"/><Relationship Id="rId69" Type="http://schemas.openxmlformats.org/officeDocument/2006/relationships/oleObject" Target="embeddings/oleObject17.bin"/><Relationship Id="rId80" Type="http://schemas.openxmlformats.org/officeDocument/2006/relationships/image" Target="media/image37.png"/><Relationship Id="rId81" Type="http://schemas.openxmlformats.org/officeDocument/2006/relationships/image" Target="media/image38.png"/><Relationship Id="rId82" Type="http://schemas.openxmlformats.org/officeDocument/2006/relationships/footer" Target="footer3.xml"/><Relationship Id="rId83" Type="http://schemas.openxmlformats.org/officeDocument/2006/relationships/footer" Target="footer4.xml"/><Relationship Id="rId84" Type="http://schemas.openxmlformats.org/officeDocument/2006/relationships/fontTable" Target="fontTable.xml"/><Relationship Id="rId85" Type="http://schemas.microsoft.com/office/2011/relationships/people" Target="people.xml"/><Relationship Id="rId86"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F0BB7-5849-BE47-BCC7-BC71266D0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5188</TotalTime>
  <Pages>57</Pages>
  <Words>11651</Words>
  <Characters>66414</Characters>
  <Application>Microsoft Macintosh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GeoCrawler: sistema de crawler web enfocado al descubrimiento de información geográfica</vt:lpstr>
    </vt:vector>
  </TitlesOfParts>
  <Company>Universidad de Zaragoza</Company>
  <LinksUpToDate>false</LinksUpToDate>
  <CharactersWithSpaces>77910</CharactersWithSpaces>
  <SharedDoc>false</SharedDoc>
  <HLinks>
    <vt:vector size="102" baseType="variant">
      <vt:variant>
        <vt:i4>1572917</vt:i4>
      </vt:variant>
      <vt:variant>
        <vt:i4>98</vt:i4>
      </vt:variant>
      <vt:variant>
        <vt:i4>0</vt:i4>
      </vt:variant>
      <vt:variant>
        <vt:i4>5</vt:i4>
      </vt:variant>
      <vt:variant>
        <vt:lpwstr/>
      </vt:variant>
      <vt:variant>
        <vt:lpwstr>_Toc450823311</vt:lpwstr>
      </vt:variant>
      <vt:variant>
        <vt:i4>1572917</vt:i4>
      </vt:variant>
      <vt:variant>
        <vt:i4>92</vt:i4>
      </vt:variant>
      <vt:variant>
        <vt:i4>0</vt:i4>
      </vt:variant>
      <vt:variant>
        <vt:i4>5</vt:i4>
      </vt:variant>
      <vt:variant>
        <vt:lpwstr/>
      </vt:variant>
      <vt:variant>
        <vt:lpwstr>_Toc450823310</vt:lpwstr>
      </vt:variant>
      <vt:variant>
        <vt:i4>1638453</vt:i4>
      </vt:variant>
      <vt:variant>
        <vt:i4>86</vt:i4>
      </vt:variant>
      <vt:variant>
        <vt:i4>0</vt:i4>
      </vt:variant>
      <vt:variant>
        <vt:i4>5</vt:i4>
      </vt:variant>
      <vt:variant>
        <vt:lpwstr/>
      </vt:variant>
      <vt:variant>
        <vt:lpwstr>_Toc450823309</vt:lpwstr>
      </vt:variant>
      <vt:variant>
        <vt:i4>1638453</vt:i4>
      </vt:variant>
      <vt:variant>
        <vt:i4>80</vt:i4>
      </vt:variant>
      <vt:variant>
        <vt:i4>0</vt:i4>
      </vt:variant>
      <vt:variant>
        <vt:i4>5</vt:i4>
      </vt:variant>
      <vt:variant>
        <vt:lpwstr/>
      </vt:variant>
      <vt:variant>
        <vt:lpwstr>_Toc450823308</vt:lpwstr>
      </vt:variant>
      <vt:variant>
        <vt:i4>1638453</vt:i4>
      </vt:variant>
      <vt:variant>
        <vt:i4>74</vt:i4>
      </vt:variant>
      <vt:variant>
        <vt:i4>0</vt:i4>
      </vt:variant>
      <vt:variant>
        <vt:i4>5</vt:i4>
      </vt:variant>
      <vt:variant>
        <vt:lpwstr/>
      </vt:variant>
      <vt:variant>
        <vt:lpwstr>_Toc450823307</vt:lpwstr>
      </vt:variant>
      <vt:variant>
        <vt:i4>1638453</vt:i4>
      </vt:variant>
      <vt:variant>
        <vt:i4>68</vt:i4>
      </vt:variant>
      <vt:variant>
        <vt:i4>0</vt:i4>
      </vt:variant>
      <vt:variant>
        <vt:i4>5</vt:i4>
      </vt:variant>
      <vt:variant>
        <vt:lpwstr/>
      </vt:variant>
      <vt:variant>
        <vt:lpwstr>_Toc450823306</vt:lpwstr>
      </vt:variant>
      <vt:variant>
        <vt:i4>1638453</vt:i4>
      </vt:variant>
      <vt:variant>
        <vt:i4>62</vt:i4>
      </vt:variant>
      <vt:variant>
        <vt:i4>0</vt:i4>
      </vt:variant>
      <vt:variant>
        <vt:i4>5</vt:i4>
      </vt:variant>
      <vt:variant>
        <vt:lpwstr/>
      </vt:variant>
      <vt:variant>
        <vt:lpwstr>_Toc450823305</vt:lpwstr>
      </vt:variant>
      <vt:variant>
        <vt:i4>1638453</vt:i4>
      </vt:variant>
      <vt:variant>
        <vt:i4>56</vt:i4>
      </vt:variant>
      <vt:variant>
        <vt:i4>0</vt:i4>
      </vt:variant>
      <vt:variant>
        <vt:i4>5</vt:i4>
      </vt:variant>
      <vt:variant>
        <vt:lpwstr/>
      </vt:variant>
      <vt:variant>
        <vt:lpwstr>_Toc450823304</vt:lpwstr>
      </vt:variant>
      <vt:variant>
        <vt:i4>1638453</vt:i4>
      </vt:variant>
      <vt:variant>
        <vt:i4>50</vt:i4>
      </vt:variant>
      <vt:variant>
        <vt:i4>0</vt:i4>
      </vt:variant>
      <vt:variant>
        <vt:i4>5</vt:i4>
      </vt:variant>
      <vt:variant>
        <vt:lpwstr/>
      </vt:variant>
      <vt:variant>
        <vt:lpwstr>_Toc450823303</vt:lpwstr>
      </vt:variant>
      <vt:variant>
        <vt:i4>1638453</vt:i4>
      </vt:variant>
      <vt:variant>
        <vt:i4>44</vt:i4>
      </vt:variant>
      <vt:variant>
        <vt:i4>0</vt:i4>
      </vt:variant>
      <vt:variant>
        <vt:i4>5</vt:i4>
      </vt:variant>
      <vt:variant>
        <vt:lpwstr/>
      </vt:variant>
      <vt:variant>
        <vt:lpwstr>_Toc450823302</vt:lpwstr>
      </vt:variant>
      <vt:variant>
        <vt:i4>1638453</vt:i4>
      </vt:variant>
      <vt:variant>
        <vt:i4>38</vt:i4>
      </vt:variant>
      <vt:variant>
        <vt:i4>0</vt:i4>
      </vt:variant>
      <vt:variant>
        <vt:i4>5</vt:i4>
      </vt:variant>
      <vt:variant>
        <vt:lpwstr/>
      </vt:variant>
      <vt:variant>
        <vt:lpwstr>_Toc450823301</vt:lpwstr>
      </vt:variant>
      <vt:variant>
        <vt:i4>1638453</vt:i4>
      </vt:variant>
      <vt:variant>
        <vt:i4>32</vt:i4>
      </vt:variant>
      <vt:variant>
        <vt:i4>0</vt:i4>
      </vt:variant>
      <vt:variant>
        <vt:i4>5</vt:i4>
      </vt:variant>
      <vt:variant>
        <vt:lpwstr/>
      </vt:variant>
      <vt:variant>
        <vt:lpwstr>_Toc450823300</vt:lpwstr>
      </vt:variant>
      <vt:variant>
        <vt:i4>1048628</vt:i4>
      </vt:variant>
      <vt:variant>
        <vt:i4>26</vt:i4>
      </vt:variant>
      <vt:variant>
        <vt:i4>0</vt:i4>
      </vt:variant>
      <vt:variant>
        <vt:i4>5</vt:i4>
      </vt:variant>
      <vt:variant>
        <vt:lpwstr/>
      </vt:variant>
      <vt:variant>
        <vt:lpwstr>_Toc450823299</vt:lpwstr>
      </vt:variant>
      <vt:variant>
        <vt:i4>1048628</vt:i4>
      </vt:variant>
      <vt:variant>
        <vt:i4>20</vt:i4>
      </vt:variant>
      <vt:variant>
        <vt:i4>0</vt:i4>
      </vt:variant>
      <vt:variant>
        <vt:i4>5</vt:i4>
      </vt:variant>
      <vt:variant>
        <vt:lpwstr/>
      </vt:variant>
      <vt:variant>
        <vt:lpwstr>_Toc450823298</vt:lpwstr>
      </vt:variant>
      <vt:variant>
        <vt:i4>1048628</vt:i4>
      </vt:variant>
      <vt:variant>
        <vt:i4>14</vt:i4>
      </vt:variant>
      <vt:variant>
        <vt:i4>0</vt:i4>
      </vt:variant>
      <vt:variant>
        <vt:i4>5</vt:i4>
      </vt:variant>
      <vt:variant>
        <vt:lpwstr/>
      </vt:variant>
      <vt:variant>
        <vt:lpwstr>_Toc450823297</vt:lpwstr>
      </vt:variant>
      <vt:variant>
        <vt:i4>1048628</vt:i4>
      </vt:variant>
      <vt:variant>
        <vt:i4>8</vt:i4>
      </vt:variant>
      <vt:variant>
        <vt:i4>0</vt:i4>
      </vt:variant>
      <vt:variant>
        <vt:i4>5</vt:i4>
      </vt:variant>
      <vt:variant>
        <vt:lpwstr/>
      </vt:variant>
      <vt:variant>
        <vt:lpwstr>_Toc450823296</vt:lpwstr>
      </vt:variant>
      <vt:variant>
        <vt:i4>1048628</vt:i4>
      </vt:variant>
      <vt:variant>
        <vt:i4>2</vt:i4>
      </vt:variant>
      <vt:variant>
        <vt:i4>0</vt:i4>
      </vt:variant>
      <vt:variant>
        <vt:i4>5</vt:i4>
      </vt:variant>
      <vt:variant>
        <vt:lpwstr/>
      </vt:variant>
      <vt:variant>
        <vt:lpwstr>_Toc450823295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GeoCrawler: sistema de crawler web enfocado al descubrimiento de información geográfica</dc:title>
  <dc:subject/>
  <dc:creator>Jorge Cáncer Gil</dc:creator>
  <cp:keywords/>
  <dc:description/>
  <cp:lastModifiedBy>Francisco J Lopez Pellicer</cp:lastModifiedBy>
  <cp:revision>35</cp:revision>
  <cp:lastPrinted>2016-06-14T11:40:00Z</cp:lastPrinted>
  <dcterms:created xsi:type="dcterms:W3CDTF">2016-05-17T09:11:00Z</dcterms:created>
  <dcterms:modified xsi:type="dcterms:W3CDTF">2016-06-15T16:42:00Z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jorgecancerps@gmail.com@www.mendeley.com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